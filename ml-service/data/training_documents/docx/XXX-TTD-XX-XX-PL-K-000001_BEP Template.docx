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901"/>
      </w:tblGrid>
      <w:tr w:rsidR="00DC4028" w:rsidRPr="00542737" w14:paraId="6AEC2A08" w14:textId="77777777" w:rsidTr="003D6CDB">
        <w:tc>
          <w:tcPr>
            <w:tcW w:w="8901" w:type="dxa"/>
          </w:tcPr>
          <w:p w14:paraId="1EFC561B" w14:textId="77777777" w:rsidR="00B57028" w:rsidRPr="00542737" w:rsidRDefault="00B57028" w:rsidP="00B57028">
            <w:pPr>
              <w:jc w:val="center"/>
              <w:rPr>
                <w:rFonts w:ascii="Arial" w:hAnsi="Arial" w:cs="Arial"/>
              </w:rPr>
            </w:pPr>
          </w:p>
          <w:p w14:paraId="737BAEC1" w14:textId="21614C88" w:rsidR="00A02554" w:rsidRPr="00542737" w:rsidRDefault="00E04AB6" w:rsidP="006A46FF">
            <w:pPr>
              <w:pStyle w:val="ClientReportTitle"/>
              <w:rPr>
                <w:rFonts w:ascii="Arial" w:hAnsi="Arial" w:cs="Arial"/>
                <w:color w:val="FFFFFF" w:themeColor="background1"/>
              </w:rPr>
            </w:pPr>
            <w:sdt>
              <w:sdtPr>
                <w:rPr>
                  <w:rFonts w:ascii="Arial" w:hAnsi="Arial" w:cs="Arial"/>
                  <w:color w:val="FFFFFF" w:themeColor="background1"/>
                </w:rPr>
                <w:id w:val="-1474977964"/>
                <w:placeholder>
                  <w:docPart w:val="92BA1836FB584A49AF01F3B27A91C1AD"/>
                </w:placeholder>
                <w:text/>
              </w:sdtPr>
              <w:sdtEndPr/>
              <w:sdtContent>
                <w:r w:rsidR="00EC6C3D" w:rsidRPr="00542737">
                  <w:rPr>
                    <w:rFonts w:ascii="Arial" w:hAnsi="Arial" w:cs="Arial"/>
                    <w:color w:val="FFFFFF" w:themeColor="background1"/>
                  </w:rPr>
                  <w:t>BEP Template</w:t>
                </w:r>
              </w:sdtContent>
            </w:sdt>
          </w:p>
        </w:tc>
      </w:tr>
      <w:tr w:rsidR="00DC4028" w:rsidRPr="00542737" w14:paraId="2C5AA607" w14:textId="77777777" w:rsidTr="00EC6C3D">
        <w:trPr>
          <w:trHeight w:hRule="exact" w:val="397"/>
        </w:trPr>
        <w:sdt>
          <w:sdtPr>
            <w:rPr>
              <w:rFonts w:ascii="Arial" w:hAnsi="Arial" w:cs="Arial"/>
              <w:sz w:val="20"/>
              <w:szCs w:val="20"/>
            </w:rPr>
            <w:tag w:val="TITLE"/>
            <w:id w:val="-1284879804"/>
            <w:lock w:val="sdtLocked"/>
            <w:placeholder>
              <w:docPart w:val="59295CAAFF25439980300364AABA9973"/>
            </w:placeholder>
            <w:text/>
          </w:sdtPr>
          <w:sdtEndPr/>
          <w:sdtContent>
            <w:tc>
              <w:tcPr>
                <w:tcW w:w="8901" w:type="dxa"/>
                <w:tcBorders>
                  <w:bottom w:val="single" w:sz="2" w:space="0" w:color="FFFFFF" w:themeColor="background1"/>
                </w:tcBorders>
              </w:tcPr>
              <w:p w14:paraId="011561EE" w14:textId="64BDC1D7" w:rsidR="00A9163D" w:rsidRPr="00542737" w:rsidRDefault="00542737" w:rsidP="006A46FF">
                <w:pPr>
                  <w:pStyle w:val="ReportTitle"/>
                  <w:rPr>
                    <w:rFonts w:ascii="Arial" w:hAnsi="Arial" w:cs="Arial"/>
                    <w:sz w:val="20"/>
                    <w:szCs w:val="20"/>
                  </w:rPr>
                </w:pPr>
                <w:r w:rsidRPr="00542737">
                  <w:rPr>
                    <w:rFonts w:ascii="Arial" w:hAnsi="Arial" w:cs="Arial"/>
                    <w:sz w:val="20"/>
                    <w:szCs w:val="20"/>
                  </w:rPr>
                  <w:t>BIM Execution plan</w:t>
                </w:r>
              </w:p>
            </w:tc>
          </w:sdtContent>
        </w:sdt>
      </w:tr>
      <w:tr w:rsidR="00DC4028" w:rsidRPr="00542737" w14:paraId="5AA55C72" w14:textId="77777777" w:rsidTr="003D6CDB">
        <w:trPr>
          <w:trHeight w:hRule="exact" w:val="1871"/>
        </w:trPr>
        <w:tc>
          <w:tcPr>
            <w:tcW w:w="8901" w:type="dxa"/>
            <w:tcBorders>
              <w:top w:val="single" w:sz="2" w:space="0" w:color="FFFFFF" w:themeColor="background1"/>
            </w:tcBorders>
          </w:tcPr>
          <w:sdt>
            <w:sdtPr>
              <w:rPr>
                <w:rFonts w:ascii="Arial" w:hAnsi="Arial" w:cs="Arial"/>
                <w:sz w:val="20"/>
                <w:szCs w:val="20"/>
              </w:rPr>
              <w:tag w:val="PROJECT"/>
              <w:id w:val="-1103723915"/>
              <w:lock w:val="sdtLocked"/>
              <w:placeholder>
                <w:docPart w:val="D18ABB08D1FC4E92901207E92C4F16C3"/>
              </w:placeholder>
              <w:text/>
            </w:sdtPr>
            <w:sdtEndPr/>
            <w:sdtContent>
              <w:p w14:paraId="2CA027B9" w14:textId="55995C6D" w:rsidR="00A9163D" w:rsidRPr="00542737" w:rsidRDefault="00542737" w:rsidP="00DC4028">
                <w:pPr>
                  <w:pStyle w:val="ReportProject"/>
                  <w:rPr>
                    <w:rFonts w:ascii="Arial" w:hAnsi="Arial" w:cs="Arial"/>
                    <w:sz w:val="20"/>
                    <w:szCs w:val="20"/>
                  </w:rPr>
                </w:pPr>
                <w:r w:rsidRPr="00542737">
                  <w:rPr>
                    <w:rFonts w:ascii="Arial" w:hAnsi="Arial" w:cs="Arial"/>
                    <w:sz w:val="20"/>
                    <w:szCs w:val="20"/>
                  </w:rPr>
                  <w:t>Pilot Project TBC</w:t>
                </w:r>
              </w:p>
            </w:sdtContent>
          </w:sdt>
          <w:sdt>
            <w:sdtPr>
              <w:rPr>
                <w:rFonts w:ascii="Arial" w:hAnsi="Arial" w:cs="Arial"/>
                <w:sz w:val="20"/>
                <w:szCs w:val="20"/>
              </w:rPr>
              <w:tag w:val="CLIENT"/>
              <w:id w:val="-1914926924"/>
              <w:placeholder>
                <w:docPart w:val="A6C5C18A049840A4BAC45375F92D6124"/>
              </w:placeholder>
              <w:text/>
            </w:sdtPr>
            <w:sdtEndPr/>
            <w:sdtContent>
              <w:p w14:paraId="1720A6A2" w14:textId="7E5C79EB" w:rsidR="00DC4028" w:rsidRPr="00542737" w:rsidRDefault="00500416" w:rsidP="00BE2F93">
                <w:pPr>
                  <w:pStyle w:val="ReportClient"/>
                  <w:rPr>
                    <w:rFonts w:ascii="Arial" w:hAnsi="Arial" w:cs="Arial"/>
                    <w:sz w:val="20"/>
                    <w:szCs w:val="20"/>
                  </w:rPr>
                </w:pPr>
                <w:r>
                  <w:rPr>
                    <w:rFonts w:ascii="Arial" w:hAnsi="Arial" w:cs="Arial"/>
                    <w:sz w:val="20"/>
                    <w:szCs w:val="20"/>
                  </w:rPr>
                  <w:t>SP Energy Networks</w:t>
                </w:r>
              </w:p>
            </w:sdtContent>
          </w:sdt>
        </w:tc>
      </w:tr>
      <w:tr w:rsidR="00DC4028" w:rsidRPr="00542737" w14:paraId="4B866A82" w14:textId="77777777" w:rsidTr="003D6CDB">
        <w:trPr>
          <w:trHeight w:val="454"/>
        </w:trPr>
        <w:tc>
          <w:tcPr>
            <w:tcW w:w="8901" w:type="dxa"/>
            <w:vAlign w:val="bottom"/>
          </w:tcPr>
          <w:p w14:paraId="14D85D77" w14:textId="41B0B8CC" w:rsidR="00196D02" w:rsidRPr="00542737" w:rsidRDefault="00196D02" w:rsidP="00A9163D">
            <w:pPr>
              <w:pStyle w:val="ReportStrapline"/>
              <w:rPr>
                <w:rFonts w:ascii="Arial" w:hAnsi="Arial" w:cs="Arial"/>
              </w:rPr>
            </w:pPr>
          </w:p>
        </w:tc>
      </w:tr>
    </w:tbl>
    <w:p w14:paraId="60B33ECC" w14:textId="2787663B" w:rsidR="00C3327E" w:rsidRPr="00542737" w:rsidRDefault="00C3327E">
      <w:pPr>
        <w:rPr>
          <w:rFonts w:ascii="Arial" w:hAnsi="Arial" w:cs="Arial"/>
        </w:rPr>
      </w:pPr>
    </w:p>
    <w:p w14:paraId="19515568" w14:textId="77777777" w:rsidR="00C3327E" w:rsidRPr="00542737" w:rsidRDefault="00C3327E" w:rsidP="00C3327E">
      <w:pPr>
        <w:rPr>
          <w:rFonts w:ascii="Arial" w:hAnsi="Arial" w:cs="Arial"/>
        </w:rPr>
      </w:pPr>
    </w:p>
    <w:p w14:paraId="7F2ED361" w14:textId="77777777" w:rsidR="00C3327E" w:rsidRPr="00542737" w:rsidRDefault="00C3327E" w:rsidP="00C3327E">
      <w:pPr>
        <w:rPr>
          <w:rFonts w:ascii="Arial" w:hAnsi="Arial" w:cs="Arial"/>
        </w:rPr>
      </w:pPr>
    </w:p>
    <w:p w14:paraId="61CBF5BB" w14:textId="77777777" w:rsidR="00C3327E" w:rsidRPr="00542737" w:rsidRDefault="00C3327E" w:rsidP="00C3327E">
      <w:pPr>
        <w:rPr>
          <w:rFonts w:ascii="Arial" w:hAnsi="Arial" w:cs="Arial"/>
        </w:rPr>
      </w:pPr>
    </w:p>
    <w:p w14:paraId="31F0FFCD" w14:textId="77777777" w:rsidR="00C3327E" w:rsidRPr="00542737" w:rsidRDefault="00C3327E" w:rsidP="00C3327E">
      <w:pPr>
        <w:rPr>
          <w:rFonts w:ascii="Arial" w:hAnsi="Arial" w:cs="Arial"/>
        </w:rPr>
      </w:pPr>
    </w:p>
    <w:p w14:paraId="2DFD1072" w14:textId="05922E33" w:rsidR="00C3327E" w:rsidRPr="00542737" w:rsidRDefault="00C3327E" w:rsidP="00C3327E">
      <w:pPr>
        <w:rPr>
          <w:rFonts w:ascii="Arial" w:hAnsi="Arial" w:cs="Arial"/>
        </w:rPr>
      </w:pPr>
    </w:p>
    <w:p w14:paraId="5402FC05" w14:textId="5860AC24" w:rsidR="00C3327E" w:rsidRPr="00542737" w:rsidRDefault="008401D6" w:rsidP="00C01F11">
      <w:pPr>
        <w:tabs>
          <w:tab w:val="left" w:pos="5912"/>
        </w:tabs>
        <w:rPr>
          <w:rFonts w:ascii="Arial" w:hAnsi="Arial" w:cs="Arial"/>
        </w:rPr>
      </w:pPr>
      <w:r w:rsidRPr="00542737">
        <w:rPr>
          <w:rFonts w:ascii="Arial" w:hAnsi="Arial" w:cs="Arial"/>
        </w:rPr>
        <w:tab/>
      </w:r>
    </w:p>
    <w:p w14:paraId="234D02E7" w14:textId="0FB8BA9F" w:rsidR="00C3327E" w:rsidRPr="00542737" w:rsidRDefault="00542737" w:rsidP="00C3327E">
      <w:pPr>
        <w:rPr>
          <w:rFonts w:ascii="Arial" w:hAnsi="Arial" w:cs="Arial"/>
        </w:rPr>
      </w:pPr>
      <w:ins w:id="0" w:author="Niall Murphy" w:date="2021-04-28T15:09:00Z">
        <w:r w:rsidRPr="00542737">
          <w:rPr>
            <w:rFonts w:ascii="Arial" w:hAnsi="Arial" w:cs="Arial"/>
            <w:noProof/>
          </w:rPr>
          <mc:AlternateContent>
            <mc:Choice Requires="wps">
              <w:drawing>
                <wp:anchor distT="45720" distB="45720" distL="114300" distR="114300" simplePos="0" relativeHeight="251667456" behindDoc="0" locked="0" layoutInCell="1" allowOverlap="1" wp14:anchorId="03B62379" wp14:editId="2892574F">
                  <wp:simplePos x="0" y="0"/>
                  <wp:positionH relativeFrom="margin">
                    <wp:align>right</wp:align>
                  </wp:positionH>
                  <wp:positionV relativeFrom="paragraph">
                    <wp:posOffset>205740</wp:posOffset>
                  </wp:positionV>
                  <wp:extent cx="5934075" cy="933450"/>
                  <wp:effectExtent l="19050" t="1905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933450"/>
                          </a:xfrm>
                          <a:prstGeom prst="rect">
                            <a:avLst/>
                          </a:prstGeom>
                          <a:solidFill>
                            <a:srgbClr val="FFFFFF"/>
                          </a:solidFill>
                          <a:ln w="28575">
                            <a:solidFill>
                              <a:schemeClr val="accent5"/>
                            </a:solidFill>
                            <a:miter lim="800000"/>
                            <a:headEnd/>
                            <a:tailEnd/>
                          </a:ln>
                        </wps:spPr>
                        <wps:txbx>
                          <w:txbxContent>
                            <w:p w14:paraId="707FA9EE" w14:textId="71B3A656" w:rsidR="00B845F1" w:rsidRDefault="00B845F1">
                              <w:pPr>
                                <w:rPr>
                                  <w:ins w:id="1" w:author="Niall Murphy" w:date="2021-04-28T15:13:00Z"/>
                                  <w:color w:val="D55C17" w:themeColor="accent5"/>
                                </w:rPr>
                              </w:pPr>
                              <w:ins w:id="2" w:author="Niall Murphy" w:date="2021-04-28T15:10:00Z">
                                <w:r>
                                  <w:rPr>
                                    <w:color w:val="D55C17" w:themeColor="accent5"/>
                                  </w:rPr>
                                  <w:t>Note:</w:t>
                                </w:r>
                              </w:ins>
                              <w:ins w:id="3" w:author="Niall Murphy" w:date="2021-04-28T15:11:00Z">
                                <w:r>
                                  <w:rPr>
                                    <w:color w:val="D55C17" w:themeColor="accent5"/>
                                  </w:rPr>
                                  <w:t xml:space="preserve"> </w:t>
                                </w:r>
                              </w:ins>
                            </w:p>
                            <w:p w14:paraId="793CCE0B" w14:textId="75AAA135" w:rsidR="00B845F1" w:rsidRPr="00542737" w:rsidRDefault="00B845F1" w:rsidP="00E132BC">
                              <w:pPr>
                                <w:rPr>
                                  <w:color w:val="D55C17" w:themeColor="accent5"/>
                                  <w:rPrChange w:id="4" w:author="Niall Murphy" w:date="2021-04-28T15:10:00Z">
                                    <w:rPr/>
                                  </w:rPrChange>
                                </w:rPr>
                              </w:pPr>
                              <w:ins w:id="5" w:author="Niall Murphy" w:date="2021-04-28T15:13:00Z">
                                <w:r>
                                  <w:rPr>
                                    <w:color w:val="D55C17" w:themeColor="accent5"/>
                                  </w:rPr>
                                  <w:t>Several sections of this document will be updated following the BIM kick-off meeting, creation of the 3D information models or are awaiting document references. In each of these cases</w:t>
                                </w:r>
                              </w:ins>
                              <w:ins w:id="6" w:author="Niall Murphy" w:date="2021-04-28T15:14:00Z">
                                <w:r>
                                  <w:rPr>
                                    <w:color w:val="D55C17" w:themeColor="accent5"/>
                                  </w:rPr>
                                  <w:t>, the content has been highlighted in orange.</w:t>
                                </w:r>
                              </w:ins>
                              <w:ins w:id="7" w:author="Niall Murphy" w:date="2021-04-28T15:11:00Z">
                                <w:r>
                                  <w:rPr>
                                    <w:color w:val="D55C17" w:themeColor="accent5"/>
                                  </w:rPr>
                                  <w:t xml:space="preserve"> </w:t>
                                </w:r>
                              </w:ins>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B62379" id="_x0000_t202" coordsize="21600,21600" o:spt="202" path="m,l,21600r21600,l21600,xe">
                  <v:stroke joinstyle="miter"/>
                  <v:path gradientshapeok="t" o:connecttype="rect"/>
                </v:shapetype>
                <v:shape id="Text Box 2" o:spid="_x0000_s1026" type="#_x0000_t202" style="position:absolute;margin-left:416.05pt;margin-top:16.2pt;width:467.25pt;height:73.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" strokecolor="#d55c17 [3208]" strokeweight="2.25pt">
                  <v:textbox>
                    <w:txbxContent>
                      <w:p w14:paraId="707FA9EE" w14:textId="71B3A656" w:rsidR="00B845F1" w:rsidRDefault="00B845F1">
                        <w:pPr>
                          <w:rPr>
                            <w:ins w:id="8" w:author="Niall Murphy" w:date="2021-04-28T15:13:00Z"/>
                            <w:color w:val="D55C17" w:themeColor="accent5"/>
                          </w:rPr>
                        </w:pPr>
                        <w:ins w:id="9" w:author="Niall Murphy" w:date="2021-04-28T15:10:00Z">
                          <w:r>
                            <w:rPr>
                              <w:color w:val="D55C17" w:themeColor="accent5"/>
                            </w:rPr>
                            <w:t>Note:</w:t>
                          </w:r>
                        </w:ins>
                        <w:ins w:id="10" w:author="Niall Murphy" w:date="2021-04-28T15:11:00Z">
                          <w:r>
                            <w:rPr>
                              <w:color w:val="D55C17" w:themeColor="accent5"/>
                            </w:rPr>
                            <w:t xml:space="preserve"> </w:t>
                          </w:r>
                        </w:ins>
                      </w:p>
                      <w:p w14:paraId="793CCE0B" w14:textId="75AAA135" w:rsidR="00B845F1" w:rsidRPr="00542737" w:rsidRDefault="00B845F1" w:rsidP="00E132BC">
                        <w:pPr>
                          <w:rPr>
                            <w:color w:val="D55C17" w:themeColor="accent5"/>
                            <w:rPrChange w:id="11" w:author="Niall Murphy" w:date="2021-04-28T15:10:00Z">
                              <w:rPr/>
                            </w:rPrChange>
                          </w:rPr>
                        </w:pPr>
                        <w:ins w:id="12" w:author="Niall Murphy" w:date="2021-04-28T15:13:00Z">
                          <w:r>
                            <w:rPr>
                              <w:color w:val="D55C17" w:themeColor="accent5"/>
                            </w:rPr>
                            <w:t>Several sections of this document will be updated following the BIM kick-off meeting, creation of the 3D information models or are awaiting document references. In each of these cases</w:t>
                          </w:r>
                        </w:ins>
                        <w:ins w:id="13" w:author="Niall Murphy" w:date="2021-04-28T15:14:00Z">
                          <w:r>
                            <w:rPr>
                              <w:color w:val="D55C17" w:themeColor="accent5"/>
                            </w:rPr>
                            <w:t>, the content has been highlighted in orange.</w:t>
                          </w:r>
                        </w:ins>
                        <w:ins w:id="14" w:author="Niall Murphy" w:date="2021-04-28T15:11:00Z">
                          <w:r>
                            <w:rPr>
                              <w:color w:val="D55C17" w:themeColor="accent5"/>
                            </w:rPr>
                            <w:t xml:space="preserve"> </w:t>
                          </w:r>
                        </w:ins>
                      </w:p>
                    </w:txbxContent>
                  </v:textbox>
                  <w10:wrap type="square" anchorx="margin"/>
                </v:shape>
              </w:pict>
            </mc:Fallback>
          </mc:AlternateContent>
        </w:r>
      </w:ins>
    </w:p>
    <w:p w14:paraId="1A8FF6BA" w14:textId="6E96619C" w:rsidR="00B57028" w:rsidRPr="00542737" w:rsidRDefault="00EC6C3D" w:rsidP="00B57028">
      <w:pPr>
        <w:jc w:val="center"/>
        <w:rPr>
          <w:rFonts w:ascii="Arial" w:hAnsi="Arial" w:cs="Arial"/>
        </w:rPr>
      </w:pPr>
      <w:r w:rsidRPr="00542737">
        <w:rPr>
          <w:noProof/>
          <w:lang w:eastAsia="en-GB"/>
        </w:rPr>
        <w:drawing>
          <wp:anchor distT="0" distB="0" distL="114300" distR="114300" simplePos="0" relativeHeight="251659264" behindDoc="0" locked="1" layoutInCell="1" allowOverlap="1" wp14:anchorId="1A2B8BD2" wp14:editId="679B6C4B">
            <wp:simplePos x="0" y="0"/>
            <wp:positionH relativeFrom="margin">
              <wp:align>left</wp:align>
            </wp:positionH>
            <wp:positionV relativeFrom="margin">
              <wp:align>bottom</wp:align>
            </wp:positionV>
            <wp:extent cx="2292985" cy="7461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92985" cy="746125"/>
                    </a:xfrm>
                    <a:prstGeom prst="rect">
                      <a:avLst/>
                    </a:prstGeom>
                  </pic:spPr>
                </pic:pic>
              </a:graphicData>
            </a:graphic>
            <wp14:sizeRelH relativeFrom="margin">
              <wp14:pctWidth>0</wp14:pctWidth>
            </wp14:sizeRelH>
            <wp14:sizeRelV relativeFrom="margin">
              <wp14:pctHeight>0</wp14:pctHeight>
            </wp14:sizeRelV>
          </wp:anchor>
        </w:drawing>
      </w:r>
    </w:p>
    <w:p w14:paraId="134B3BF5" w14:textId="77777777" w:rsidR="00A9163D" w:rsidRPr="00542737" w:rsidRDefault="00A9163D" w:rsidP="00C3327E">
      <w:pPr>
        <w:rPr>
          <w:rFonts w:ascii="Arial" w:hAnsi="Arial" w:cs="Arial"/>
        </w:rPr>
        <w:sectPr w:rsidR="00A9163D" w:rsidRPr="00542737" w:rsidSect="00546D41">
          <w:headerReference w:type="even" r:id="rId12"/>
          <w:headerReference w:type="default" r:id="rId13"/>
          <w:footerReference w:type="even" r:id="rId14"/>
          <w:footerReference w:type="default" r:id="rId15"/>
          <w:headerReference w:type="first" r:id="rId16"/>
          <w:footerReference w:type="first" r:id="rId17"/>
          <w:pgSz w:w="11906" w:h="16838" w:code="9"/>
          <w:pgMar w:top="1701" w:right="1021" w:bottom="1134" w:left="1503" w:header="992" w:footer="561" w:gutter="0"/>
          <w:cols w:space="708"/>
          <w:docGrid w:linePitch="360"/>
        </w:sectPr>
      </w:pPr>
    </w:p>
    <w:p w14:paraId="577CEF40" w14:textId="77777777" w:rsidR="000C140A" w:rsidRPr="00542737" w:rsidRDefault="000C140A" w:rsidP="00EC6C3D">
      <w:pPr>
        <w:pStyle w:val="ContentsTitle"/>
      </w:pPr>
      <w:r w:rsidRPr="00542737">
        <w:lastRenderedPageBreak/>
        <w:t>Contents</w:t>
      </w:r>
    </w:p>
    <w:p w14:paraId="6D849698" w14:textId="6A25E25F" w:rsidR="00E04AB6" w:rsidRDefault="00542737">
      <w:pPr>
        <w:pStyle w:val="TOC1"/>
        <w:rPr>
          <w:ins w:id="8" w:author="Niall Murphy" w:date="2021-04-29T16:43:00Z"/>
          <w:rFonts w:asciiTheme="minorHAnsi" w:eastAsiaTheme="minorEastAsia" w:hAnsiTheme="minorHAnsi"/>
          <w:b w:val="0"/>
          <w:noProof/>
          <w:color w:val="auto"/>
          <w:sz w:val="22"/>
          <w:lang w:eastAsia="en-GB"/>
        </w:rPr>
      </w:pPr>
      <w:r w:rsidRPr="00542737">
        <w:rPr>
          <w:rFonts w:cs="Arial"/>
        </w:rPr>
        <w:fldChar w:fldCharType="begin"/>
      </w:r>
      <w:r w:rsidRPr="00542737">
        <w:rPr>
          <w:rFonts w:cs="Arial"/>
        </w:rPr>
        <w:instrText xml:space="preserve"> TOC \o "1-2" \t "Appendix Title,1" </w:instrText>
      </w:r>
      <w:r w:rsidRPr="00542737">
        <w:rPr>
          <w:rFonts w:cs="Arial"/>
        </w:rPr>
        <w:fldChar w:fldCharType="separate"/>
      </w:r>
      <w:ins w:id="9" w:author="Niall Murphy" w:date="2021-04-29T16:43:00Z">
        <w:r w:rsidR="00E04AB6" w:rsidRPr="00F4212F">
          <w:rPr>
            <w:noProof/>
            <w14:scene3d>
              <w14:camera w14:prst="orthographicFront"/>
              <w14:lightRig w14:rig="threePt" w14:dir="t">
                <w14:rot w14:lat="0" w14:lon="0" w14:rev="0"/>
              </w14:lightRig>
            </w14:scene3d>
          </w:rPr>
          <w:t>1</w:t>
        </w:r>
        <w:r w:rsidR="00E04AB6">
          <w:rPr>
            <w:rFonts w:asciiTheme="minorHAnsi" w:eastAsiaTheme="minorEastAsia" w:hAnsiTheme="minorHAnsi"/>
            <w:b w:val="0"/>
            <w:noProof/>
            <w:color w:val="auto"/>
            <w:sz w:val="22"/>
            <w:lang w:eastAsia="en-GB"/>
          </w:rPr>
          <w:tab/>
        </w:r>
        <w:r w:rsidR="00E04AB6">
          <w:rPr>
            <w:noProof/>
          </w:rPr>
          <w:t>INTRODUCTION</w:t>
        </w:r>
        <w:r w:rsidR="00E04AB6">
          <w:rPr>
            <w:noProof/>
          </w:rPr>
          <w:tab/>
        </w:r>
        <w:r w:rsidR="00E04AB6">
          <w:rPr>
            <w:noProof/>
          </w:rPr>
          <w:fldChar w:fldCharType="begin"/>
        </w:r>
        <w:r w:rsidR="00E04AB6">
          <w:rPr>
            <w:noProof/>
          </w:rPr>
          <w:instrText xml:space="preserve"> PAGEREF _Toc70607056 \h </w:instrText>
        </w:r>
        <w:r w:rsidR="00E04AB6">
          <w:rPr>
            <w:noProof/>
          </w:rPr>
        </w:r>
      </w:ins>
      <w:r w:rsidR="00E04AB6">
        <w:rPr>
          <w:noProof/>
        </w:rPr>
        <w:fldChar w:fldCharType="separate"/>
      </w:r>
      <w:ins w:id="10" w:author="Niall Murphy" w:date="2021-04-29T16:43:00Z">
        <w:r w:rsidR="00E04AB6">
          <w:rPr>
            <w:noProof/>
          </w:rPr>
          <w:t>3</w:t>
        </w:r>
        <w:r w:rsidR="00E04AB6">
          <w:rPr>
            <w:noProof/>
          </w:rPr>
          <w:fldChar w:fldCharType="end"/>
        </w:r>
      </w:ins>
    </w:p>
    <w:p w14:paraId="1292292D" w14:textId="583670D4" w:rsidR="00E04AB6" w:rsidRDefault="00E04AB6">
      <w:pPr>
        <w:pStyle w:val="TOC2"/>
        <w:rPr>
          <w:ins w:id="11" w:author="Niall Murphy" w:date="2021-04-29T16:43:00Z"/>
          <w:rFonts w:asciiTheme="minorHAnsi" w:eastAsiaTheme="minorEastAsia" w:hAnsiTheme="minorHAnsi"/>
          <w:noProof/>
          <w:color w:val="auto"/>
          <w:sz w:val="22"/>
          <w:lang w:eastAsia="en-GB"/>
        </w:rPr>
      </w:pPr>
      <w:ins w:id="12" w:author="Niall Murphy" w:date="2021-04-29T16:43:00Z">
        <w:r w:rsidRPr="00F4212F">
          <w:rPr>
            <w:noProof/>
            <w14:scene3d>
              <w14:camera w14:prst="orthographicFront"/>
              <w14:lightRig w14:rig="threePt" w14:dir="t">
                <w14:rot w14:lat="0" w14:lon="0" w14:rev="0"/>
              </w14:lightRig>
            </w14:scene3d>
          </w:rPr>
          <w:t>1.1</w:t>
        </w:r>
        <w:r>
          <w:rPr>
            <w:rFonts w:asciiTheme="minorHAnsi" w:eastAsiaTheme="minorEastAsia" w:hAnsiTheme="minorHAnsi"/>
            <w:noProof/>
            <w:color w:val="auto"/>
            <w:sz w:val="22"/>
            <w:lang w:eastAsia="en-GB"/>
          </w:rPr>
          <w:tab/>
        </w:r>
        <w:r>
          <w:rPr>
            <w:noProof/>
          </w:rPr>
          <w:t>Purpose of document</w:t>
        </w:r>
        <w:r>
          <w:rPr>
            <w:noProof/>
          </w:rPr>
          <w:tab/>
        </w:r>
        <w:r>
          <w:rPr>
            <w:noProof/>
          </w:rPr>
          <w:fldChar w:fldCharType="begin"/>
        </w:r>
        <w:r>
          <w:rPr>
            <w:noProof/>
          </w:rPr>
          <w:instrText xml:space="preserve"> PAGEREF _Toc70607057 \h </w:instrText>
        </w:r>
        <w:r>
          <w:rPr>
            <w:noProof/>
          </w:rPr>
        </w:r>
      </w:ins>
      <w:r>
        <w:rPr>
          <w:noProof/>
        </w:rPr>
        <w:fldChar w:fldCharType="separate"/>
      </w:r>
      <w:ins w:id="13" w:author="Niall Murphy" w:date="2021-04-29T16:43:00Z">
        <w:r>
          <w:rPr>
            <w:noProof/>
          </w:rPr>
          <w:t>3</w:t>
        </w:r>
        <w:r>
          <w:rPr>
            <w:noProof/>
          </w:rPr>
          <w:fldChar w:fldCharType="end"/>
        </w:r>
      </w:ins>
    </w:p>
    <w:p w14:paraId="0C4262D1" w14:textId="5E9FE12E" w:rsidR="00E04AB6" w:rsidRDefault="00E04AB6">
      <w:pPr>
        <w:pStyle w:val="TOC2"/>
        <w:rPr>
          <w:ins w:id="14" w:author="Niall Murphy" w:date="2021-04-29T16:43:00Z"/>
          <w:rFonts w:asciiTheme="minorHAnsi" w:eastAsiaTheme="minorEastAsia" w:hAnsiTheme="minorHAnsi"/>
          <w:noProof/>
          <w:color w:val="auto"/>
          <w:sz w:val="22"/>
          <w:lang w:eastAsia="en-GB"/>
        </w:rPr>
      </w:pPr>
      <w:ins w:id="15" w:author="Niall Murphy" w:date="2021-04-29T16:43:00Z">
        <w:r w:rsidRPr="00F4212F">
          <w:rPr>
            <w:noProof/>
            <w14:scene3d>
              <w14:camera w14:prst="orthographicFront"/>
              <w14:lightRig w14:rig="threePt" w14:dir="t">
                <w14:rot w14:lat="0" w14:lon="0" w14:rev="0"/>
              </w14:lightRig>
            </w14:scene3d>
          </w:rPr>
          <w:t>1.2</w:t>
        </w:r>
        <w:r>
          <w:rPr>
            <w:rFonts w:asciiTheme="minorHAnsi" w:eastAsiaTheme="minorEastAsia" w:hAnsiTheme="minorHAnsi"/>
            <w:noProof/>
            <w:color w:val="auto"/>
            <w:sz w:val="22"/>
            <w:lang w:eastAsia="en-GB"/>
          </w:rPr>
          <w:tab/>
        </w:r>
        <w:r>
          <w:rPr>
            <w:noProof/>
          </w:rPr>
          <w:t>Amendment of documents</w:t>
        </w:r>
        <w:r>
          <w:rPr>
            <w:noProof/>
          </w:rPr>
          <w:tab/>
        </w:r>
        <w:r>
          <w:rPr>
            <w:noProof/>
          </w:rPr>
          <w:fldChar w:fldCharType="begin"/>
        </w:r>
        <w:r>
          <w:rPr>
            <w:noProof/>
          </w:rPr>
          <w:instrText xml:space="preserve"> PAGEREF _Toc70607058 \h </w:instrText>
        </w:r>
        <w:r>
          <w:rPr>
            <w:noProof/>
          </w:rPr>
        </w:r>
      </w:ins>
      <w:r>
        <w:rPr>
          <w:noProof/>
        </w:rPr>
        <w:fldChar w:fldCharType="separate"/>
      </w:r>
      <w:ins w:id="16" w:author="Niall Murphy" w:date="2021-04-29T16:43:00Z">
        <w:r>
          <w:rPr>
            <w:noProof/>
          </w:rPr>
          <w:t>3</w:t>
        </w:r>
        <w:r>
          <w:rPr>
            <w:noProof/>
          </w:rPr>
          <w:fldChar w:fldCharType="end"/>
        </w:r>
      </w:ins>
    </w:p>
    <w:p w14:paraId="69D599A1" w14:textId="0AEBFB57" w:rsidR="00E04AB6" w:rsidRDefault="00E04AB6">
      <w:pPr>
        <w:pStyle w:val="TOC1"/>
        <w:rPr>
          <w:ins w:id="17" w:author="Niall Murphy" w:date="2021-04-29T16:43:00Z"/>
          <w:rFonts w:asciiTheme="minorHAnsi" w:eastAsiaTheme="minorEastAsia" w:hAnsiTheme="minorHAnsi"/>
          <w:b w:val="0"/>
          <w:noProof/>
          <w:color w:val="auto"/>
          <w:sz w:val="22"/>
          <w:lang w:eastAsia="en-GB"/>
        </w:rPr>
      </w:pPr>
      <w:ins w:id="18" w:author="Niall Murphy" w:date="2021-04-29T16:43:00Z">
        <w:r w:rsidRPr="00F4212F">
          <w:rPr>
            <w:noProof/>
            <w14:scene3d>
              <w14:camera w14:prst="orthographicFront"/>
              <w14:lightRig w14:rig="threePt" w14:dir="t">
                <w14:rot w14:lat="0" w14:lon="0" w14:rev="0"/>
              </w14:lightRig>
            </w14:scene3d>
          </w:rPr>
          <w:t>2</w:t>
        </w:r>
        <w:r>
          <w:rPr>
            <w:rFonts w:asciiTheme="minorHAnsi" w:eastAsiaTheme="minorEastAsia" w:hAnsiTheme="minorHAnsi"/>
            <w:b w:val="0"/>
            <w:noProof/>
            <w:color w:val="auto"/>
            <w:sz w:val="22"/>
            <w:lang w:eastAsia="en-GB"/>
          </w:rPr>
          <w:tab/>
        </w:r>
        <w:r>
          <w:rPr>
            <w:noProof/>
          </w:rPr>
          <w:t>PROJECT INFORMATION</w:t>
        </w:r>
        <w:r>
          <w:rPr>
            <w:noProof/>
          </w:rPr>
          <w:tab/>
        </w:r>
        <w:r>
          <w:rPr>
            <w:noProof/>
          </w:rPr>
          <w:fldChar w:fldCharType="begin"/>
        </w:r>
        <w:r>
          <w:rPr>
            <w:noProof/>
          </w:rPr>
          <w:instrText xml:space="preserve"> PAGEREF _Toc70607059 \h </w:instrText>
        </w:r>
        <w:r>
          <w:rPr>
            <w:noProof/>
          </w:rPr>
        </w:r>
      </w:ins>
      <w:r>
        <w:rPr>
          <w:noProof/>
        </w:rPr>
        <w:fldChar w:fldCharType="separate"/>
      </w:r>
      <w:ins w:id="19" w:author="Niall Murphy" w:date="2021-04-29T16:43:00Z">
        <w:r>
          <w:rPr>
            <w:noProof/>
          </w:rPr>
          <w:t>4</w:t>
        </w:r>
        <w:r>
          <w:rPr>
            <w:noProof/>
          </w:rPr>
          <w:fldChar w:fldCharType="end"/>
        </w:r>
      </w:ins>
    </w:p>
    <w:p w14:paraId="4273AE0C" w14:textId="7593280F" w:rsidR="00E04AB6" w:rsidRDefault="00E04AB6">
      <w:pPr>
        <w:pStyle w:val="TOC2"/>
        <w:rPr>
          <w:ins w:id="20" w:author="Niall Murphy" w:date="2021-04-29T16:43:00Z"/>
          <w:rFonts w:asciiTheme="minorHAnsi" w:eastAsiaTheme="minorEastAsia" w:hAnsiTheme="minorHAnsi"/>
          <w:noProof/>
          <w:color w:val="auto"/>
          <w:sz w:val="22"/>
          <w:lang w:eastAsia="en-GB"/>
        </w:rPr>
      </w:pPr>
      <w:ins w:id="21" w:author="Niall Murphy" w:date="2021-04-29T16:43:00Z">
        <w:r w:rsidRPr="00F4212F">
          <w:rPr>
            <w:noProof/>
            <w14:scene3d>
              <w14:camera w14:prst="orthographicFront"/>
              <w14:lightRig w14:rig="threePt" w14:dir="t">
                <w14:rot w14:lat="0" w14:lon="0" w14:rev="0"/>
              </w14:lightRig>
            </w14:scene3d>
          </w:rPr>
          <w:t>2.1</w:t>
        </w:r>
        <w:r>
          <w:rPr>
            <w:rFonts w:asciiTheme="minorHAnsi" w:eastAsiaTheme="minorEastAsia" w:hAnsiTheme="minorHAnsi"/>
            <w:noProof/>
            <w:color w:val="auto"/>
            <w:sz w:val="22"/>
            <w:lang w:eastAsia="en-GB"/>
          </w:rPr>
          <w:tab/>
        </w:r>
        <w:r>
          <w:rPr>
            <w:noProof/>
          </w:rPr>
          <w:t>General</w:t>
        </w:r>
        <w:r>
          <w:rPr>
            <w:noProof/>
          </w:rPr>
          <w:tab/>
        </w:r>
        <w:r>
          <w:rPr>
            <w:noProof/>
          </w:rPr>
          <w:fldChar w:fldCharType="begin"/>
        </w:r>
        <w:r>
          <w:rPr>
            <w:noProof/>
          </w:rPr>
          <w:instrText xml:space="preserve"> PAGEREF _Toc70607060 \h </w:instrText>
        </w:r>
        <w:r>
          <w:rPr>
            <w:noProof/>
          </w:rPr>
        </w:r>
      </w:ins>
      <w:r>
        <w:rPr>
          <w:noProof/>
        </w:rPr>
        <w:fldChar w:fldCharType="separate"/>
      </w:r>
      <w:ins w:id="22" w:author="Niall Murphy" w:date="2021-04-29T16:43:00Z">
        <w:r>
          <w:rPr>
            <w:noProof/>
          </w:rPr>
          <w:t>4</w:t>
        </w:r>
        <w:r>
          <w:rPr>
            <w:noProof/>
          </w:rPr>
          <w:fldChar w:fldCharType="end"/>
        </w:r>
      </w:ins>
    </w:p>
    <w:p w14:paraId="6AE8E629" w14:textId="2591D954" w:rsidR="00E04AB6" w:rsidRDefault="00E04AB6">
      <w:pPr>
        <w:pStyle w:val="TOC2"/>
        <w:rPr>
          <w:ins w:id="23" w:author="Niall Murphy" w:date="2021-04-29T16:43:00Z"/>
          <w:rFonts w:asciiTheme="minorHAnsi" w:eastAsiaTheme="minorEastAsia" w:hAnsiTheme="minorHAnsi"/>
          <w:noProof/>
          <w:color w:val="auto"/>
          <w:sz w:val="22"/>
          <w:lang w:eastAsia="en-GB"/>
        </w:rPr>
      </w:pPr>
      <w:ins w:id="24" w:author="Niall Murphy" w:date="2021-04-29T16:43:00Z">
        <w:r w:rsidRPr="00F4212F">
          <w:rPr>
            <w:noProof/>
            <w14:scene3d>
              <w14:camera w14:prst="orthographicFront"/>
              <w14:lightRig w14:rig="threePt" w14:dir="t">
                <w14:rot w14:lat="0" w14:lon="0" w14:rev="0"/>
              </w14:lightRig>
            </w14:scene3d>
          </w:rPr>
          <w:t>2.2</w:t>
        </w:r>
        <w:r>
          <w:rPr>
            <w:rFonts w:asciiTheme="minorHAnsi" w:eastAsiaTheme="minorEastAsia" w:hAnsiTheme="minorHAnsi"/>
            <w:noProof/>
            <w:color w:val="auto"/>
            <w:sz w:val="22"/>
            <w:lang w:eastAsia="en-GB"/>
          </w:rPr>
          <w:tab/>
        </w:r>
        <w:r>
          <w:rPr>
            <w:noProof/>
          </w:rPr>
          <w:t>Programme and phase information</w:t>
        </w:r>
        <w:r>
          <w:rPr>
            <w:noProof/>
          </w:rPr>
          <w:tab/>
        </w:r>
        <w:r>
          <w:rPr>
            <w:noProof/>
          </w:rPr>
          <w:fldChar w:fldCharType="begin"/>
        </w:r>
        <w:r>
          <w:rPr>
            <w:noProof/>
          </w:rPr>
          <w:instrText xml:space="preserve"> PAGEREF _Toc70607061 \h </w:instrText>
        </w:r>
        <w:r>
          <w:rPr>
            <w:noProof/>
          </w:rPr>
        </w:r>
      </w:ins>
      <w:r>
        <w:rPr>
          <w:noProof/>
        </w:rPr>
        <w:fldChar w:fldCharType="separate"/>
      </w:r>
      <w:ins w:id="25" w:author="Niall Murphy" w:date="2021-04-29T16:43:00Z">
        <w:r>
          <w:rPr>
            <w:noProof/>
          </w:rPr>
          <w:t>4</w:t>
        </w:r>
        <w:r>
          <w:rPr>
            <w:noProof/>
          </w:rPr>
          <w:fldChar w:fldCharType="end"/>
        </w:r>
      </w:ins>
    </w:p>
    <w:p w14:paraId="03D2B101" w14:textId="4B1FC0A2" w:rsidR="00E04AB6" w:rsidRDefault="00E04AB6">
      <w:pPr>
        <w:pStyle w:val="TOC1"/>
        <w:rPr>
          <w:ins w:id="26" w:author="Niall Murphy" w:date="2021-04-29T16:43:00Z"/>
          <w:rFonts w:asciiTheme="minorHAnsi" w:eastAsiaTheme="minorEastAsia" w:hAnsiTheme="minorHAnsi"/>
          <w:b w:val="0"/>
          <w:noProof/>
          <w:color w:val="auto"/>
          <w:sz w:val="22"/>
          <w:lang w:eastAsia="en-GB"/>
        </w:rPr>
      </w:pPr>
      <w:ins w:id="27" w:author="Niall Murphy" w:date="2021-04-29T16:43:00Z">
        <w:r w:rsidRPr="00F4212F">
          <w:rPr>
            <w:noProof/>
            <w14:scene3d>
              <w14:camera w14:prst="orthographicFront"/>
              <w14:lightRig w14:rig="threePt" w14:dir="t">
                <w14:rot w14:lat="0" w14:lon="0" w14:rev="0"/>
              </w14:lightRig>
            </w14:scene3d>
          </w:rPr>
          <w:t>3</w:t>
        </w:r>
        <w:r>
          <w:rPr>
            <w:rFonts w:asciiTheme="minorHAnsi" w:eastAsiaTheme="minorEastAsia" w:hAnsiTheme="minorHAnsi"/>
            <w:b w:val="0"/>
            <w:noProof/>
            <w:color w:val="auto"/>
            <w:sz w:val="22"/>
            <w:lang w:eastAsia="en-GB"/>
          </w:rPr>
          <w:tab/>
        </w:r>
        <w:r>
          <w:rPr>
            <w:noProof/>
          </w:rPr>
          <w:t>APPLICABLE STANDARDS</w:t>
        </w:r>
        <w:r>
          <w:rPr>
            <w:noProof/>
          </w:rPr>
          <w:tab/>
        </w:r>
        <w:r>
          <w:rPr>
            <w:noProof/>
          </w:rPr>
          <w:fldChar w:fldCharType="begin"/>
        </w:r>
        <w:r>
          <w:rPr>
            <w:noProof/>
          </w:rPr>
          <w:instrText xml:space="preserve"> PAGEREF _Toc70607062 \h </w:instrText>
        </w:r>
        <w:r>
          <w:rPr>
            <w:noProof/>
          </w:rPr>
        </w:r>
      </w:ins>
      <w:r>
        <w:rPr>
          <w:noProof/>
        </w:rPr>
        <w:fldChar w:fldCharType="separate"/>
      </w:r>
      <w:ins w:id="28" w:author="Niall Murphy" w:date="2021-04-29T16:43:00Z">
        <w:r>
          <w:rPr>
            <w:noProof/>
          </w:rPr>
          <w:t>1</w:t>
        </w:r>
        <w:r>
          <w:rPr>
            <w:noProof/>
          </w:rPr>
          <w:fldChar w:fldCharType="end"/>
        </w:r>
      </w:ins>
    </w:p>
    <w:p w14:paraId="44DD1B73" w14:textId="0578215D" w:rsidR="00E04AB6" w:rsidRDefault="00E04AB6">
      <w:pPr>
        <w:pStyle w:val="TOC1"/>
        <w:rPr>
          <w:ins w:id="29" w:author="Niall Murphy" w:date="2021-04-29T16:43:00Z"/>
          <w:rFonts w:asciiTheme="minorHAnsi" w:eastAsiaTheme="minorEastAsia" w:hAnsiTheme="minorHAnsi"/>
          <w:b w:val="0"/>
          <w:noProof/>
          <w:color w:val="auto"/>
          <w:sz w:val="22"/>
          <w:lang w:eastAsia="en-GB"/>
        </w:rPr>
      </w:pPr>
      <w:ins w:id="30" w:author="Niall Murphy" w:date="2021-04-29T16:43:00Z">
        <w:r w:rsidRPr="00F4212F">
          <w:rPr>
            <w:noProof/>
            <w14:scene3d>
              <w14:camera w14:prst="orthographicFront"/>
              <w14:lightRig w14:rig="threePt" w14:dir="t">
                <w14:rot w14:lat="0" w14:lon="0" w14:rev="0"/>
              </w14:lightRig>
            </w14:scene3d>
          </w:rPr>
          <w:t>4</w:t>
        </w:r>
        <w:r>
          <w:rPr>
            <w:rFonts w:asciiTheme="minorHAnsi" w:eastAsiaTheme="minorEastAsia" w:hAnsiTheme="minorHAnsi"/>
            <w:b w:val="0"/>
            <w:noProof/>
            <w:color w:val="auto"/>
            <w:sz w:val="22"/>
            <w:lang w:eastAsia="en-GB"/>
          </w:rPr>
          <w:tab/>
        </w:r>
        <w:r>
          <w:rPr>
            <w:noProof/>
          </w:rPr>
          <w:t>PROJECT FUNCTIONS</w:t>
        </w:r>
        <w:r>
          <w:rPr>
            <w:noProof/>
          </w:rPr>
          <w:tab/>
        </w:r>
        <w:r>
          <w:rPr>
            <w:noProof/>
          </w:rPr>
          <w:fldChar w:fldCharType="begin"/>
        </w:r>
        <w:r>
          <w:rPr>
            <w:noProof/>
          </w:rPr>
          <w:instrText xml:space="preserve"> PAGEREF _Toc70607063 \h </w:instrText>
        </w:r>
        <w:r>
          <w:rPr>
            <w:noProof/>
          </w:rPr>
        </w:r>
      </w:ins>
      <w:r>
        <w:rPr>
          <w:noProof/>
        </w:rPr>
        <w:fldChar w:fldCharType="separate"/>
      </w:r>
      <w:ins w:id="31" w:author="Niall Murphy" w:date="2021-04-29T16:43:00Z">
        <w:r>
          <w:rPr>
            <w:noProof/>
          </w:rPr>
          <w:t>1</w:t>
        </w:r>
        <w:r>
          <w:rPr>
            <w:noProof/>
          </w:rPr>
          <w:fldChar w:fldCharType="end"/>
        </w:r>
      </w:ins>
    </w:p>
    <w:p w14:paraId="7172EB6F" w14:textId="4CF4F205" w:rsidR="00E04AB6" w:rsidRDefault="00E04AB6">
      <w:pPr>
        <w:pStyle w:val="TOC2"/>
        <w:rPr>
          <w:ins w:id="32" w:author="Niall Murphy" w:date="2021-04-29T16:43:00Z"/>
          <w:rFonts w:asciiTheme="minorHAnsi" w:eastAsiaTheme="minorEastAsia" w:hAnsiTheme="minorHAnsi"/>
          <w:noProof/>
          <w:color w:val="auto"/>
          <w:sz w:val="22"/>
          <w:lang w:eastAsia="en-GB"/>
        </w:rPr>
      </w:pPr>
      <w:ins w:id="33" w:author="Niall Murphy" w:date="2021-04-29T16:43:00Z">
        <w:r w:rsidRPr="00F4212F">
          <w:rPr>
            <w:noProof/>
            <w14:scene3d>
              <w14:camera w14:prst="orthographicFront"/>
              <w14:lightRig w14:rig="threePt" w14:dir="t">
                <w14:rot w14:lat="0" w14:lon="0" w14:rev="0"/>
              </w14:lightRig>
            </w14:scene3d>
          </w:rPr>
          <w:t>4.1</w:t>
        </w:r>
        <w:r>
          <w:rPr>
            <w:rFonts w:asciiTheme="minorHAnsi" w:eastAsiaTheme="minorEastAsia" w:hAnsiTheme="minorHAnsi"/>
            <w:noProof/>
            <w:color w:val="auto"/>
            <w:sz w:val="22"/>
            <w:lang w:eastAsia="en-GB"/>
          </w:rPr>
          <w:tab/>
        </w:r>
        <w:r>
          <w:rPr>
            <w:noProof/>
          </w:rPr>
          <w:t>Project Team BIM organisation</w:t>
        </w:r>
        <w:r>
          <w:rPr>
            <w:noProof/>
          </w:rPr>
          <w:tab/>
        </w:r>
        <w:r>
          <w:rPr>
            <w:noProof/>
          </w:rPr>
          <w:fldChar w:fldCharType="begin"/>
        </w:r>
        <w:r>
          <w:rPr>
            <w:noProof/>
          </w:rPr>
          <w:instrText xml:space="preserve"> PAGEREF _Toc70607064 \h </w:instrText>
        </w:r>
        <w:r>
          <w:rPr>
            <w:noProof/>
          </w:rPr>
        </w:r>
      </w:ins>
      <w:r>
        <w:rPr>
          <w:noProof/>
        </w:rPr>
        <w:fldChar w:fldCharType="separate"/>
      </w:r>
      <w:ins w:id="34" w:author="Niall Murphy" w:date="2021-04-29T16:43:00Z">
        <w:r>
          <w:rPr>
            <w:noProof/>
          </w:rPr>
          <w:t>1</w:t>
        </w:r>
        <w:r>
          <w:rPr>
            <w:noProof/>
          </w:rPr>
          <w:fldChar w:fldCharType="end"/>
        </w:r>
      </w:ins>
    </w:p>
    <w:p w14:paraId="60BEE74D" w14:textId="38AAC677" w:rsidR="00E04AB6" w:rsidRDefault="00E04AB6">
      <w:pPr>
        <w:pStyle w:val="TOC2"/>
        <w:rPr>
          <w:ins w:id="35" w:author="Niall Murphy" w:date="2021-04-29T16:43:00Z"/>
          <w:rFonts w:asciiTheme="minorHAnsi" w:eastAsiaTheme="minorEastAsia" w:hAnsiTheme="minorHAnsi"/>
          <w:noProof/>
          <w:color w:val="auto"/>
          <w:sz w:val="22"/>
          <w:lang w:eastAsia="en-GB"/>
        </w:rPr>
      </w:pPr>
      <w:ins w:id="36" w:author="Niall Murphy" w:date="2021-04-29T16:43:00Z">
        <w:r w:rsidRPr="00F4212F">
          <w:rPr>
            <w:noProof/>
            <w14:scene3d>
              <w14:camera w14:prst="orthographicFront"/>
              <w14:lightRig w14:rig="threePt" w14:dir="t">
                <w14:rot w14:lat="0" w14:lon="0" w14:rev="0"/>
              </w14:lightRig>
            </w14:scene3d>
          </w:rPr>
          <w:t>4.2</w:t>
        </w:r>
        <w:r>
          <w:rPr>
            <w:rFonts w:asciiTheme="minorHAnsi" w:eastAsiaTheme="minorEastAsia" w:hAnsiTheme="minorHAnsi"/>
            <w:noProof/>
            <w:color w:val="auto"/>
            <w:sz w:val="22"/>
            <w:lang w:eastAsia="en-GB"/>
          </w:rPr>
          <w:tab/>
        </w:r>
        <w:r>
          <w:rPr>
            <w:noProof/>
          </w:rPr>
          <w:t>Delivery Team composition</w:t>
        </w:r>
        <w:r>
          <w:rPr>
            <w:noProof/>
          </w:rPr>
          <w:tab/>
        </w:r>
        <w:r>
          <w:rPr>
            <w:noProof/>
          </w:rPr>
          <w:fldChar w:fldCharType="begin"/>
        </w:r>
        <w:r>
          <w:rPr>
            <w:noProof/>
          </w:rPr>
          <w:instrText xml:space="preserve"> PAGEREF _Toc70607065 \h </w:instrText>
        </w:r>
        <w:r>
          <w:rPr>
            <w:noProof/>
          </w:rPr>
        </w:r>
      </w:ins>
      <w:r>
        <w:rPr>
          <w:noProof/>
        </w:rPr>
        <w:fldChar w:fldCharType="separate"/>
      </w:r>
      <w:ins w:id="37" w:author="Niall Murphy" w:date="2021-04-29T16:43:00Z">
        <w:r>
          <w:rPr>
            <w:noProof/>
          </w:rPr>
          <w:t>2</w:t>
        </w:r>
        <w:r>
          <w:rPr>
            <w:noProof/>
          </w:rPr>
          <w:fldChar w:fldCharType="end"/>
        </w:r>
      </w:ins>
    </w:p>
    <w:p w14:paraId="16BC570E" w14:textId="0834A1D8" w:rsidR="00E04AB6" w:rsidRDefault="00E04AB6">
      <w:pPr>
        <w:pStyle w:val="TOC2"/>
        <w:rPr>
          <w:ins w:id="38" w:author="Niall Murphy" w:date="2021-04-29T16:43:00Z"/>
          <w:rFonts w:asciiTheme="minorHAnsi" w:eastAsiaTheme="minorEastAsia" w:hAnsiTheme="minorHAnsi"/>
          <w:noProof/>
          <w:color w:val="auto"/>
          <w:sz w:val="22"/>
          <w:lang w:eastAsia="en-GB"/>
        </w:rPr>
      </w:pPr>
      <w:ins w:id="39" w:author="Niall Murphy" w:date="2021-04-29T16:43:00Z">
        <w:r w:rsidRPr="00F4212F">
          <w:rPr>
            <w:noProof/>
            <w14:scene3d>
              <w14:camera w14:prst="orthographicFront"/>
              <w14:lightRig w14:rig="threePt" w14:dir="t">
                <w14:rot w14:lat="0" w14:lon="0" w14:rev="0"/>
              </w14:lightRig>
            </w14:scene3d>
          </w:rPr>
          <w:t>4.3</w:t>
        </w:r>
        <w:r>
          <w:rPr>
            <w:rFonts w:asciiTheme="minorHAnsi" w:eastAsiaTheme="minorEastAsia" w:hAnsiTheme="minorHAnsi"/>
            <w:noProof/>
            <w:color w:val="auto"/>
            <w:sz w:val="22"/>
            <w:lang w:eastAsia="en-GB"/>
          </w:rPr>
          <w:tab/>
        </w:r>
        <w:r>
          <w:rPr>
            <w:noProof/>
          </w:rPr>
          <w:t>Information Management function</w:t>
        </w:r>
        <w:r>
          <w:rPr>
            <w:noProof/>
          </w:rPr>
          <w:tab/>
        </w:r>
        <w:r>
          <w:rPr>
            <w:noProof/>
          </w:rPr>
          <w:fldChar w:fldCharType="begin"/>
        </w:r>
        <w:r>
          <w:rPr>
            <w:noProof/>
          </w:rPr>
          <w:instrText xml:space="preserve"> PAGEREF _Toc70607066 \h </w:instrText>
        </w:r>
        <w:r>
          <w:rPr>
            <w:noProof/>
          </w:rPr>
        </w:r>
      </w:ins>
      <w:r>
        <w:rPr>
          <w:noProof/>
        </w:rPr>
        <w:fldChar w:fldCharType="separate"/>
      </w:r>
      <w:ins w:id="40" w:author="Niall Murphy" w:date="2021-04-29T16:43:00Z">
        <w:r>
          <w:rPr>
            <w:noProof/>
          </w:rPr>
          <w:t>2</w:t>
        </w:r>
        <w:r>
          <w:rPr>
            <w:noProof/>
          </w:rPr>
          <w:fldChar w:fldCharType="end"/>
        </w:r>
      </w:ins>
    </w:p>
    <w:p w14:paraId="52648502" w14:textId="0644E4F9" w:rsidR="00E04AB6" w:rsidRDefault="00E04AB6">
      <w:pPr>
        <w:pStyle w:val="TOC2"/>
        <w:rPr>
          <w:ins w:id="41" w:author="Niall Murphy" w:date="2021-04-29T16:43:00Z"/>
          <w:rFonts w:asciiTheme="minorHAnsi" w:eastAsiaTheme="minorEastAsia" w:hAnsiTheme="minorHAnsi"/>
          <w:noProof/>
          <w:color w:val="auto"/>
          <w:sz w:val="22"/>
          <w:lang w:eastAsia="en-GB"/>
        </w:rPr>
      </w:pPr>
      <w:ins w:id="42" w:author="Niall Murphy" w:date="2021-04-29T16:43:00Z">
        <w:r w:rsidRPr="00F4212F">
          <w:rPr>
            <w:noProof/>
            <w14:scene3d>
              <w14:camera w14:prst="orthographicFront"/>
              <w14:lightRig w14:rig="threePt" w14:dir="t">
                <w14:rot w14:lat="0" w14:lon="0" w14:rev="0"/>
              </w14:lightRig>
            </w14:scene3d>
          </w:rPr>
          <w:t>4.4</w:t>
        </w:r>
        <w:r>
          <w:rPr>
            <w:rFonts w:asciiTheme="minorHAnsi" w:eastAsiaTheme="minorEastAsia" w:hAnsiTheme="minorHAnsi"/>
            <w:noProof/>
            <w:color w:val="auto"/>
            <w:sz w:val="22"/>
            <w:lang w:eastAsia="en-GB"/>
          </w:rPr>
          <w:tab/>
        </w:r>
        <w:r>
          <w:rPr>
            <w:noProof/>
          </w:rPr>
          <w:t>Construction Delivery Team Capability &amp; Capacity Summary</w:t>
        </w:r>
        <w:r>
          <w:rPr>
            <w:noProof/>
          </w:rPr>
          <w:tab/>
        </w:r>
        <w:r>
          <w:rPr>
            <w:noProof/>
          </w:rPr>
          <w:fldChar w:fldCharType="begin"/>
        </w:r>
        <w:r>
          <w:rPr>
            <w:noProof/>
          </w:rPr>
          <w:instrText xml:space="preserve"> PAGEREF _Toc70607067 \h </w:instrText>
        </w:r>
        <w:r>
          <w:rPr>
            <w:noProof/>
          </w:rPr>
        </w:r>
      </w:ins>
      <w:r>
        <w:rPr>
          <w:noProof/>
        </w:rPr>
        <w:fldChar w:fldCharType="separate"/>
      </w:r>
      <w:ins w:id="43" w:author="Niall Murphy" w:date="2021-04-29T16:43:00Z">
        <w:r>
          <w:rPr>
            <w:noProof/>
          </w:rPr>
          <w:t>7</w:t>
        </w:r>
        <w:r>
          <w:rPr>
            <w:noProof/>
          </w:rPr>
          <w:fldChar w:fldCharType="end"/>
        </w:r>
      </w:ins>
    </w:p>
    <w:p w14:paraId="754F7E28" w14:textId="580237F1" w:rsidR="00E04AB6" w:rsidRDefault="00E04AB6">
      <w:pPr>
        <w:pStyle w:val="TOC2"/>
        <w:rPr>
          <w:ins w:id="44" w:author="Niall Murphy" w:date="2021-04-29T16:43:00Z"/>
          <w:rFonts w:asciiTheme="minorHAnsi" w:eastAsiaTheme="minorEastAsia" w:hAnsiTheme="minorHAnsi"/>
          <w:noProof/>
          <w:color w:val="auto"/>
          <w:sz w:val="22"/>
          <w:lang w:eastAsia="en-GB"/>
        </w:rPr>
      </w:pPr>
      <w:ins w:id="45" w:author="Niall Murphy" w:date="2021-04-29T16:43:00Z">
        <w:r w:rsidRPr="00F4212F">
          <w:rPr>
            <w:noProof/>
            <w14:scene3d>
              <w14:camera w14:prst="orthographicFront"/>
              <w14:lightRig w14:rig="threePt" w14:dir="t">
                <w14:rot w14:lat="0" w14:lon="0" w14:rev="0"/>
              </w14:lightRig>
            </w14:scene3d>
          </w:rPr>
          <w:t>4.5</w:t>
        </w:r>
        <w:r>
          <w:rPr>
            <w:rFonts w:asciiTheme="minorHAnsi" w:eastAsiaTheme="minorEastAsia" w:hAnsiTheme="minorHAnsi"/>
            <w:noProof/>
            <w:color w:val="auto"/>
            <w:sz w:val="22"/>
            <w:lang w:eastAsia="en-GB"/>
          </w:rPr>
          <w:tab/>
        </w:r>
        <w:r>
          <w:rPr>
            <w:noProof/>
          </w:rPr>
          <w:t>Training Requirements</w:t>
        </w:r>
        <w:r>
          <w:rPr>
            <w:noProof/>
          </w:rPr>
          <w:tab/>
        </w:r>
        <w:r>
          <w:rPr>
            <w:noProof/>
          </w:rPr>
          <w:fldChar w:fldCharType="begin"/>
        </w:r>
        <w:r>
          <w:rPr>
            <w:noProof/>
          </w:rPr>
          <w:instrText xml:space="preserve"> PAGEREF _Toc70607068 \h </w:instrText>
        </w:r>
        <w:r>
          <w:rPr>
            <w:noProof/>
          </w:rPr>
        </w:r>
      </w:ins>
      <w:r>
        <w:rPr>
          <w:noProof/>
        </w:rPr>
        <w:fldChar w:fldCharType="separate"/>
      </w:r>
      <w:ins w:id="46" w:author="Niall Murphy" w:date="2021-04-29T16:43:00Z">
        <w:r>
          <w:rPr>
            <w:noProof/>
          </w:rPr>
          <w:t>8</w:t>
        </w:r>
        <w:r>
          <w:rPr>
            <w:noProof/>
          </w:rPr>
          <w:fldChar w:fldCharType="end"/>
        </w:r>
      </w:ins>
    </w:p>
    <w:p w14:paraId="05A7BBF9" w14:textId="4AA68775" w:rsidR="00E04AB6" w:rsidRDefault="00E04AB6">
      <w:pPr>
        <w:pStyle w:val="TOC1"/>
        <w:rPr>
          <w:ins w:id="47" w:author="Niall Murphy" w:date="2021-04-29T16:43:00Z"/>
          <w:rFonts w:asciiTheme="minorHAnsi" w:eastAsiaTheme="minorEastAsia" w:hAnsiTheme="minorHAnsi"/>
          <w:b w:val="0"/>
          <w:noProof/>
          <w:color w:val="auto"/>
          <w:sz w:val="22"/>
          <w:lang w:eastAsia="en-GB"/>
        </w:rPr>
      </w:pPr>
      <w:ins w:id="48" w:author="Niall Murphy" w:date="2021-04-29T16:43:00Z">
        <w:r w:rsidRPr="00F4212F">
          <w:rPr>
            <w:noProof/>
            <w14:scene3d>
              <w14:camera w14:prst="orthographicFront"/>
              <w14:lightRig w14:rig="threePt" w14:dir="t">
                <w14:rot w14:lat="0" w14:lon="0" w14:rev="0"/>
              </w14:lightRig>
            </w14:scene3d>
          </w:rPr>
          <w:t>5</w:t>
        </w:r>
        <w:r>
          <w:rPr>
            <w:rFonts w:asciiTheme="minorHAnsi" w:eastAsiaTheme="minorEastAsia" w:hAnsiTheme="minorHAnsi"/>
            <w:b w:val="0"/>
            <w:noProof/>
            <w:color w:val="auto"/>
            <w:sz w:val="22"/>
            <w:lang w:eastAsia="en-GB"/>
          </w:rPr>
          <w:tab/>
        </w:r>
        <w:r>
          <w:rPr>
            <w:noProof/>
          </w:rPr>
          <w:t>DETAILED (BIM) RESPONSIBILITY MATRIX</w:t>
        </w:r>
        <w:r>
          <w:rPr>
            <w:noProof/>
          </w:rPr>
          <w:tab/>
        </w:r>
        <w:r>
          <w:rPr>
            <w:noProof/>
          </w:rPr>
          <w:fldChar w:fldCharType="begin"/>
        </w:r>
        <w:r>
          <w:rPr>
            <w:noProof/>
          </w:rPr>
          <w:instrText xml:space="preserve"> PAGEREF _Toc70607069 \h </w:instrText>
        </w:r>
        <w:r>
          <w:rPr>
            <w:noProof/>
          </w:rPr>
        </w:r>
      </w:ins>
      <w:r>
        <w:rPr>
          <w:noProof/>
        </w:rPr>
        <w:fldChar w:fldCharType="separate"/>
      </w:r>
      <w:ins w:id="49" w:author="Niall Murphy" w:date="2021-04-29T16:43:00Z">
        <w:r>
          <w:rPr>
            <w:noProof/>
          </w:rPr>
          <w:t>9</w:t>
        </w:r>
        <w:r>
          <w:rPr>
            <w:noProof/>
          </w:rPr>
          <w:fldChar w:fldCharType="end"/>
        </w:r>
      </w:ins>
    </w:p>
    <w:p w14:paraId="0EE2E141" w14:textId="62C0A850" w:rsidR="00E04AB6" w:rsidRDefault="00E04AB6">
      <w:pPr>
        <w:pStyle w:val="TOC2"/>
        <w:rPr>
          <w:ins w:id="50" w:author="Niall Murphy" w:date="2021-04-29T16:43:00Z"/>
          <w:rFonts w:asciiTheme="minorHAnsi" w:eastAsiaTheme="minorEastAsia" w:hAnsiTheme="minorHAnsi"/>
          <w:noProof/>
          <w:color w:val="auto"/>
          <w:sz w:val="22"/>
          <w:lang w:eastAsia="en-GB"/>
        </w:rPr>
      </w:pPr>
      <w:ins w:id="51" w:author="Niall Murphy" w:date="2021-04-29T16:43:00Z">
        <w:r w:rsidRPr="00F4212F">
          <w:rPr>
            <w:noProof/>
            <w14:scene3d>
              <w14:camera w14:prst="orthographicFront"/>
              <w14:lightRig w14:rig="threePt" w14:dir="t">
                <w14:rot w14:lat="0" w14:lon="0" w14:rev="0"/>
              </w14:lightRig>
            </w14:scene3d>
          </w:rPr>
          <w:t>5.1</w:t>
        </w:r>
        <w:r>
          <w:rPr>
            <w:rFonts w:asciiTheme="minorHAnsi" w:eastAsiaTheme="minorEastAsia" w:hAnsiTheme="minorHAnsi"/>
            <w:noProof/>
            <w:color w:val="auto"/>
            <w:sz w:val="22"/>
            <w:lang w:eastAsia="en-GB"/>
          </w:rPr>
          <w:tab/>
        </w:r>
        <w:r>
          <w:rPr>
            <w:noProof/>
          </w:rPr>
          <w:t>Detailed (BIM) Responsibility Matrix</w:t>
        </w:r>
        <w:r>
          <w:rPr>
            <w:noProof/>
          </w:rPr>
          <w:tab/>
        </w:r>
        <w:r>
          <w:rPr>
            <w:noProof/>
          </w:rPr>
          <w:fldChar w:fldCharType="begin"/>
        </w:r>
        <w:r>
          <w:rPr>
            <w:noProof/>
          </w:rPr>
          <w:instrText xml:space="preserve"> PAGEREF _Toc70607070 \h </w:instrText>
        </w:r>
        <w:r>
          <w:rPr>
            <w:noProof/>
          </w:rPr>
        </w:r>
      </w:ins>
      <w:r>
        <w:rPr>
          <w:noProof/>
        </w:rPr>
        <w:fldChar w:fldCharType="separate"/>
      </w:r>
      <w:ins w:id="52" w:author="Niall Murphy" w:date="2021-04-29T16:43:00Z">
        <w:r>
          <w:rPr>
            <w:noProof/>
          </w:rPr>
          <w:t>9</w:t>
        </w:r>
        <w:r>
          <w:rPr>
            <w:noProof/>
          </w:rPr>
          <w:fldChar w:fldCharType="end"/>
        </w:r>
      </w:ins>
    </w:p>
    <w:p w14:paraId="30E82B05" w14:textId="7BE31C5C" w:rsidR="00E04AB6" w:rsidRDefault="00E04AB6">
      <w:pPr>
        <w:pStyle w:val="TOC2"/>
        <w:rPr>
          <w:ins w:id="53" w:author="Niall Murphy" w:date="2021-04-29T16:43:00Z"/>
          <w:rFonts w:asciiTheme="minorHAnsi" w:eastAsiaTheme="minorEastAsia" w:hAnsiTheme="minorHAnsi"/>
          <w:noProof/>
          <w:color w:val="auto"/>
          <w:sz w:val="22"/>
          <w:lang w:eastAsia="en-GB"/>
        </w:rPr>
      </w:pPr>
      <w:ins w:id="54" w:author="Niall Murphy" w:date="2021-04-29T16:43:00Z">
        <w:r w:rsidRPr="00F4212F">
          <w:rPr>
            <w:noProof/>
            <w14:scene3d>
              <w14:camera w14:prst="orthographicFront"/>
              <w14:lightRig w14:rig="threePt" w14:dir="t">
                <w14:rot w14:lat="0" w14:lon="0" w14:rev="0"/>
              </w14:lightRig>
            </w14:scene3d>
          </w:rPr>
          <w:t>5.2</w:t>
        </w:r>
        <w:r>
          <w:rPr>
            <w:rFonts w:asciiTheme="minorHAnsi" w:eastAsiaTheme="minorEastAsia" w:hAnsiTheme="minorHAnsi"/>
            <w:noProof/>
            <w:color w:val="auto"/>
            <w:sz w:val="22"/>
            <w:lang w:eastAsia="en-GB"/>
          </w:rPr>
          <w:tab/>
        </w:r>
        <w:r>
          <w:rPr>
            <w:noProof/>
          </w:rPr>
          <w:t>MIDP</w:t>
        </w:r>
        <w:r>
          <w:rPr>
            <w:noProof/>
          </w:rPr>
          <w:tab/>
        </w:r>
        <w:r>
          <w:rPr>
            <w:noProof/>
          </w:rPr>
          <w:fldChar w:fldCharType="begin"/>
        </w:r>
        <w:r>
          <w:rPr>
            <w:noProof/>
          </w:rPr>
          <w:instrText xml:space="preserve"> PAGEREF _Toc70607072 \h </w:instrText>
        </w:r>
        <w:r>
          <w:rPr>
            <w:noProof/>
          </w:rPr>
        </w:r>
      </w:ins>
      <w:r>
        <w:rPr>
          <w:noProof/>
        </w:rPr>
        <w:fldChar w:fldCharType="separate"/>
      </w:r>
      <w:ins w:id="55" w:author="Niall Murphy" w:date="2021-04-29T16:43:00Z">
        <w:r>
          <w:rPr>
            <w:noProof/>
          </w:rPr>
          <w:t>9</w:t>
        </w:r>
        <w:r>
          <w:rPr>
            <w:noProof/>
          </w:rPr>
          <w:fldChar w:fldCharType="end"/>
        </w:r>
      </w:ins>
    </w:p>
    <w:p w14:paraId="55C71F54" w14:textId="62CDBFDC" w:rsidR="00E04AB6" w:rsidRDefault="00E04AB6">
      <w:pPr>
        <w:pStyle w:val="TOC1"/>
        <w:rPr>
          <w:ins w:id="56" w:author="Niall Murphy" w:date="2021-04-29T16:43:00Z"/>
          <w:rFonts w:asciiTheme="minorHAnsi" w:eastAsiaTheme="minorEastAsia" w:hAnsiTheme="minorHAnsi"/>
          <w:b w:val="0"/>
          <w:noProof/>
          <w:color w:val="auto"/>
          <w:sz w:val="22"/>
          <w:lang w:eastAsia="en-GB"/>
        </w:rPr>
      </w:pPr>
      <w:ins w:id="57" w:author="Niall Murphy" w:date="2021-04-29T16:43:00Z">
        <w:r w:rsidRPr="00F4212F">
          <w:rPr>
            <w:noProof/>
            <w14:scene3d>
              <w14:camera w14:prst="orthographicFront"/>
              <w14:lightRig w14:rig="threePt" w14:dir="t">
                <w14:rot w14:lat="0" w14:lon="0" w14:rev="0"/>
              </w14:lightRig>
            </w14:scene3d>
          </w:rPr>
          <w:t>6</w:t>
        </w:r>
        <w:r>
          <w:rPr>
            <w:rFonts w:asciiTheme="minorHAnsi" w:eastAsiaTheme="minorEastAsia" w:hAnsiTheme="minorHAnsi"/>
            <w:b w:val="0"/>
            <w:noProof/>
            <w:color w:val="auto"/>
            <w:sz w:val="22"/>
            <w:lang w:eastAsia="en-GB"/>
          </w:rPr>
          <w:tab/>
        </w:r>
        <w:r>
          <w:rPr>
            <w:noProof/>
          </w:rPr>
          <w:t>INFORMATION DELIVERY STRATEGY</w:t>
        </w:r>
        <w:r>
          <w:rPr>
            <w:noProof/>
          </w:rPr>
          <w:tab/>
        </w:r>
        <w:r>
          <w:rPr>
            <w:noProof/>
          </w:rPr>
          <w:fldChar w:fldCharType="begin"/>
        </w:r>
        <w:r>
          <w:rPr>
            <w:noProof/>
          </w:rPr>
          <w:instrText xml:space="preserve"> PAGEREF _Toc70607073 \h </w:instrText>
        </w:r>
        <w:r>
          <w:rPr>
            <w:noProof/>
          </w:rPr>
        </w:r>
      </w:ins>
      <w:r>
        <w:rPr>
          <w:noProof/>
        </w:rPr>
        <w:fldChar w:fldCharType="separate"/>
      </w:r>
      <w:ins w:id="58" w:author="Niall Murphy" w:date="2021-04-29T16:43:00Z">
        <w:r>
          <w:rPr>
            <w:noProof/>
          </w:rPr>
          <w:t>10</w:t>
        </w:r>
        <w:r>
          <w:rPr>
            <w:noProof/>
          </w:rPr>
          <w:fldChar w:fldCharType="end"/>
        </w:r>
      </w:ins>
    </w:p>
    <w:p w14:paraId="5309C26A" w14:textId="250E2675" w:rsidR="00E04AB6" w:rsidRDefault="00E04AB6">
      <w:pPr>
        <w:pStyle w:val="TOC2"/>
        <w:rPr>
          <w:ins w:id="59" w:author="Niall Murphy" w:date="2021-04-29T16:43:00Z"/>
          <w:rFonts w:asciiTheme="minorHAnsi" w:eastAsiaTheme="minorEastAsia" w:hAnsiTheme="minorHAnsi"/>
          <w:noProof/>
          <w:color w:val="auto"/>
          <w:sz w:val="22"/>
          <w:lang w:eastAsia="en-GB"/>
        </w:rPr>
      </w:pPr>
      <w:ins w:id="60" w:author="Niall Murphy" w:date="2021-04-29T16:43:00Z">
        <w:r w:rsidRPr="00F4212F">
          <w:rPr>
            <w:noProof/>
            <w14:scene3d>
              <w14:camera w14:prst="orthographicFront"/>
              <w14:lightRig w14:rig="threePt" w14:dir="t">
                <w14:rot w14:lat="0" w14:lon="0" w14:rev="0"/>
              </w14:lightRig>
            </w14:scene3d>
          </w:rPr>
          <w:t>6.1</w:t>
        </w:r>
        <w:r>
          <w:rPr>
            <w:rFonts w:asciiTheme="minorHAnsi" w:eastAsiaTheme="minorEastAsia" w:hAnsiTheme="minorHAnsi"/>
            <w:noProof/>
            <w:color w:val="auto"/>
            <w:sz w:val="22"/>
            <w:lang w:eastAsia="en-GB"/>
          </w:rPr>
          <w:tab/>
        </w:r>
        <w:r>
          <w:rPr>
            <w:noProof/>
          </w:rPr>
          <w:t>Approach to meeting the appointing party’s exchange information requirements</w:t>
        </w:r>
        <w:r>
          <w:rPr>
            <w:noProof/>
          </w:rPr>
          <w:tab/>
        </w:r>
        <w:r>
          <w:rPr>
            <w:noProof/>
          </w:rPr>
          <w:fldChar w:fldCharType="begin"/>
        </w:r>
        <w:r>
          <w:rPr>
            <w:noProof/>
          </w:rPr>
          <w:instrText xml:space="preserve"> PAGEREF _Toc70607074 \h </w:instrText>
        </w:r>
        <w:r>
          <w:rPr>
            <w:noProof/>
          </w:rPr>
        </w:r>
      </w:ins>
      <w:r>
        <w:rPr>
          <w:noProof/>
        </w:rPr>
        <w:fldChar w:fldCharType="separate"/>
      </w:r>
      <w:ins w:id="61" w:author="Niall Murphy" w:date="2021-04-29T16:43:00Z">
        <w:r>
          <w:rPr>
            <w:noProof/>
          </w:rPr>
          <w:t>10</w:t>
        </w:r>
        <w:r>
          <w:rPr>
            <w:noProof/>
          </w:rPr>
          <w:fldChar w:fldCharType="end"/>
        </w:r>
      </w:ins>
    </w:p>
    <w:p w14:paraId="387441BD" w14:textId="10EDD843" w:rsidR="00E04AB6" w:rsidRDefault="00E04AB6">
      <w:pPr>
        <w:pStyle w:val="TOC1"/>
        <w:rPr>
          <w:ins w:id="62" w:author="Niall Murphy" w:date="2021-04-29T16:43:00Z"/>
          <w:rFonts w:asciiTheme="minorHAnsi" w:eastAsiaTheme="minorEastAsia" w:hAnsiTheme="minorHAnsi"/>
          <w:b w:val="0"/>
          <w:noProof/>
          <w:color w:val="auto"/>
          <w:sz w:val="22"/>
          <w:lang w:eastAsia="en-GB"/>
        </w:rPr>
      </w:pPr>
      <w:ins w:id="63" w:author="Niall Murphy" w:date="2021-04-29T16:43:00Z">
        <w:r w:rsidRPr="00F4212F">
          <w:rPr>
            <w:noProof/>
            <w14:scene3d>
              <w14:camera w14:prst="orthographicFront"/>
              <w14:lightRig w14:rig="threePt" w14:dir="t">
                <w14:rot w14:lat="0" w14:lon="0" w14:rev="0"/>
              </w14:lightRig>
            </w14:scene3d>
          </w:rPr>
          <w:t>7</w:t>
        </w:r>
        <w:r>
          <w:rPr>
            <w:rFonts w:asciiTheme="minorHAnsi" w:eastAsiaTheme="minorEastAsia" w:hAnsiTheme="minorHAnsi"/>
            <w:b w:val="0"/>
            <w:noProof/>
            <w:color w:val="auto"/>
            <w:sz w:val="22"/>
            <w:lang w:eastAsia="en-GB"/>
          </w:rPr>
          <w:tab/>
        </w:r>
        <w:r>
          <w:rPr>
            <w:noProof/>
          </w:rPr>
          <w:t>INFORMATION STANDARD</w:t>
        </w:r>
        <w:r>
          <w:rPr>
            <w:noProof/>
          </w:rPr>
          <w:tab/>
        </w:r>
        <w:r>
          <w:rPr>
            <w:noProof/>
          </w:rPr>
          <w:fldChar w:fldCharType="begin"/>
        </w:r>
        <w:r>
          <w:rPr>
            <w:noProof/>
          </w:rPr>
          <w:instrText xml:space="preserve"> PAGEREF _Toc70607075 \h </w:instrText>
        </w:r>
        <w:r>
          <w:rPr>
            <w:noProof/>
          </w:rPr>
        </w:r>
      </w:ins>
      <w:r>
        <w:rPr>
          <w:noProof/>
        </w:rPr>
        <w:fldChar w:fldCharType="separate"/>
      </w:r>
      <w:ins w:id="64" w:author="Niall Murphy" w:date="2021-04-29T16:43:00Z">
        <w:r>
          <w:rPr>
            <w:noProof/>
          </w:rPr>
          <w:t>17</w:t>
        </w:r>
        <w:r>
          <w:rPr>
            <w:noProof/>
          </w:rPr>
          <w:fldChar w:fldCharType="end"/>
        </w:r>
      </w:ins>
    </w:p>
    <w:p w14:paraId="5F0AB258" w14:textId="3042656A" w:rsidR="00E04AB6" w:rsidRDefault="00E04AB6">
      <w:pPr>
        <w:pStyle w:val="TOC2"/>
        <w:rPr>
          <w:ins w:id="65" w:author="Niall Murphy" w:date="2021-04-29T16:43:00Z"/>
          <w:rFonts w:asciiTheme="minorHAnsi" w:eastAsiaTheme="minorEastAsia" w:hAnsiTheme="minorHAnsi"/>
          <w:noProof/>
          <w:color w:val="auto"/>
          <w:sz w:val="22"/>
          <w:lang w:eastAsia="en-GB"/>
        </w:rPr>
      </w:pPr>
      <w:ins w:id="66" w:author="Niall Murphy" w:date="2021-04-29T16:43:00Z">
        <w:r w:rsidRPr="00F4212F">
          <w:rPr>
            <w:noProof/>
            <w14:scene3d>
              <w14:camera w14:prst="orthographicFront"/>
              <w14:lightRig w14:rig="threePt" w14:dir="t">
                <w14:rot w14:lat="0" w14:lon="0" w14:rev="0"/>
              </w14:lightRig>
            </w14:scene3d>
          </w:rPr>
          <w:t>7.1</w:t>
        </w:r>
        <w:r>
          <w:rPr>
            <w:rFonts w:asciiTheme="minorHAnsi" w:eastAsiaTheme="minorEastAsia" w:hAnsiTheme="minorHAnsi"/>
            <w:noProof/>
            <w:color w:val="auto"/>
            <w:sz w:val="22"/>
            <w:lang w:eastAsia="en-GB"/>
          </w:rPr>
          <w:tab/>
        </w:r>
        <w:r>
          <w:rPr>
            <w:noProof/>
          </w:rPr>
          <w:t>Exchange of information between task teams</w:t>
        </w:r>
        <w:r>
          <w:rPr>
            <w:noProof/>
          </w:rPr>
          <w:tab/>
        </w:r>
        <w:r>
          <w:rPr>
            <w:noProof/>
          </w:rPr>
          <w:fldChar w:fldCharType="begin"/>
        </w:r>
        <w:r>
          <w:rPr>
            <w:noProof/>
          </w:rPr>
          <w:instrText xml:space="preserve"> PAGEREF _Toc70607076 \h </w:instrText>
        </w:r>
        <w:r>
          <w:rPr>
            <w:noProof/>
          </w:rPr>
        </w:r>
      </w:ins>
      <w:r>
        <w:rPr>
          <w:noProof/>
        </w:rPr>
        <w:fldChar w:fldCharType="separate"/>
      </w:r>
      <w:ins w:id="67" w:author="Niall Murphy" w:date="2021-04-29T16:43:00Z">
        <w:r>
          <w:rPr>
            <w:noProof/>
          </w:rPr>
          <w:t>17</w:t>
        </w:r>
        <w:r>
          <w:rPr>
            <w:noProof/>
          </w:rPr>
          <w:fldChar w:fldCharType="end"/>
        </w:r>
      </w:ins>
    </w:p>
    <w:p w14:paraId="3868CD22" w14:textId="6A1FABF7" w:rsidR="00E04AB6" w:rsidRDefault="00E04AB6">
      <w:pPr>
        <w:pStyle w:val="TOC2"/>
        <w:rPr>
          <w:ins w:id="68" w:author="Niall Murphy" w:date="2021-04-29T16:43:00Z"/>
          <w:rFonts w:asciiTheme="minorHAnsi" w:eastAsiaTheme="minorEastAsia" w:hAnsiTheme="minorHAnsi"/>
          <w:noProof/>
          <w:color w:val="auto"/>
          <w:sz w:val="22"/>
          <w:lang w:eastAsia="en-GB"/>
        </w:rPr>
      </w:pPr>
      <w:ins w:id="69" w:author="Niall Murphy" w:date="2021-04-29T16:43:00Z">
        <w:r w:rsidRPr="00F4212F">
          <w:rPr>
            <w:noProof/>
            <w14:scene3d>
              <w14:camera w14:prst="orthographicFront"/>
              <w14:lightRig w14:rig="threePt" w14:dir="t">
                <w14:rot w14:lat="0" w14:lon="0" w14:rev="0"/>
              </w14:lightRig>
            </w14:scene3d>
          </w:rPr>
          <w:t>7.2</w:t>
        </w:r>
        <w:r>
          <w:rPr>
            <w:rFonts w:asciiTheme="minorHAnsi" w:eastAsiaTheme="minorEastAsia" w:hAnsiTheme="minorHAnsi"/>
            <w:noProof/>
            <w:color w:val="auto"/>
            <w:sz w:val="22"/>
            <w:lang w:eastAsia="en-GB"/>
          </w:rPr>
          <w:tab/>
        </w:r>
        <w:r>
          <w:rPr>
            <w:noProof/>
          </w:rPr>
          <w:t>Delivery of information to the Appointing Party</w:t>
        </w:r>
        <w:r>
          <w:rPr>
            <w:noProof/>
          </w:rPr>
          <w:tab/>
        </w:r>
        <w:r>
          <w:rPr>
            <w:noProof/>
          </w:rPr>
          <w:fldChar w:fldCharType="begin"/>
        </w:r>
        <w:r>
          <w:rPr>
            <w:noProof/>
          </w:rPr>
          <w:instrText xml:space="preserve"> PAGEREF _Toc70607077 \h </w:instrText>
        </w:r>
        <w:r>
          <w:rPr>
            <w:noProof/>
          </w:rPr>
        </w:r>
      </w:ins>
      <w:r>
        <w:rPr>
          <w:noProof/>
        </w:rPr>
        <w:fldChar w:fldCharType="separate"/>
      </w:r>
      <w:ins w:id="70" w:author="Niall Murphy" w:date="2021-04-29T16:43:00Z">
        <w:r>
          <w:rPr>
            <w:noProof/>
          </w:rPr>
          <w:t>19</w:t>
        </w:r>
        <w:r>
          <w:rPr>
            <w:noProof/>
          </w:rPr>
          <w:fldChar w:fldCharType="end"/>
        </w:r>
      </w:ins>
    </w:p>
    <w:p w14:paraId="27927229" w14:textId="771DFDE3" w:rsidR="00E04AB6" w:rsidRDefault="00E04AB6">
      <w:pPr>
        <w:pStyle w:val="TOC2"/>
        <w:rPr>
          <w:ins w:id="71" w:author="Niall Murphy" w:date="2021-04-29T16:43:00Z"/>
          <w:rFonts w:asciiTheme="minorHAnsi" w:eastAsiaTheme="minorEastAsia" w:hAnsiTheme="minorHAnsi"/>
          <w:noProof/>
          <w:color w:val="auto"/>
          <w:sz w:val="22"/>
          <w:lang w:eastAsia="en-GB"/>
        </w:rPr>
      </w:pPr>
      <w:ins w:id="72" w:author="Niall Murphy" w:date="2021-04-29T16:43:00Z">
        <w:r w:rsidRPr="00F4212F">
          <w:rPr>
            <w:noProof/>
            <w14:scene3d>
              <w14:camera w14:prst="orthographicFront"/>
              <w14:lightRig w14:rig="threePt" w14:dir="t">
                <w14:rot w14:lat="0" w14:lon="0" w14:rev="0"/>
              </w14:lightRig>
            </w14:scene3d>
          </w:rPr>
          <w:t>7.3</w:t>
        </w:r>
        <w:r>
          <w:rPr>
            <w:rFonts w:asciiTheme="minorHAnsi" w:eastAsiaTheme="minorEastAsia" w:hAnsiTheme="minorHAnsi"/>
            <w:noProof/>
            <w:color w:val="auto"/>
            <w:sz w:val="22"/>
            <w:lang w:eastAsia="en-GB"/>
          </w:rPr>
          <w:tab/>
        </w:r>
        <w:r>
          <w:rPr>
            <w:noProof/>
          </w:rPr>
          <w:t>Identification (ID) conventions</w:t>
        </w:r>
        <w:r>
          <w:rPr>
            <w:noProof/>
          </w:rPr>
          <w:tab/>
        </w:r>
        <w:r>
          <w:rPr>
            <w:noProof/>
          </w:rPr>
          <w:fldChar w:fldCharType="begin"/>
        </w:r>
        <w:r>
          <w:rPr>
            <w:noProof/>
          </w:rPr>
          <w:instrText xml:space="preserve"> PAGEREF _Toc70607078 \h </w:instrText>
        </w:r>
        <w:r>
          <w:rPr>
            <w:noProof/>
          </w:rPr>
        </w:r>
      </w:ins>
      <w:r>
        <w:rPr>
          <w:noProof/>
        </w:rPr>
        <w:fldChar w:fldCharType="separate"/>
      </w:r>
      <w:ins w:id="73" w:author="Niall Murphy" w:date="2021-04-29T16:43:00Z">
        <w:r>
          <w:rPr>
            <w:noProof/>
          </w:rPr>
          <w:t>23</w:t>
        </w:r>
        <w:r>
          <w:rPr>
            <w:noProof/>
          </w:rPr>
          <w:fldChar w:fldCharType="end"/>
        </w:r>
      </w:ins>
    </w:p>
    <w:p w14:paraId="38325C72" w14:textId="59C973F5" w:rsidR="00E04AB6" w:rsidRDefault="00E04AB6">
      <w:pPr>
        <w:pStyle w:val="TOC2"/>
        <w:rPr>
          <w:ins w:id="74" w:author="Niall Murphy" w:date="2021-04-29T16:43:00Z"/>
          <w:rFonts w:asciiTheme="minorHAnsi" w:eastAsiaTheme="minorEastAsia" w:hAnsiTheme="minorHAnsi"/>
          <w:noProof/>
          <w:color w:val="auto"/>
          <w:sz w:val="22"/>
          <w:lang w:eastAsia="en-GB"/>
        </w:rPr>
      </w:pPr>
      <w:ins w:id="75" w:author="Niall Murphy" w:date="2021-04-29T16:43:00Z">
        <w:r w:rsidRPr="00F4212F">
          <w:rPr>
            <w:noProof/>
            <w14:scene3d>
              <w14:camera w14:prst="orthographicFront"/>
              <w14:lightRig w14:rig="threePt" w14:dir="t">
                <w14:rot w14:lat="0" w14:lon="0" w14:rev="0"/>
              </w14:lightRig>
            </w14:scene3d>
          </w:rPr>
          <w:t>7.4</w:t>
        </w:r>
        <w:r>
          <w:rPr>
            <w:rFonts w:asciiTheme="minorHAnsi" w:eastAsiaTheme="minorEastAsia" w:hAnsiTheme="minorHAnsi"/>
            <w:noProof/>
            <w:color w:val="auto"/>
            <w:sz w:val="22"/>
            <w:lang w:eastAsia="en-GB"/>
          </w:rPr>
          <w:tab/>
        </w:r>
        <w:r>
          <w:rPr>
            <w:noProof/>
          </w:rPr>
          <w:t>Classification of information</w:t>
        </w:r>
        <w:r>
          <w:rPr>
            <w:noProof/>
          </w:rPr>
          <w:tab/>
        </w:r>
        <w:r>
          <w:rPr>
            <w:noProof/>
          </w:rPr>
          <w:fldChar w:fldCharType="begin"/>
        </w:r>
        <w:r>
          <w:rPr>
            <w:noProof/>
          </w:rPr>
          <w:instrText xml:space="preserve"> PAGEREF _Toc70607079 \h </w:instrText>
        </w:r>
        <w:r>
          <w:rPr>
            <w:noProof/>
          </w:rPr>
        </w:r>
      </w:ins>
      <w:r>
        <w:rPr>
          <w:noProof/>
        </w:rPr>
        <w:fldChar w:fldCharType="separate"/>
      </w:r>
      <w:ins w:id="76" w:author="Niall Murphy" w:date="2021-04-29T16:43:00Z">
        <w:r>
          <w:rPr>
            <w:noProof/>
          </w:rPr>
          <w:t>26</w:t>
        </w:r>
        <w:r>
          <w:rPr>
            <w:noProof/>
          </w:rPr>
          <w:fldChar w:fldCharType="end"/>
        </w:r>
      </w:ins>
    </w:p>
    <w:p w14:paraId="7F115B2D" w14:textId="177CB094" w:rsidR="00E04AB6" w:rsidRDefault="00E04AB6">
      <w:pPr>
        <w:pStyle w:val="TOC2"/>
        <w:rPr>
          <w:ins w:id="77" w:author="Niall Murphy" w:date="2021-04-29T16:43:00Z"/>
          <w:rFonts w:asciiTheme="minorHAnsi" w:eastAsiaTheme="minorEastAsia" w:hAnsiTheme="minorHAnsi"/>
          <w:noProof/>
          <w:color w:val="auto"/>
          <w:sz w:val="22"/>
          <w:lang w:eastAsia="en-GB"/>
        </w:rPr>
      </w:pPr>
      <w:ins w:id="78" w:author="Niall Murphy" w:date="2021-04-29T16:43:00Z">
        <w:r w:rsidRPr="00F4212F">
          <w:rPr>
            <w:noProof/>
            <w14:scene3d>
              <w14:camera w14:prst="orthographicFront"/>
              <w14:lightRig w14:rig="threePt" w14:dir="t">
                <w14:rot w14:lat="0" w14:lon="0" w14:rev="0"/>
              </w14:lightRig>
            </w14:scene3d>
          </w:rPr>
          <w:t>7.5</w:t>
        </w:r>
        <w:r>
          <w:rPr>
            <w:rFonts w:asciiTheme="minorHAnsi" w:eastAsiaTheme="minorEastAsia" w:hAnsiTheme="minorHAnsi"/>
            <w:noProof/>
            <w:color w:val="auto"/>
            <w:sz w:val="22"/>
            <w:lang w:eastAsia="en-GB"/>
          </w:rPr>
          <w:tab/>
        </w:r>
        <w:r>
          <w:rPr>
            <w:noProof/>
          </w:rPr>
          <w:t>Risk Register</w:t>
        </w:r>
        <w:r>
          <w:rPr>
            <w:noProof/>
          </w:rPr>
          <w:tab/>
        </w:r>
        <w:r>
          <w:rPr>
            <w:noProof/>
          </w:rPr>
          <w:fldChar w:fldCharType="begin"/>
        </w:r>
        <w:r>
          <w:rPr>
            <w:noProof/>
          </w:rPr>
          <w:instrText xml:space="preserve"> PAGEREF _Toc70607080 \h </w:instrText>
        </w:r>
        <w:r>
          <w:rPr>
            <w:noProof/>
          </w:rPr>
        </w:r>
      </w:ins>
      <w:r>
        <w:rPr>
          <w:noProof/>
        </w:rPr>
        <w:fldChar w:fldCharType="separate"/>
      </w:r>
      <w:ins w:id="79" w:author="Niall Murphy" w:date="2021-04-29T16:43:00Z">
        <w:r>
          <w:rPr>
            <w:noProof/>
          </w:rPr>
          <w:t>27</w:t>
        </w:r>
        <w:r>
          <w:rPr>
            <w:noProof/>
          </w:rPr>
          <w:fldChar w:fldCharType="end"/>
        </w:r>
      </w:ins>
    </w:p>
    <w:p w14:paraId="57E3BE6A" w14:textId="31EFA6FC" w:rsidR="00E04AB6" w:rsidRDefault="00E04AB6">
      <w:pPr>
        <w:pStyle w:val="TOC2"/>
        <w:rPr>
          <w:ins w:id="80" w:author="Niall Murphy" w:date="2021-04-29T16:43:00Z"/>
          <w:rFonts w:asciiTheme="minorHAnsi" w:eastAsiaTheme="minorEastAsia" w:hAnsiTheme="minorHAnsi"/>
          <w:noProof/>
          <w:color w:val="auto"/>
          <w:sz w:val="22"/>
          <w:lang w:eastAsia="en-GB"/>
        </w:rPr>
      </w:pPr>
      <w:ins w:id="81" w:author="Niall Murphy" w:date="2021-04-29T16:43:00Z">
        <w:r w:rsidRPr="00F4212F">
          <w:rPr>
            <w:noProof/>
            <w14:scene3d>
              <w14:camera w14:prst="orthographicFront"/>
              <w14:lightRig w14:rig="threePt" w14:dir="t">
                <w14:rot w14:lat="0" w14:lon="0" w14:rev="0"/>
              </w14:lightRig>
            </w14:scene3d>
          </w:rPr>
          <w:t>7.6</w:t>
        </w:r>
        <w:r>
          <w:rPr>
            <w:rFonts w:asciiTheme="minorHAnsi" w:eastAsiaTheme="minorEastAsia" w:hAnsiTheme="minorHAnsi"/>
            <w:noProof/>
            <w:color w:val="auto"/>
            <w:sz w:val="22"/>
            <w:lang w:eastAsia="en-GB"/>
          </w:rPr>
          <w:tab/>
        </w:r>
        <w:r>
          <w:rPr>
            <w:noProof/>
          </w:rPr>
          <w:t>Task information Delivery Plan</w:t>
        </w:r>
        <w:r>
          <w:rPr>
            <w:noProof/>
          </w:rPr>
          <w:tab/>
        </w:r>
        <w:r>
          <w:rPr>
            <w:noProof/>
          </w:rPr>
          <w:fldChar w:fldCharType="begin"/>
        </w:r>
        <w:r>
          <w:rPr>
            <w:noProof/>
          </w:rPr>
          <w:instrText xml:space="preserve"> PAGEREF _Toc70607081 \h </w:instrText>
        </w:r>
        <w:r>
          <w:rPr>
            <w:noProof/>
          </w:rPr>
        </w:r>
      </w:ins>
      <w:r>
        <w:rPr>
          <w:noProof/>
        </w:rPr>
        <w:fldChar w:fldCharType="separate"/>
      </w:r>
      <w:ins w:id="82" w:author="Niall Murphy" w:date="2021-04-29T16:43:00Z">
        <w:r>
          <w:rPr>
            <w:noProof/>
          </w:rPr>
          <w:t>27</w:t>
        </w:r>
        <w:r>
          <w:rPr>
            <w:noProof/>
          </w:rPr>
          <w:fldChar w:fldCharType="end"/>
        </w:r>
      </w:ins>
    </w:p>
    <w:p w14:paraId="570CC618" w14:textId="19E1FBA9" w:rsidR="00E04AB6" w:rsidRDefault="00E04AB6">
      <w:pPr>
        <w:pStyle w:val="TOC1"/>
        <w:rPr>
          <w:ins w:id="83" w:author="Niall Murphy" w:date="2021-04-29T16:43:00Z"/>
          <w:rFonts w:asciiTheme="minorHAnsi" w:eastAsiaTheme="minorEastAsia" w:hAnsiTheme="minorHAnsi"/>
          <w:b w:val="0"/>
          <w:noProof/>
          <w:color w:val="auto"/>
          <w:sz w:val="22"/>
          <w:lang w:eastAsia="en-GB"/>
        </w:rPr>
      </w:pPr>
      <w:ins w:id="84" w:author="Niall Murphy" w:date="2021-04-29T16:43:00Z">
        <w:r w:rsidRPr="00F4212F">
          <w:rPr>
            <w:noProof/>
            <w14:scene3d>
              <w14:camera w14:prst="orthographicFront"/>
              <w14:lightRig w14:rig="threePt" w14:dir="t">
                <w14:rot w14:lat="0" w14:lon="0" w14:rev="0"/>
              </w14:lightRig>
            </w14:scene3d>
          </w:rPr>
          <w:t>8</w:t>
        </w:r>
        <w:r>
          <w:rPr>
            <w:rFonts w:asciiTheme="minorHAnsi" w:eastAsiaTheme="minorEastAsia" w:hAnsiTheme="minorHAnsi"/>
            <w:b w:val="0"/>
            <w:noProof/>
            <w:color w:val="auto"/>
            <w:sz w:val="22"/>
            <w:lang w:eastAsia="en-GB"/>
          </w:rPr>
          <w:tab/>
        </w:r>
        <w:r>
          <w:rPr>
            <w:noProof/>
          </w:rPr>
          <w:t>INFORMATION PRODUCTION METHODS AND PROCEDURES</w:t>
        </w:r>
        <w:r>
          <w:rPr>
            <w:noProof/>
          </w:rPr>
          <w:tab/>
        </w:r>
        <w:r>
          <w:rPr>
            <w:noProof/>
          </w:rPr>
          <w:fldChar w:fldCharType="begin"/>
        </w:r>
        <w:r>
          <w:rPr>
            <w:noProof/>
          </w:rPr>
          <w:instrText xml:space="preserve"> PAGEREF _Toc70607082 \h </w:instrText>
        </w:r>
        <w:r>
          <w:rPr>
            <w:noProof/>
          </w:rPr>
        </w:r>
      </w:ins>
      <w:r>
        <w:rPr>
          <w:noProof/>
        </w:rPr>
        <w:fldChar w:fldCharType="separate"/>
      </w:r>
      <w:ins w:id="85" w:author="Niall Murphy" w:date="2021-04-29T16:43:00Z">
        <w:r>
          <w:rPr>
            <w:noProof/>
          </w:rPr>
          <w:t>28</w:t>
        </w:r>
        <w:r>
          <w:rPr>
            <w:noProof/>
          </w:rPr>
          <w:fldChar w:fldCharType="end"/>
        </w:r>
      </w:ins>
    </w:p>
    <w:p w14:paraId="20185B8A" w14:textId="4531C41E" w:rsidR="00E04AB6" w:rsidRDefault="00E04AB6">
      <w:pPr>
        <w:pStyle w:val="TOC2"/>
        <w:rPr>
          <w:ins w:id="86" w:author="Niall Murphy" w:date="2021-04-29T16:43:00Z"/>
          <w:rFonts w:asciiTheme="minorHAnsi" w:eastAsiaTheme="minorEastAsia" w:hAnsiTheme="minorHAnsi"/>
          <w:noProof/>
          <w:color w:val="auto"/>
          <w:sz w:val="22"/>
          <w:lang w:eastAsia="en-GB"/>
        </w:rPr>
      </w:pPr>
      <w:ins w:id="87" w:author="Niall Murphy" w:date="2021-04-29T16:43:00Z">
        <w:r w:rsidRPr="00F4212F">
          <w:rPr>
            <w:noProof/>
            <w14:scene3d>
              <w14:camera w14:prst="orthographicFront"/>
              <w14:lightRig w14:rig="threePt" w14:dir="t">
                <w14:rot w14:lat="0" w14:lon="0" w14:rev="0"/>
              </w14:lightRig>
            </w14:scene3d>
          </w:rPr>
          <w:t>8.1</w:t>
        </w:r>
        <w:r>
          <w:rPr>
            <w:rFonts w:asciiTheme="minorHAnsi" w:eastAsiaTheme="minorEastAsia" w:hAnsiTheme="minorHAnsi"/>
            <w:noProof/>
            <w:color w:val="auto"/>
            <w:sz w:val="22"/>
            <w:lang w:eastAsia="en-GB"/>
          </w:rPr>
          <w:tab/>
        </w:r>
        <w:r>
          <w:rPr>
            <w:noProof/>
          </w:rPr>
          <w:t>Common Data Environment</w:t>
        </w:r>
        <w:r>
          <w:rPr>
            <w:noProof/>
          </w:rPr>
          <w:tab/>
        </w:r>
        <w:r>
          <w:rPr>
            <w:noProof/>
          </w:rPr>
          <w:fldChar w:fldCharType="begin"/>
        </w:r>
        <w:r>
          <w:rPr>
            <w:noProof/>
          </w:rPr>
          <w:instrText xml:space="preserve"> PAGEREF _Toc70607083 \h </w:instrText>
        </w:r>
        <w:r>
          <w:rPr>
            <w:noProof/>
          </w:rPr>
        </w:r>
      </w:ins>
      <w:r>
        <w:rPr>
          <w:noProof/>
        </w:rPr>
        <w:fldChar w:fldCharType="separate"/>
      </w:r>
      <w:ins w:id="88" w:author="Niall Murphy" w:date="2021-04-29T16:43:00Z">
        <w:r>
          <w:rPr>
            <w:noProof/>
          </w:rPr>
          <w:t>28</w:t>
        </w:r>
        <w:r>
          <w:rPr>
            <w:noProof/>
          </w:rPr>
          <w:fldChar w:fldCharType="end"/>
        </w:r>
      </w:ins>
    </w:p>
    <w:p w14:paraId="617C8849" w14:textId="0201AA03" w:rsidR="00E04AB6" w:rsidRDefault="00E04AB6">
      <w:pPr>
        <w:pStyle w:val="TOC2"/>
        <w:rPr>
          <w:ins w:id="89" w:author="Niall Murphy" w:date="2021-04-29T16:43:00Z"/>
          <w:rFonts w:asciiTheme="minorHAnsi" w:eastAsiaTheme="minorEastAsia" w:hAnsiTheme="minorHAnsi"/>
          <w:noProof/>
          <w:color w:val="auto"/>
          <w:sz w:val="22"/>
          <w:lang w:eastAsia="en-GB"/>
        </w:rPr>
      </w:pPr>
      <w:ins w:id="90" w:author="Niall Murphy" w:date="2021-04-29T16:43:00Z">
        <w:r w:rsidRPr="00F4212F">
          <w:rPr>
            <w:noProof/>
            <w14:scene3d>
              <w14:camera w14:prst="orthographicFront"/>
              <w14:lightRig w14:rig="threePt" w14:dir="t">
                <w14:rot w14:lat="0" w14:lon="0" w14:rev="0"/>
              </w14:lightRig>
            </w14:scene3d>
          </w:rPr>
          <w:t>8.2</w:t>
        </w:r>
        <w:r>
          <w:rPr>
            <w:rFonts w:asciiTheme="minorHAnsi" w:eastAsiaTheme="minorEastAsia" w:hAnsiTheme="minorHAnsi"/>
            <w:noProof/>
            <w:color w:val="auto"/>
            <w:sz w:val="22"/>
            <w:lang w:eastAsia="en-GB"/>
          </w:rPr>
          <w:tab/>
        </w:r>
        <w:r>
          <w:rPr>
            <w:noProof/>
          </w:rPr>
          <w:t>Collaboration process</w:t>
        </w:r>
        <w:r>
          <w:rPr>
            <w:noProof/>
          </w:rPr>
          <w:tab/>
        </w:r>
        <w:r>
          <w:rPr>
            <w:noProof/>
          </w:rPr>
          <w:fldChar w:fldCharType="begin"/>
        </w:r>
        <w:r>
          <w:rPr>
            <w:noProof/>
          </w:rPr>
          <w:instrText xml:space="preserve"> PAGEREF _Toc70607084 \h </w:instrText>
        </w:r>
        <w:r>
          <w:rPr>
            <w:noProof/>
          </w:rPr>
        </w:r>
      </w:ins>
      <w:r>
        <w:rPr>
          <w:noProof/>
        </w:rPr>
        <w:fldChar w:fldCharType="separate"/>
      </w:r>
      <w:ins w:id="91" w:author="Niall Murphy" w:date="2021-04-29T16:43:00Z">
        <w:r>
          <w:rPr>
            <w:noProof/>
          </w:rPr>
          <w:t>29</w:t>
        </w:r>
        <w:r>
          <w:rPr>
            <w:noProof/>
          </w:rPr>
          <w:fldChar w:fldCharType="end"/>
        </w:r>
      </w:ins>
    </w:p>
    <w:p w14:paraId="0185397B" w14:textId="36DDC85B" w:rsidR="00E04AB6" w:rsidRDefault="00E04AB6">
      <w:pPr>
        <w:pStyle w:val="TOC2"/>
        <w:rPr>
          <w:ins w:id="92" w:author="Niall Murphy" w:date="2021-04-29T16:43:00Z"/>
          <w:rFonts w:asciiTheme="minorHAnsi" w:eastAsiaTheme="minorEastAsia" w:hAnsiTheme="minorHAnsi"/>
          <w:noProof/>
          <w:color w:val="auto"/>
          <w:sz w:val="22"/>
          <w:lang w:eastAsia="en-GB"/>
        </w:rPr>
      </w:pPr>
      <w:ins w:id="93" w:author="Niall Murphy" w:date="2021-04-29T16:43:00Z">
        <w:r w:rsidRPr="00F4212F">
          <w:rPr>
            <w:noProof/>
            <w14:scene3d>
              <w14:camera w14:prst="orthographicFront"/>
              <w14:lightRig w14:rig="threePt" w14:dir="t">
                <w14:rot w14:lat="0" w14:lon="0" w14:rev="0"/>
              </w14:lightRig>
            </w14:scene3d>
          </w:rPr>
          <w:t>8.3</w:t>
        </w:r>
        <w:r>
          <w:rPr>
            <w:rFonts w:asciiTheme="minorHAnsi" w:eastAsiaTheme="minorEastAsia" w:hAnsiTheme="minorHAnsi"/>
            <w:noProof/>
            <w:color w:val="auto"/>
            <w:sz w:val="22"/>
            <w:lang w:eastAsia="en-GB"/>
          </w:rPr>
          <w:tab/>
        </w:r>
        <w:r>
          <w:rPr>
            <w:noProof/>
          </w:rPr>
          <w:t>Generation, review, approval and authorisation of information</w:t>
        </w:r>
        <w:r>
          <w:rPr>
            <w:noProof/>
          </w:rPr>
          <w:tab/>
        </w:r>
        <w:r>
          <w:rPr>
            <w:noProof/>
          </w:rPr>
          <w:fldChar w:fldCharType="begin"/>
        </w:r>
        <w:r>
          <w:rPr>
            <w:noProof/>
          </w:rPr>
          <w:instrText xml:space="preserve"> PAGEREF _Toc70607085 \h </w:instrText>
        </w:r>
        <w:r>
          <w:rPr>
            <w:noProof/>
          </w:rPr>
        </w:r>
      </w:ins>
      <w:r>
        <w:rPr>
          <w:noProof/>
        </w:rPr>
        <w:fldChar w:fldCharType="separate"/>
      </w:r>
      <w:ins w:id="94" w:author="Niall Murphy" w:date="2021-04-29T16:43:00Z">
        <w:r>
          <w:rPr>
            <w:noProof/>
          </w:rPr>
          <w:t>32</w:t>
        </w:r>
        <w:r>
          <w:rPr>
            <w:noProof/>
          </w:rPr>
          <w:fldChar w:fldCharType="end"/>
        </w:r>
      </w:ins>
    </w:p>
    <w:p w14:paraId="6EFAD8CE" w14:textId="6E52D5EC" w:rsidR="00E04AB6" w:rsidRDefault="00E04AB6">
      <w:pPr>
        <w:pStyle w:val="TOC2"/>
        <w:rPr>
          <w:ins w:id="95" w:author="Niall Murphy" w:date="2021-04-29T16:43:00Z"/>
          <w:rFonts w:asciiTheme="minorHAnsi" w:eastAsiaTheme="minorEastAsia" w:hAnsiTheme="minorHAnsi"/>
          <w:noProof/>
          <w:color w:val="auto"/>
          <w:sz w:val="22"/>
          <w:lang w:eastAsia="en-GB"/>
        </w:rPr>
      </w:pPr>
      <w:ins w:id="96" w:author="Niall Murphy" w:date="2021-04-29T16:43:00Z">
        <w:r w:rsidRPr="00F4212F">
          <w:rPr>
            <w:noProof/>
            <w14:scene3d>
              <w14:camera w14:prst="orthographicFront"/>
              <w14:lightRig w14:rig="threePt" w14:dir="t">
                <w14:rot w14:lat="0" w14:lon="0" w14:rev="0"/>
              </w14:lightRig>
            </w14:scene3d>
          </w:rPr>
          <w:t>8.4</w:t>
        </w:r>
        <w:r>
          <w:rPr>
            <w:rFonts w:asciiTheme="minorHAnsi" w:eastAsiaTheme="minorEastAsia" w:hAnsiTheme="minorHAnsi"/>
            <w:noProof/>
            <w:color w:val="auto"/>
            <w:sz w:val="22"/>
            <w:lang w:eastAsia="en-GB"/>
          </w:rPr>
          <w:tab/>
        </w:r>
        <w:r>
          <w:rPr>
            <w:noProof/>
          </w:rPr>
          <w:t>Security and distribution of information</w:t>
        </w:r>
        <w:r>
          <w:rPr>
            <w:noProof/>
          </w:rPr>
          <w:tab/>
        </w:r>
        <w:r>
          <w:rPr>
            <w:noProof/>
          </w:rPr>
          <w:fldChar w:fldCharType="begin"/>
        </w:r>
        <w:r>
          <w:rPr>
            <w:noProof/>
          </w:rPr>
          <w:instrText xml:space="preserve"> PAGEREF _Toc70607086 \h </w:instrText>
        </w:r>
        <w:r>
          <w:rPr>
            <w:noProof/>
          </w:rPr>
        </w:r>
      </w:ins>
      <w:r>
        <w:rPr>
          <w:noProof/>
        </w:rPr>
        <w:fldChar w:fldCharType="separate"/>
      </w:r>
      <w:ins w:id="97" w:author="Niall Murphy" w:date="2021-04-29T16:43:00Z">
        <w:r>
          <w:rPr>
            <w:noProof/>
          </w:rPr>
          <w:t>33</w:t>
        </w:r>
        <w:r>
          <w:rPr>
            <w:noProof/>
          </w:rPr>
          <w:fldChar w:fldCharType="end"/>
        </w:r>
      </w:ins>
    </w:p>
    <w:p w14:paraId="285C4EB9" w14:textId="52BE874F" w:rsidR="00E04AB6" w:rsidRDefault="00E04AB6">
      <w:pPr>
        <w:pStyle w:val="TOC2"/>
        <w:rPr>
          <w:ins w:id="98" w:author="Niall Murphy" w:date="2021-04-29T16:43:00Z"/>
          <w:rFonts w:asciiTheme="minorHAnsi" w:eastAsiaTheme="minorEastAsia" w:hAnsiTheme="minorHAnsi"/>
          <w:noProof/>
          <w:color w:val="auto"/>
          <w:sz w:val="22"/>
          <w:lang w:eastAsia="en-GB"/>
        </w:rPr>
      </w:pPr>
      <w:ins w:id="99" w:author="Niall Murphy" w:date="2021-04-29T16:43:00Z">
        <w:r w:rsidRPr="00F4212F">
          <w:rPr>
            <w:noProof/>
            <w14:scene3d>
              <w14:camera w14:prst="orthographicFront"/>
              <w14:lightRig w14:rig="threePt" w14:dir="t">
                <w14:rot w14:lat="0" w14:lon="0" w14:rev="0"/>
              </w14:lightRig>
            </w14:scene3d>
          </w:rPr>
          <w:t>8.5</w:t>
        </w:r>
        <w:r>
          <w:rPr>
            <w:rFonts w:asciiTheme="minorHAnsi" w:eastAsiaTheme="minorEastAsia" w:hAnsiTheme="minorHAnsi"/>
            <w:noProof/>
            <w:color w:val="auto"/>
            <w:sz w:val="22"/>
            <w:lang w:eastAsia="en-GB"/>
          </w:rPr>
          <w:tab/>
        </w:r>
        <w:r>
          <w:rPr>
            <w:noProof/>
          </w:rPr>
          <w:t>Legacy information</w:t>
        </w:r>
        <w:r>
          <w:rPr>
            <w:noProof/>
          </w:rPr>
          <w:tab/>
        </w:r>
        <w:r>
          <w:rPr>
            <w:noProof/>
          </w:rPr>
          <w:fldChar w:fldCharType="begin"/>
        </w:r>
        <w:r>
          <w:rPr>
            <w:noProof/>
          </w:rPr>
          <w:instrText xml:space="preserve"> PAGEREF _Toc70607087 \h </w:instrText>
        </w:r>
        <w:r>
          <w:rPr>
            <w:noProof/>
          </w:rPr>
        </w:r>
      </w:ins>
      <w:r>
        <w:rPr>
          <w:noProof/>
        </w:rPr>
        <w:fldChar w:fldCharType="separate"/>
      </w:r>
      <w:ins w:id="100" w:author="Niall Murphy" w:date="2021-04-29T16:43:00Z">
        <w:r>
          <w:rPr>
            <w:noProof/>
          </w:rPr>
          <w:t>36</w:t>
        </w:r>
        <w:r>
          <w:rPr>
            <w:noProof/>
          </w:rPr>
          <w:fldChar w:fldCharType="end"/>
        </w:r>
      </w:ins>
    </w:p>
    <w:p w14:paraId="7844E632" w14:textId="6571A16B" w:rsidR="00E04AB6" w:rsidRDefault="00E04AB6">
      <w:pPr>
        <w:pStyle w:val="TOC1"/>
        <w:rPr>
          <w:ins w:id="101" w:author="Niall Murphy" w:date="2021-04-29T16:43:00Z"/>
          <w:rFonts w:asciiTheme="minorHAnsi" w:eastAsiaTheme="minorEastAsia" w:hAnsiTheme="minorHAnsi"/>
          <w:b w:val="0"/>
          <w:noProof/>
          <w:color w:val="auto"/>
          <w:sz w:val="22"/>
          <w:lang w:eastAsia="en-GB"/>
        </w:rPr>
      </w:pPr>
      <w:ins w:id="102" w:author="Niall Murphy" w:date="2021-04-29T16:43:00Z">
        <w:r w:rsidRPr="00F4212F">
          <w:rPr>
            <w:noProof/>
            <w14:scene3d>
              <w14:camera w14:prst="orthographicFront"/>
              <w14:lightRig w14:rig="threePt" w14:dir="t">
                <w14:rot w14:lat="0" w14:lon="0" w14:rev="0"/>
              </w14:lightRig>
            </w14:scene3d>
          </w:rPr>
          <w:t>9</w:t>
        </w:r>
        <w:r>
          <w:rPr>
            <w:rFonts w:asciiTheme="minorHAnsi" w:eastAsiaTheme="minorEastAsia" w:hAnsiTheme="minorHAnsi"/>
            <w:b w:val="0"/>
            <w:noProof/>
            <w:color w:val="auto"/>
            <w:sz w:val="22"/>
            <w:lang w:eastAsia="en-GB"/>
          </w:rPr>
          <w:tab/>
        </w:r>
        <w:r>
          <w:rPr>
            <w:noProof/>
          </w:rPr>
          <w:t>FEDERATION STRATEGY</w:t>
        </w:r>
        <w:r>
          <w:rPr>
            <w:noProof/>
          </w:rPr>
          <w:tab/>
        </w:r>
        <w:r>
          <w:rPr>
            <w:noProof/>
          </w:rPr>
          <w:fldChar w:fldCharType="begin"/>
        </w:r>
        <w:r>
          <w:rPr>
            <w:noProof/>
          </w:rPr>
          <w:instrText xml:space="preserve"> PAGEREF _Toc70607088 \h </w:instrText>
        </w:r>
        <w:r>
          <w:rPr>
            <w:noProof/>
          </w:rPr>
        </w:r>
      </w:ins>
      <w:r>
        <w:rPr>
          <w:noProof/>
        </w:rPr>
        <w:fldChar w:fldCharType="separate"/>
      </w:r>
      <w:ins w:id="103" w:author="Niall Murphy" w:date="2021-04-29T16:43:00Z">
        <w:r>
          <w:rPr>
            <w:noProof/>
          </w:rPr>
          <w:t>37</w:t>
        </w:r>
        <w:r>
          <w:rPr>
            <w:noProof/>
          </w:rPr>
          <w:fldChar w:fldCharType="end"/>
        </w:r>
      </w:ins>
    </w:p>
    <w:p w14:paraId="064007F3" w14:textId="4AF40503" w:rsidR="00E04AB6" w:rsidRDefault="00E04AB6">
      <w:pPr>
        <w:pStyle w:val="TOC2"/>
        <w:rPr>
          <w:ins w:id="104" w:author="Niall Murphy" w:date="2021-04-29T16:43:00Z"/>
          <w:rFonts w:asciiTheme="minorHAnsi" w:eastAsiaTheme="minorEastAsia" w:hAnsiTheme="minorHAnsi"/>
          <w:noProof/>
          <w:color w:val="auto"/>
          <w:sz w:val="22"/>
          <w:lang w:eastAsia="en-GB"/>
        </w:rPr>
      </w:pPr>
      <w:ins w:id="105" w:author="Niall Murphy" w:date="2021-04-29T16:43:00Z">
        <w:r w:rsidRPr="00F4212F">
          <w:rPr>
            <w:noProof/>
            <w14:scene3d>
              <w14:camera w14:prst="orthographicFront"/>
              <w14:lightRig w14:rig="threePt" w14:dir="t">
                <w14:rot w14:lat="0" w14:lon="0" w14:rev="0"/>
              </w14:lightRig>
            </w14:scene3d>
          </w:rPr>
          <w:t>9.1</w:t>
        </w:r>
        <w:r>
          <w:rPr>
            <w:rFonts w:asciiTheme="minorHAnsi" w:eastAsiaTheme="minorEastAsia" w:hAnsiTheme="minorHAnsi"/>
            <w:noProof/>
            <w:color w:val="auto"/>
            <w:sz w:val="22"/>
            <w:lang w:eastAsia="en-GB"/>
          </w:rPr>
          <w:tab/>
        </w:r>
        <w:r>
          <w:rPr>
            <w:noProof/>
          </w:rPr>
          <w:t>Information breakdown strategy</w:t>
        </w:r>
        <w:r>
          <w:rPr>
            <w:noProof/>
          </w:rPr>
          <w:tab/>
        </w:r>
        <w:r>
          <w:rPr>
            <w:noProof/>
          </w:rPr>
          <w:fldChar w:fldCharType="begin"/>
        </w:r>
        <w:r>
          <w:rPr>
            <w:noProof/>
          </w:rPr>
          <w:instrText xml:space="preserve"> PAGEREF _Toc70607089 \h </w:instrText>
        </w:r>
        <w:r>
          <w:rPr>
            <w:noProof/>
          </w:rPr>
        </w:r>
      </w:ins>
      <w:r>
        <w:rPr>
          <w:noProof/>
        </w:rPr>
        <w:fldChar w:fldCharType="separate"/>
      </w:r>
      <w:ins w:id="106" w:author="Niall Murphy" w:date="2021-04-29T16:43:00Z">
        <w:r>
          <w:rPr>
            <w:noProof/>
          </w:rPr>
          <w:t>37</w:t>
        </w:r>
        <w:r>
          <w:rPr>
            <w:noProof/>
          </w:rPr>
          <w:fldChar w:fldCharType="end"/>
        </w:r>
      </w:ins>
    </w:p>
    <w:p w14:paraId="617DAB73" w14:textId="0533ECAD" w:rsidR="00E04AB6" w:rsidRDefault="00E04AB6">
      <w:pPr>
        <w:pStyle w:val="TOC2"/>
        <w:rPr>
          <w:ins w:id="107" w:author="Niall Murphy" w:date="2021-04-29T16:43:00Z"/>
          <w:rFonts w:asciiTheme="minorHAnsi" w:eastAsiaTheme="minorEastAsia" w:hAnsiTheme="minorHAnsi"/>
          <w:noProof/>
          <w:color w:val="auto"/>
          <w:sz w:val="22"/>
          <w:lang w:eastAsia="en-GB"/>
        </w:rPr>
      </w:pPr>
      <w:ins w:id="108" w:author="Niall Murphy" w:date="2021-04-29T16:43:00Z">
        <w:r w:rsidRPr="00F4212F">
          <w:rPr>
            <w:noProof/>
            <w14:scene3d>
              <w14:camera w14:prst="orthographicFront"/>
              <w14:lightRig w14:rig="threePt" w14:dir="t">
                <w14:rot w14:lat="0" w14:lon="0" w14:rev="0"/>
              </w14:lightRig>
            </w14:scene3d>
          </w:rPr>
          <w:t>9.2</w:t>
        </w:r>
        <w:r>
          <w:rPr>
            <w:rFonts w:asciiTheme="minorHAnsi" w:eastAsiaTheme="minorEastAsia" w:hAnsiTheme="minorHAnsi"/>
            <w:noProof/>
            <w:color w:val="auto"/>
            <w:sz w:val="22"/>
            <w:lang w:eastAsia="en-GB"/>
          </w:rPr>
          <w:tab/>
        </w:r>
        <w:r>
          <w:rPr>
            <w:noProof/>
          </w:rPr>
          <w:t>Federation process</w:t>
        </w:r>
        <w:r>
          <w:rPr>
            <w:noProof/>
          </w:rPr>
          <w:tab/>
        </w:r>
        <w:r>
          <w:rPr>
            <w:noProof/>
          </w:rPr>
          <w:fldChar w:fldCharType="begin"/>
        </w:r>
        <w:r>
          <w:rPr>
            <w:noProof/>
          </w:rPr>
          <w:instrText xml:space="preserve"> PAGEREF _Toc70607090 \h </w:instrText>
        </w:r>
        <w:r>
          <w:rPr>
            <w:noProof/>
          </w:rPr>
        </w:r>
      </w:ins>
      <w:r>
        <w:rPr>
          <w:noProof/>
        </w:rPr>
        <w:fldChar w:fldCharType="separate"/>
      </w:r>
      <w:ins w:id="109" w:author="Niall Murphy" w:date="2021-04-29T16:43:00Z">
        <w:r>
          <w:rPr>
            <w:noProof/>
          </w:rPr>
          <w:t>37</w:t>
        </w:r>
        <w:r>
          <w:rPr>
            <w:noProof/>
          </w:rPr>
          <w:fldChar w:fldCharType="end"/>
        </w:r>
      </w:ins>
    </w:p>
    <w:p w14:paraId="2D274122" w14:textId="325095AF" w:rsidR="00E04AB6" w:rsidRDefault="00E04AB6">
      <w:pPr>
        <w:pStyle w:val="TOC1"/>
        <w:rPr>
          <w:ins w:id="110" w:author="Niall Murphy" w:date="2021-04-29T16:43:00Z"/>
          <w:rFonts w:asciiTheme="minorHAnsi" w:eastAsiaTheme="minorEastAsia" w:hAnsiTheme="minorHAnsi"/>
          <w:b w:val="0"/>
          <w:noProof/>
          <w:color w:val="auto"/>
          <w:sz w:val="22"/>
          <w:lang w:eastAsia="en-GB"/>
        </w:rPr>
      </w:pPr>
      <w:ins w:id="111" w:author="Niall Murphy" w:date="2021-04-29T16:43:00Z">
        <w:r w:rsidRPr="00F4212F">
          <w:rPr>
            <w:noProof/>
            <w14:scene3d>
              <w14:camera w14:prst="orthographicFront"/>
              <w14:lightRig w14:rig="threePt" w14:dir="t">
                <w14:rot w14:lat="0" w14:lon="0" w14:rev="0"/>
              </w14:lightRig>
            </w14:scene3d>
          </w:rPr>
          <w:t>10</w:t>
        </w:r>
        <w:r>
          <w:rPr>
            <w:rFonts w:asciiTheme="minorHAnsi" w:eastAsiaTheme="minorEastAsia" w:hAnsiTheme="minorHAnsi"/>
            <w:b w:val="0"/>
            <w:noProof/>
            <w:color w:val="auto"/>
            <w:sz w:val="22"/>
            <w:lang w:eastAsia="en-GB"/>
          </w:rPr>
          <w:tab/>
        </w:r>
        <w:r>
          <w:rPr>
            <w:noProof/>
          </w:rPr>
          <w:t>SOFTWARE, HARDWARE AND IT INFRASTRUCTURE</w:t>
        </w:r>
        <w:r>
          <w:rPr>
            <w:noProof/>
          </w:rPr>
          <w:tab/>
        </w:r>
        <w:r>
          <w:rPr>
            <w:noProof/>
          </w:rPr>
          <w:fldChar w:fldCharType="begin"/>
        </w:r>
        <w:r>
          <w:rPr>
            <w:noProof/>
          </w:rPr>
          <w:instrText xml:space="preserve"> PAGEREF _Toc70607091 \h </w:instrText>
        </w:r>
        <w:r>
          <w:rPr>
            <w:noProof/>
          </w:rPr>
        </w:r>
      </w:ins>
      <w:r>
        <w:rPr>
          <w:noProof/>
        </w:rPr>
        <w:fldChar w:fldCharType="separate"/>
      </w:r>
      <w:ins w:id="112" w:author="Niall Murphy" w:date="2021-04-29T16:43:00Z">
        <w:r>
          <w:rPr>
            <w:noProof/>
          </w:rPr>
          <w:t>38</w:t>
        </w:r>
        <w:r>
          <w:rPr>
            <w:noProof/>
          </w:rPr>
          <w:fldChar w:fldCharType="end"/>
        </w:r>
      </w:ins>
    </w:p>
    <w:p w14:paraId="55FA6D79" w14:textId="12AA3043" w:rsidR="00E04AB6" w:rsidRDefault="00E04AB6">
      <w:pPr>
        <w:pStyle w:val="TOC2"/>
        <w:rPr>
          <w:ins w:id="113" w:author="Niall Murphy" w:date="2021-04-29T16:43:00Z"/>
          <w:rFonts w:asciiTheme="minorHAnsi" w:eastAsiaTheme="minorEastAsia" w:hAnsiTheme="minorHAnsi"/>
          <w:noProof/>
          <w:color w:val="auto"/>
          <w:sz w:val="22"/>
          <w:lang w:eastAsia="en-GB"/>
        </w:rPr>
      </w:pPr>
      <w:ins w:id="114" w:author="Niall Murphy" w:date="2021-04-29T16:43:00Z">
        <w:r w:rsidRPr="00F4212F">
          <w:rPr>
            <w:noProof/>
            <w14:scene3d>
              <w14:camera w14:prst="orthographicFront"/>
              <w14:lightRig w14:rig="threePt" w14:dir="t">
                <w14:rot w14:lat="0" w14:lon="0" w14:rev="0"/>
              </w14:lightRig>
            </w14:scene3d>
          </w:rPr>
          <w:t>10.1</w:t>
        </w:r>
        <w:r>
          <w:rPr>
            <w:rFonts w:asciiTheme="minorHAnsi" w:eastAsiaTheme="minorEastAsia" w:hAnsiTheme="minorHAnsi"/>
            <w:noProof/>
            <w:color w:val="auto"/>
            <w:sz w:val="22"/>
            <w:lang w:eastAsia="en-GB"/>
          </w:rPr>
          <w:tab/>
        </w:r>
        <w:r>
          <w:rPr>
            <w:noProof/>
          </w:rPr>
          <w:t>Software</w:t>
        </w:r>
        <w:r>
          <w:rPr>
            <w:noProof/>
          </w:rPr>
          <w:tab/>
        </w:r>
        <w:r>
          <w:rPr>
            <w:noProof/>
          </w:rPr>
          <w:fldChar w:fldCharType="begin"/>
        </w:r>
        <w:r>
          <w:rPr>
            <w:noProof/>
          </w:rPr>
          <w:instrText xml:space="preserve"> PAGEREF _Toc70607092 \h </w:instrText>
        </w:r>
        <w:r>
          <w:rPr>
            <w:noProof/>
          </w:rPr>
        </w:r>
      </w:ins>
      <w:r>
        <w:rPr>
          <w:noProof/>
        </w:rPr>
        <w:fldChar w:fldCharType="separate"/>
      </w:r>
      <w:ins w:id="115" w:author="Niall Murphy" w:date="2021-04-29T16:43:00Z">
        <w:r>
          <w:rPr>
            <w:noProof/>
          </w:rPr>
          <w:t>38</w:t>
        </w:r>
        <w:r>
          <w:rPr>
            <w:noProof/>
          </w:rPr>
          <w:fldChar w:fldCharType="end"/>
        </w:r>
      </w:ins>
    </w:p>
    <w:p w14:paraId="034696AC" w14:textId="7CFF429B" w:rsidR="00E04AB6" w:rsidRDefault="00E04AB6">
      <w:pPr>
        <w:pStyle w:val="TOC2"/>
        <w:rPr>
          <w:ins w:id="116" w:author="Niall Murphy" w:date="2021-04-29T16:43:00Z"/>
          <w:rFonts w:asciiTheme="minorHAnsi" w:eastAsiaTheme="minorEastAsia" w:hAnsiTheme="minorHAnsi"/>
          <w:noProof/>
          <w:color w:val="auto"/>
          <w:sz w:val="22"/>
          <w:lang w:eastAsia="en-GB"/>
        </w:rPr>
      </w:pPr>
      <w:ins w:id="117" w:author="Niall Murphy" w:date="2021-04-29T16:43:00Z">
        <w:r w:rsidRPr="00F4212F">
          <w:rPr>
            <w:noProof/>
            <w14:scene3d>
              <w14:camera w14:prst="orthographicFront"/>
              <w14:lightRig w14:rig="threePt" w14:dir="t">
                <w14:rot w14:lat="0" w14:lon="0" w14:rev="0"/>
              </w14:lightRig>
            </w14:scene3d>
          </w:rPr>
          <w:t>10.2</w:t>
        </w:r>
        <w:r>
          <w:rPr>
            <w:rFonts w:asciiTheme="minorHAnsi" w:eastAsiaTheme="minorEastAsia" w:hAnsiTheme="minorHAnsi"/>
            <w:noProof/>
            <w:color w:val="auto"/>
            <w:sz w:val="22"/>
            <w:lang w:eastAsia="en-GB"/>
          </w:rPr>
          <w:tab/>
        </w:r>
        <w:r>
          <w:rPr>
            <w:noProof/>
          </w:rPr>
          <w:t>Hardware and IT Infrastructure</w:t>
        </w:r>
        <w:r>
          <w:rPr>
            <w:noProof/>
          </w:rPr>
          <w:tab/>
        </w:r>
        <w:r>
          <w:rPr>
            <w:noProof/>
          </w:rPr>
          <w:fldChar w:fldCharType="begin"/>
        </w:r>
        <w:r>
          <w:rPr>
            <w:noProof/>
          </w:rPr>
          <w:instrText xml:space="preserve"> PAGEREF _Toc70607093 \h </w:instrText>
        </w:r>
        <w:r>
          <w:rPr>
            <w:noProof/>
          </w:rPr>
        </w:r>
      </w:ins>
      <w:r>
        <w:rPr>
          <w:noProof/>
        </w:rPr>
        <w:fldChar w:fldCharType="separate"/>
      </w:r>
      <w:ins w:id="118" w:author="Niall Murphy" w:date="2021-04-29T16:43:00Z">
        <w:r>
          <w:rPr>
            <w:noProof/>
          </w:rPr>
          <w:t>38</w:t>
        </w:r>
        <w:r>
          <w:rPr>
            <w:noProof/>
          </w:rPr>
          <w:fldChar w:fldCharType="end"/>
        </w:r>
      </w:ins>
    </w:p>
    <w:p w14:paraId="460F048C" w14:textId="6802818F" w:rsidR="00E04AB6" w:rsidRDefault="00E04AB6">
      <w:pPr>
        <w:pStyle w:val="TOC1"/>
        <w:rPr>
          <w:ins w:id="119" w:author="Niall Murphy" w:date="2021-04-29T16:43:00Z"/>
          <w:rFonts w:asciiTheme="minorHAnsi" w:eastAsiaTheme="minorEastAsia" w:hAnsiTheme="minorHAnsi"/>
          <w:b w:val="0"/>
          <w:noProof/>
          <w:color w:val="auto"/>
          <w:sz w:val="22"/>
          <w:lang w:eastAsia="en-GB"/>
        </w:rPr>
      </w:pPr>
      <w:ins w:id="120" w:author="Niall Murphy" w:date="2021-04-29T16:43:00Z">
        <w:r>
          <w:rPr>
            <w:noProof/>
          </w:rPr>
          <w:t>Appendix A – Abbreviations and glossary of terms</w:t>
        </w:r>
        <w:r>
          <w:rPr>
            <w:noProof/>
          </w:rPr>
          <w:tab/>
        </w:r>
        <w:r>
          <w:rPr>
            <w:noProof/>
          </w:rPr>
          <w:fldChar w:fldCharType="begin"/>
        </w:r>
        <w:r>
          <w:rPr>
            <w:noProof/>
          </w:rPr>
          <w:instrText xml:space="preserve"> PAGEREF _Toc70607094 \h </w:instrText>
        </w:r>
        <w:r>
          <w:rPr>
            <w:noProof/>
          </w:rPr>
        </w:r>
      </w:ins>
      <w:r>
        <w:rPr>
          <w:noProof/>
        </w:rPr>
        <w:fldChar w:fldCharType="separate"/>
      </w:r>
      <w:ins w:id="121" w:author="Niall Murphy" w:date="2021-04-29T16:43:00Z">
        <w:r>
          <w:rPr>
            <w:noProof/>
          </w:rPr>
          <w:t>39</w:t>
        </w:r>
        <w:r>
          <w:rPr>
            <w:noProof/>
          </w:rPr>
          <w:fldChar w:fldCharType="end"/>
        </w:r>
      </w:ins>
    </w:p>
    <w:p w14:paraId="492E5450" w14:textId="2833BB4D" w:rsidR="00E04AB6" w:rsidRDefault="00E04AB6">
      <w:pPr>
        <w:pStyle w:val="TOC2"/>
        <w:rPr>
          <w:ins w:id="122" w:author="Niall Murphy" w:date="2021-04-29T16:43:00Z"/>
          <w:rFonts w:asciiTheme="minorHAnsi" w:eastAsiaTheme="minorEastAsia" w:hAnsiTheme="minorHAnsi"/>
          <w:noProof/>
          <w:color w:val="auto"/>
          <w:sz w:val="22"/>
          <w:lang w:eastAsia="en-GB"/>
        </w:rPr>
      </w:pPr>
      <w:ins w:id="123" w:author="Niall Murphy" w:date="2021-04-29T16:43:00Z">
        <w:r w:rsidRPr="00F4212F">
          <w:rPr>
            <w:noProof/>
            <w14:scene3d>
              <w14:camera w14:prst="orthographicFront"/>
              <w14:lightRig w14:rig="threePt" w14:dir="t">
                <w14:rot w14:lat="0" w14:lon="0" w14:rev="0"/>
              </w14:lightRig>
            </w14:scene3d>
          </w:rPr>
          <w:lastRenderedPageBreak/>
          <w:t>1.</w:t>
        </w:r>
        <w:r>
          <w:rPr>
            <w:rFonts w:asciiTheme="minorHAnsi" w:eastAsiaTheme="minorEastAsia" w:hAnsiTheme="minorHAnsi"/>
            <w:noProof/>
            <w:color w:val="auto"/>
            <w:sz w:val="22"/>
            <w:lang w:eastAsia="en-GB"/>
          </w:rPr>
          <w:tab/>
        </w:r>
        <w:r>
          <w:rPr>
            <w:noProof/>
          </w:rPr>
          <w:t>Abbreviations</w:t>
        </w:r>
        <w:r>
          <w:rPr>
            <w:noProof/>
          </w:rPr>
          <w:tab/>
        </w:r>
        <w:r>
          <w:rPr>
            <w:noProof/>
          </w:rPr>
          <w:fldChar w:fldCharType="begin"/>
        </w:r>
        <w:r>
          <w:rPr>
            <w:noProof/>
          </w:rPr>
          <w:instrText xml:space="preserve"> PAGEREF _Toc70607095 \h </w:instrText>
        </w:r>
        <w:r>
          <w:rPr>
            <w:noProof/>
          </w:rPr>
        </w:r>
      </w:ins>
      <w:r>
        <w:rPr>
          <w:noProof/>
        </w:rPr>
        <w:fldChar w:fldCharType="separate"/>
      </w:r>
      <w:ins w:id="124" w:author="Niall Murphy" w:date="2021-04-29T16:43:00Z">
        <w:r>
          <w:rPr>
            <w:noProof/>
          </w:rPr>
          <w:t>39</w:t>
        </w:r>
        <w:r>
          <w:rPr>
            <w:noProof/>
          </w:rPr>
          <w:fldChar w:fldCharType="end"/>
        </w:r>
      </w:ins>
    </w:p>
    <w:p w14:paraId="11656FA9" w14:textId="026B7E32" w:rsidR="00E04AB6" w:rsidRDefault="00E04AB6">
      <w:pPr>
        <w:pStyle w:val="TOC2"/>
        <w:rPr>
          <w:ins w:id="125" w:author="Niall Murphy" w:date="2021-04-29T16:43:00Z"/>
          <w:rFonts w:asciiTheme="minorHAnsi" w:eastAsiaTheme="minorEastAsia" w:hAnsiTheme="minorHAnsi"/>
          <w:noProof/>
          <w:color w:val="auto"/>
          <w:sz w:val="22"/>
          <w:lang w:eastAsia="en-GB"/>
        </w:rPr>
      </w:pPr>
      <w:ins w:id="126" w:author="Niall Murphy" w:date="2021-04-29T16:43:00Z">
        <w:r w:rsidRPr="00F4212F">
          <w:rPr>
            <w:noProof/>
            <w14:scene3d>
              <w14:camera w14:prst="orthographicFront"/>
              <w14:lightRig w14:rig="threePt" w14:dir="t">
                <w14:rot w14:lat="0" w14:lon="0" w14:rev="0"/>
              </w14:lightRig>
            </w14:scene3d>
          </w:rPr>
          <w:t>2.</w:t>
        </w:r>
        <w:r>
          <w:rPr>
            <w:rFonts w:asciiTheme="minorHAnsi" w:eastAsiaTheme="minorEastAsia" w:hAnsiTheme="minorHAnsi"/>
            <w:noProof/>
            <w:color w:val="auto"/>
            <w:sz w:val="22"/>
            <w:lang w:eastAsia="en-GB"/>
          </w:rPr>
          <w:tab/>
        </w:r>
        <w:r>
          <w:rPr>
            <w:noProof/>
          </w:rPr>
          <w:t>Glossary of terms</w:t>
        </w:r>
        <w:r>
          <w:rPr>
            <w:noProof/>
          </w:rPr>
          <w:tab/>
        </w:r>
        <w:r>
          <w:rPr>
            <w:noProof/>
          </w:rPr>
          <w:fldChar w:fldCharType="begin"/>
        </w:r>
        <w:r>
          <w:rPr>
            <w:noProof/>
          </w:rPr>
          <w:instrText xml:space="preserve"> PAGEREF _Toc70607096 \h </w:instrText>
        </w:r>
        <w:r>
          <w:rPr>
            <w:noProof/>
          </w:rPr>
        </w:r>
      </w:ins>
      <w:r>
        <w:rPr>
          <w:noProof/>
        </w:rPr>
        <w:fldChar w:fldCharType="separate"/>
      </w:r>
      <w:ins w:id="127" w:author="Niall Murphy" w:date="2021-04-29T16:43:00Z">
        <w:r>
          <w:rPr>
            <w:noProof/>
          </w:rPr>
          <w:t>40</w:t>
        </w:r>
        <w:r>
          <w:rPr>
            <w:noProof/>
          </w:rPr>
          <w:fldChar w:fldCharType="end"/>
        </w:r>
      </w:ins>
    </w:p>
    <w:p w14:paraId="7B795DC3" w14:textId="2B5F2EBE" w:rsidR="00E04AB6" w:rsidRDefault="00E04AB6">
      <w:pPr>
        <w:pStyle w:val="TOC1"/>
        <w:rPr>
          <w:ins w:id="128" w:author="Niall Murphy" w:date="2021-04-29T16:43:00Z"/>
          <w:rFonts w:asciiTheme="minorHAnsi" w:eastAsiaTheme="minorEastAsia" w:hAnsiTheme="minorHAnsi"/>
          <w:b w:val="0"/>
          <w:noProof/>
          <w:color w:val="auto"/>
          <w:sz w:val="22"/>
          <w:lang w:eastAsia="en-GB"/>
        </w:rPr>
      </w:pPr>
      <w:ins w:id="129" w:author="Niall Murphy" w:date="2021-04-29T16:43:00Z">
        <w:r>
          <w:rPr>
            <w:noProof/>
          </w:rPr>
          <w:t>Appendix B - Reference summary</w:t>
        </w:r>
        <w:r>
          <w:rPr>
            <w:noProof/>
          </w:rPr>
          <w:tab/>
        </w:r>
        <w:r>
          <w:rPr>
            <w:noProof/>
          </w:rPr>
          <w:fldChar w:fldCharType="begin"/>
        </w:r>
        <w:r>
          <w:rPr>
            <w:noProof/>
          </w:rPr>
          <w:instrText xml:space="preserve"> PAGEREF _Toc70607097 \h </w:instrText>
        </w:r>
        <w:r>
          <w:rPr>
            <w:noProof/>
          </w:rPr>
        </w:r>
      </w:ins>
      <w:r>
        <w:rPr>
          <w:noProof/>
        </w:rPr>
        <w:fldChar w:fldCharType="separate"/>
      </w:r>
      <w:ins w:id="130" w:author="Niall Murphy" w:date="2021-04-29T16:43:00Z">
        <w:r>
          <w:rPr>
            <w:noProof/>
          </w:rPr>
          <w:t>42</w:t>
        </w:r>
        <w:r>
          <w:rPr>
            <w:noProof/>
          </w:rPr>
          <w:fldChar w:fldCharType="end"/>
        </w:r>
      </w:ins>
    </w:p>
    <w:p w14:paraId="7A0F0AF5" w14:textId="7028ACA3" w:rsidR="00E04AB6" w:rsidRDefault="00E04AB6">
      <w:pPr>
        <w:pStyle w:val="TOC1"/>
        <w:rPr>
          <w:ins w:id="131" w:author="Niall Murphy" w:date="2021-04-29T16:43:00Z"/>
          <w:rFonts w:asciiTheme="minorHAnsi" w:eastAsiaTheme="minorEastAsia" w:hAnsiTheme="minorHAnsi"/>
          <w:b w:val="0"/>
          <w:noProof/>
          <w:color w:val="auto"/>
          <w:sz w:val="22"/>
          <w:lang w:eastAsia="en-GB"/>
        </w:rPr>
      </w:pPr>
      <w:ins w:id="132" w:author="Niall Murphy" w:date="2021-04-29T16:43:00Z">
        <w:r>
          <w:rPr>
            <w:noProof/>
          </w:rPr>
          <w:t>Appendix C - Detailed (BIM) Responsibility Matrix</w:t>
        </w:r>
        <w:r>
          <w:rPr>
            <w:noProof/>
          </w:rPr>
          <w:tab/>
        </w:r>
        <w:r>
          <w:rPr>
            <w:noProof/>
          </w:rPr>
          <w:fldChar w:fldCharType="begin"/>
        </w:r>
        <w:r>
          <w:rPr>
            <w:noProof/>
          </w:rPr>
          <w:instrText xml:space="preserve"> PAGEREF _Toc70607098 \h </w:instrText>
        </w:r>
        <w:r>
          <w:rPr>
            <w:noProof/>
          </w:rPr>
        </w:r>
      </w:ins>
      <w:r>
        <w:rPr>
          <w:noProof/>
        </w:rPr>
        <w:fldChar w:fldCharType="separate"/>
      </w:r>
      <w:ins w:id="133" w:author="Niall Murphy" w:date="2021-04-29T16:43:00Z">
        <w:r>
          <w:rPr>
            <w:noProof/>
          </w:rPr>
          <w:t>45</w:t>
        </w:r>
        <w:r>
          <w:rPr>
            <w:noProof/>
          </w:rPr>
          <w:fldChar w:fldCharType="end"/>
        </w:r>
      </w:ins>
    </w:p>
    <w:p w14:paraId="2E24426E" w14:textId="12103185" w:rsidR="00E04AB6" w:rsidRDefault="00E04AB6">
      <w:pPr>
        <w:pStyle w:val="TOC1"/>
        <w:rPr>
          <w:ins w:id="134" w:author="Niall Murphy" w:date="2021-04-29T16:43:00Z"/>
          <w:rFonts w:asciiTheme="minorHAnsi" w:eastAsiaTheme="minorEastAsia" w:hAnsiTheme="minorHAnsi"/>
          <w:b w:val="0"/>
          <w:noProof/>
          <w:color w:val="auto"/>
          <w:sz w:val="22"/>
          <w:lang w:eastAsia="en-GB"/>
        </w:rPr>
      </w:pPr>
      <w:ins w:id="135" w:author="Niall Murphy" w:date="2021-04-29T16:43:00Z">
        <w:r>
          <w:rPr>
            <w:noProof/>
          </w:rPr>
          <w:t>Appendix D – Master Information Delivery Table</w:t>
        </w:r>
        <w:r>
          <w:rPr>
            <w:noProof/>
          </w:rPr>
          <w:tab/>
        </w:r>
        <w:r>
          <w:rPr>
            <w:noProof/>
          </w:rPr>
          <w:fldChar w:fldCharType="begin"/>
        </w:r>
        <w:r>
          <w:rPr>
            <w:noProof/>
          </w:rPr>
          <w:instrText xml:space="preserve"> PAGEREF _Toc70607099 \h </w:instrText>
        </w:r>
        <w:r>
          <w:rPr>
            <w:noProof/>
          </w:rPr>
        </w:r>
      </w:ins>
      <w:r>
        <w:rPr>
          <w:noProof/>
        </w:rPr>
        <w:fldChar w:fldCharType="separate"/>
      </w:r>
      <w:ins w:id="136" w:author="Niall Murphy" w:date="2021-04-29T16:43:00Z">
        <w:r>
          <w:rPr>
            <w:noProof/>
          </w:rPr>
          <w:t>46</w:t>
        </w:r>
        <w:r>
          <w:rPr>
            <w:noProof/>
          </w:rPr>
          <w:fldChar w:fldCharType="end"/>
        </w:r>
      </w:ins>
    </w:p>
    <w:p w14:paraId="40153F51" w14:textId="32AC5B36" w:rsidR="00E04AB6" w:rsidRDefault="00E04AB6">
      <w:pPr>
        <w:pStyle w:val="TOC1"/>
        <w:rPr>
          <w:ins w:id="137" w:author="Niall Murphy" w:date="2021-04-29T16:43:00Z"/>
          <w:rFonts w:asciiTheme="minorHAnsi" w:eastAsiaTheme="minorEastAsia" w:hAnsiTheme="minorHAnsi"/>
          <w:b w:val="0"/>
          <w:noProof/>
          <w:color w:val="auto"/>
          <w:sz w:val="22"/>
          <w:lang w:eastAsia="en-GB"/>
        </w:rPr>
      </w:pPr>
      <w:ins w:id="138" w:author="Niall Murphy" w:date="2021-04-29T16:43:00Z">
        <w:r>
          <w:rPr>
            <w:noProof/>
          </w:rPr>
          <w:t>Appendix E – Asset Information Requirements</w:t>
        </w:r>
        <w:r>
          <w:rPr>
            <w:noProof/>
          </w:rPr>
          <w:tab/>
        </w:r>
        <w:r>
          <w:rPr>
            <w:noProof/>
          </w:rPr>
          <w:fldChar w:fldCharType="begin"/>
        </w:r>
        <w:r>
          <w:rPr>
            <w:noProof/>
          </w:rPr>
          <w:instrText xml:space="preserve"> PAGEREF _Toc70607100 \h </w:instrText>
        </w:r>
        <w:r>
          <w:rPr>
            <w:noProof/>
          </w:rPr>
        </w:r>
      </w:ins>
      <w:r>
        <w:rPr>
          <w:noProof/>
        </w:rPr>
        <w:fldChar w:fldCharType="separate"/>
      </w:r>
      <w:ins w:id="139" w:author="Niall Murphy" w:date="2021-04-29T16:43:00Z">
        <w:r>
          <w:rPr>
            <w:noProof/>
          </w:rPr>
          <w:t>47</w:t>
        </w:r>
        <w:r>
          <w:rPr>
            <w:noProof/>
          </w:rPr>
          <w:fldChar w:fldCharType="end"/>
        </w:r>
      </w:ins>
    </w:p>
    <w:p w14:paraId="0A2AD99A" w14:textId="3FC48E61" w:rsidR="00E04AB6" w:rsidRDefault="00E04AB6">
      <w:pPr>
        <w:pStyle w:val="TOC1"/>
        <w:rPr>
          <w:ins w:id="140" w:author="Niall Murphy" w:date="2021-04-29T16:43:00Z"/>
          <w:rFonts w:asciiTheme="minorHAnsi" w:eastAsiaTheme="minorEastAsia" w:hAnsiTheme="minorHAnsi"/>
          <w:b w:val="0"/>
          <w:noProof/>
          <w:color w:val="auto"/>
          <w:sz w:val="22"/>
          <w:lang w:eastAsia="en-GB"/>
        </w:rPr>
      </w:pPr>
      <w:ins w:id="141" w:author="Niall Murphy" w:date="2021-04-29T16:43:00Z">
        <w:r>
          <w:rPr>
            <w:noProof/>
          </w:rPr>
          <w:t>Appendix F – IFC Export Settings</w:t>
        </w:r>
        <w:r>
          <w:rPr>
            <w:noProof/>
          </w:rPr>
          <w:tab/>
        </w:r>
        <w:r>
          <w:rPr>
            <w:noProof/>
          </w:rPr>
          <w:fldChar w:fldCharType="begin"/>
        </w:r>
        <w:r>
          <w:rPr>
            <w:noProof/>
          </w:rPr>
          <w:instrText xml:space="preserve"> PAGEREF _Toc70607101 \h </w:instrText>
        </w:r>
        <w:r>
          <w:rPr>
            <w:noProof/>
          </w:rPr>
        </w:r>
      </w:ins>
      <w:r>
        <w:rPr>
          <w:noProof/>
        </w:rPr>
        <w:fldChar w:fldCharType="separate"/>
      </w:r>
      <w:ins w:id="142" w:author="Niall Murphy" w:date="2021-04-29T16:43:00Z">
        <w:r>
          <w:rPr>
            <w:noProof/>
          </w:rPr>
          <w:t>48</w:t>
        </w:r>
        <w:r>
          <w:rPr>
            <w:noProof/>
          </w:rPr>
          <w:fldChar w:fldCharType="end"/>
        </w:r>
      </w:ins>
    </w:p>
    <w:p w14:paraId="4ED7A652" w14:textId="1F7BEFAC" w:rsidR="00E04AB6" w:rsidDel="00E04AB6" w:rsidRDefault="00E04AB6">
      <w:pPr>
        <w:pStyle w:val="TOC1"/>
        <w:rPr>
          <w:del w:id="143" w:author="Niall Murphy" w:date="2021-04-29T16:43:00Z"/>
          <w:rFonts w:asciiTheme="minorHAnsi" w:eastAsiaTheme="minorEastAsia" w:hAnsiTheme="minorHAnsi"/>
          <w:b w:val="0"/>
          <w:noProof/>
          <w:color w:val="auto"/>
          <w:sz w:val="22"/>
          <w:lang w:eastAsia="en-GB"/>
        </w:rPr>
      </w:pPr>
      <w:del w:id="144" w:author="Niall Murphy" w:date="2021-04-29T16:43:00Z">
        <w:r w:rsidRPr="0062219D" w:rsidDel="00E04AB6">
          <w:rPr>
            <w:noProof/>
            <w14:scene3d>
              <w14:camera w14:prst="orthographicFront"/>
              <w14:lightRig w14:rig="threePt" w14:dir="t">
                <w14:rot w14:lat="0" w14:lon="0" w14:rev="0"/>
              </w14:lightRig>
            </w14:scene3d>
          </w:rPr>
          <w:delText>1</w:delText>
        </w:r>
        <w:r w:rsidDel="00E04AB6">
          <w:rPr>
            <w:rFonts w:asciiTheme="minorHAnsi" w:eastAsiaTheme="minorEastAsia" w:hAnsiTheme="minorHAnsi"/>
            <w:b w:val="0"/>
            <w:noProof/>
            <w:color w:val="auto"/>
            <w:sz w:val="22"/>
            <w:lang w:eastAsia="en-GB"/>
          </w:rPr>
          <w:tab/>
        </w:r>
        <w:r w:rsidDel="00E04AB6">
          <w:rPr>
            <w:noProof/>
          </w:rPr>
          <w:delText>INTRODUCTION</w:delText>
        </w:r>
        <w:r w:rsidDel="00E04AB6">
          <w:rPr>
            <w:noProof/>
          </w:rPr>
          <w:tab/>
        </w:r>
        <w:r w:rsidDel="00E04AB6">
          <w:rPr>
            <w:noProof/>
          </w:rPr>
          <w:fldChar w:fldCharType="begin"/>
        </w:r>
        <w:r w:rsidDel="00E04AB6">
          <w:rPr>
            <w:noProof/>
          </w:rPr>
          <w:delInstrText xml:space="preserve"> PAGEREF _Toc70607010 \h </w:delInstrText>
        </w:r>
        <w:r w:rsidDel="00E04AB6">
          <w:rPr>
            <w:noProof/>
          </w:rPr>
          <w:fldChar w:fldCharType="separate"/>
        </w:r>
      </w:del>
      <w:ins w:id="145" w:author="Niall Murphy" w:date="2021-04-29T16:43:00Z">
        <w:r>
          <w:rPr>
            <w:b w:val="0"/>
            <w:bCs/>
            <w:noProof/>
            <w:lang w:val="en-US"/>
          </w:rPr>
          <w:t>Error! Bookmark not defined.</w:t>
        </w:r>
      </w:ins>
      <w:del w:id="146" w:author="Niall Murphy" w:date="2021-04-29T16:43:00Z">
        <w:r w:rsidDel="00E04AB6">
          <w:rPr>
            <w:noProof/>
          </w:rPr>
          <w:delText>3</w:delText>
        </w:r>
        <w:r w:rsidDel="00E04AB6">
          <w:rPr>
            <w:noProof/>
          </w:rPr>
          <w:fldChar w:fldCharType="end"/>
        </w:r>
      </w:del>
    </w:p>
    <w:p w14:paraId="42146903" w14:textId="3CFBE865" w:rsidR="00E04AB6" w:rsidDel="00E04AB6" w:rsidRDefault="00E04AB6">
      <w:pPr>
        <w:pStyle w:val="TOC2"/>
        <w:rPr>
          <w:del w:id="147" w:author="Niall Murphy" w:date="2021-04-29T16:43:00Z"/>
          <w:rFonts w:asciiTheme="minorHAnsi" w:eastAsiaTheme="minorEastAsia" w:hAnsiTheme="minorHAnsi"/>
          <w:noProof/>
          <w:color w:val="auto"/>
          <w:sz w:val="22"/>
          <w:lang w:eastAsia="en-GB"/>
        </w:rPr>
      </w:pPr>
      <w:del w:id="148" w:author="Niall Murphy" w:date="2021-04-29T16:43:00Z">
        <w:r w:rsidRPr="0062219D" w:rsidDel="00E04AB6">
          <w:rPr>
            <w:noProof/>
            <w14:scene3d>
              <w14:camera w14:prst="orthographicFront"/>
              <w14:lightRig w14:rig="threePt" w14:dir="t">
                <w14:rot w14:lat="0" w14:lon="0" w14:rev="0"/>
              </w14:lightRig>
            </w14:scene3d>
          </w:rPr>
          <w:delText>1.1</w:delText>
        </w:r>
        <w:r w:rsidDel="00E04AB6">
          <w:rPr>
            <w:rFonts w:asciiTheme="minorHAnsi" w:eastAsiaTheme="minorEastAsia" w:hAnsiTheme="minorHAnsi"/>
            <w:noProof/>
            <w:color w:val="auto"/>
            <w:sz w:val="22"/>
            <w:lang w:eastAsia="en-GB"/>
          </w:rPr>
          <w:tab/>
        </w:r>
        <w:r w:rsidDel="00E04AB6">
          <w:rPr>
            <w:noProof/>
          </w:rPr>
          <w:delText>Purpose of document</w:delText>
        </w:r>
        <w:r w:rsidDel="00E04AB6">
          <w:rPr>
            <w:noProof/>
          </w:rPr>
          <w:tab/>
        </w:r>
        <w:r w:rsidDel="00E04AB6">
          <w:rPr>
            <w:noProof/>
          </w:rPr>
          <w:fldChar w:fldCharType="begin"/>
        </w:r>
        <w:r w:rsidDel="00E04AB6">
          <w:rPr>
            <w:noProof/>
          </w:rPr>
          <w:delInstrText xml:space="preserve"> PAGEREF _Toc70607011 \h </w:delInstrText>
        </w:r>
        <w:r w:rsidDel="00E04AB6">
          <w:rPr>
            <w:noProof/>
          </w:rPr>
          <w:fldChar w:fldCharType="separate"/>
        </w:r>
      </w:del>
      <w:ins w:id="149" w:author="Niall Murphy" w:date="2021-04-29T16:43:00Z">
        <w:r>
          <w:rPr>
            <w:b/>
            <w:bCs/>
            <w:noProof/>
            <w:lang w:val="en-US"/>
          </w:rPr>
          <w:t>Error! Bookmark not defined.</w:t>
        </w:r>
      </w:ins>
      <w:del w:id="150" w:author="Niall Murphy" w:date="2021-04-29T16:43:00Z">
        <w:r w:rsidDel="00E04AB6">
          <w:rPr>
            <w:noProof/>
          </w:rPr>
          <w:delText>3</w:delText>
        </w:r>
        <w:r w:rsidDel="00E04AB6">
          <w:rPr>
            <w:noProof/>
          </w:rPr>
          <w:fldChar w:fldCharType="end"/>
        </w:r>
      </w:del>
    </w:p>
    <w:p w14:paraId="240D6E09" w14:textId="1FF2AFEB" w:rsidR="00E04AB6" w:rsidDel="00E04AB6" w:rsidRDefault="00E04AB6">
      <w:pPr>
        <w:pStyle w:val="TOC2"/>
        <w:rPr>
          <w:del w:id="151" w:author="Niall Murphy" w:date="2021-04-29T16:43:00Z"/>
          <w:rFonts w:asciiTheme="minorHAnsi" w:eastAsiaTheme="minorEastAsia" w:hAnsiTheme="minorHAnsi"/>
          <w:noProof/>
          <w:color w:val="auto"/>
          <w:sz w:val="22"/>
          <w:lang w:eastAsia="en-GB"/>
        </w:rPr>
      </w:pPr>
      <w:del w:id="152" w:author="Niall Murphy" w:date="2021-04-29T16:43:00Z">
        <w:r w:rsidRPr="0062219D" w:rsidDel="00E04AB6">
          <w:rPr>
            <w:noProof/>
            <w14:scene3d>
              <w14:camera w14:prst="orthographicFront"/>
              <w14:lightRig w14:rig="threePt" w14:dir="t">
                <w14:rot w14:lat="0" w14:lon="0" w14:rev="0"/>
              </w14:lightRig>
            </w14:scene3d>
          </w:rPr>
          <w:delText>1.2</w:delText>
        </w:r>
        <w:r w:rsidDel="00E04AB6">
          <w:rPr>
            <w:rFonts w:asciiTheme="minorHAnsi" w:eastAsiaTheme="minorEastAsia" w:hAnsiTheme="minorHAnsi"/>
            <w:noProof/>
            <w:color w:val="auto"/>
            <w:sz w:val="22"/>
            <w:lang w:eastAsia="en-GB"/>
          </w:rPr>
          <w:tab/>
        </w:r>
        <w:r w:rsidDel="00E04AB6">
          <w:rPr>
            <w:noProof/>
          </w:rPr>
          <w:delText>Amendment of documents</w:delText>
        </w:r>
        <w:r w:rsidDel="00E04AB6">
          <w:rPr>
            <w:noProof/>
          </w:rPr>
          <w:tab/>
        </w:r>
        <w:r w:rsidDel="00E04AB6">
          <w:rPr>
            <w:noProof/>
          </w:rPr>
          <w:fldChar w:fldCharType="begin"/>
        </w:r>
        <w:r w:rsidDel="00E04AB6">
          <w:rPr>
            <w:noProof/>
          </w:rPr>
          <w:delInstrText xml:space="preserve"> PAGEREF _Toc70607012 \h </w:delInstrText>
        </w:r>
        <w:r w:rsidDel="00E04AB6">
          <w:rPr>
            <w:noProof/>
          </w:rPr>
          <w:fldChar w:fldCharType="separate"/>
        </w:r>
      </w:del>
      <w:ins w:id="153" w:author="Niall Murphy" w:date="2021-04-29T16:43:00Z">
        <w:r>
          <w:rPr>
            <w:b/>
            <w:bCs/>
            <w:noProof/>
            <w:lang w:val="en-US"/>
          </w:rPr>
          <w:t>Error! Bookmark not defined.</w:t>
        </w:r>
      </w:ins>
      <w:del w:id="154" w:author="Niall Murphy" w:date="2021-04-29T16:43:00Z">
        <w:r w:rsidDel="00E04AB6">
          <w:rPr>
            <w:noProof/>
          </w:rPr>
          <w:delText>3</w:delText>
        </w:r>
        <w:r w:rsidDel="00E04AB6">
          <w:rPr>
            <w:noProof/>
          </w:rPr>
          <w:fldChar w:fldCharType="end"/>
        </w:r>
      </w:del>
    </w:p>
    <w:p w14:paraId="32430FDC" w14:textId="1E8CA18A" w:rsidR="00E04AB6" w:rsidDel="00E04AB6" w:rsidRDefault="00E04AB6">
      <w:pPr>
        <w:pStyle w:val="TOC1"/>
        <w:rPr>
          <w:del w:id="155" w:author="Niall Murphy" w:date="2021-04-29T16:43:00Z"/>
          <w:rFonts w:asciiTheme="minorHAnsi" w:eastAsiaTheme="minorEastAsia" w:hAnsiTheme="minorHAnsi"/>
          <w:b w:val="0"/>
          <w:noProof/>
          <w:color w:val="auto"/>
          <w:sz w:val="22"/>
          <w:lang w:eastAsia="en-GB"/>
        </w:rPr>
      </w:pPr>
      <w:del w:id="156" w:author="Niall Murphy" w:date="2021-04-29T16:43:00Z">
        <w:r w:rsidRPr="0062219D" w:rsidDel="00E04AB6">
          <w:rPr>
            <w:noProof/>
            <w14:scene3d>
              <w14:camera w14:prst="orthographicFront"/>
              <w14:lightRig w14:rig="threePt" w14:dir="t">
                <w14:rot w14:lat="0" w14:lon="0" w14:rev="0"/>
              </w14:lightRig>
            </w14:scene3d>
          </w:rPr>
          <w:delText>2</w:delText>
        </w:r>
        <w:r w:rsidDel="00E04AB6">
          <w:rPr>
            <w:rFonts w:asciiTheme="minorHAnsi" w:eastAsiaTheme="minorEastAsia" w:hAnsiTheme="minorHAnsi"/>
            <w:b w:val="0"/>
            <w:noProof/>
            <w:color w:val="auto"/>
            <w:sz w:val="22"/>
            <w:lang w:eastAsia="en-GB"/>
          </w:rPr>
          <w:tab/>
        </w:r>
        <w:r w:rsidDel="00E04AB6">
          <w:rPr>
            <w:noProof/>
          </w:rPr>
          <w:delText>PROJECT INFORMATION</w:delText>
        </w:r>
        <w:r w:rsidDel="00E04AB6">
          <w:rPr>
            <w:noProof/>
          </w:rPr>
          <w:tab/>
        </w:r>
        <w:r w:rsidDel="00E04AB6">
          <w:rPr>
            <w:noProof/>
          </w:rPr>
          <w:fldChar w:fldCharType="begin"/>
        </w:r>
        <w:r w:rsidDel="00E04AB6">
          <w:rPr>
            <w:noProof/>
          </w:rPr>
          <w:delInstrText xml:space="preserve"> PAGEREF _Toc70607013 \h </w:delInstrText>
        </w:r>
        <w:r w:rsidDel="00E04AB6">
          <w:rPr>
            <w:noProof/>
          </w:rPr>
          <w:fldChar w:fldCharType="separate"/>
        </w:r>
      </w:del>
      <w:ins w:id="157" w:author="Niall Murphy" w:date="2021-04-29T16:43:00Z">
        <w:r>
          <w:rPr>
            <w:b w:val="0"/>
            <w:bCs/>
            <w:noProof/>
            <w:lang w:val="en-US"/>
          </w:rPr>
          <w:t>Error! Bookmark not defined.</w:t>
        </w:r>
      </w:ins>
      <w:del w:id="158" w:author="Niall Murphy" w:date="2021-04-29T16:43:00Z">
        <w:r w:rsidDel="00E04AB6">
          <w:rPr>
            <w:noProof/>
          </w:rPr>
          <w:delText>4</w:delText>
        </w:r>
        <w:r w:rsidDel="00E04AB6">
          <w:rPr>
            <w:noProof/>
          </w:rPr>
          <w:fldChar w:fldCharType="end"/>
        </w:r>
      </w:del>
    </w:p>
    <w:p w14:paraId="51C4346D" w14:textId="4725B5B8" w:rsidR="00E04AB6" w:rsidDel="00E04AB6" w:rsidRDefault="00E04AB6">
      <w:pPr>
        <w:pStyle w:val="TOC2"/>
        <w:rPr>
          <w:del w:id="159" w:author="Niall Murphy" w:date="2021-04-29T16:43:00Z"/>
          <w:rFonts w:asciiTheme="minorHAnsi" w:eastAsiaTheme="minorEastAsia" w:hAnsiTheme="minorHAnsi"/>
          <w:noProof/>
          <w:color w:val="auto"/>
          <w:sz w:val="22"/>
          <w:lang w:eastAsia="en-GB"/>
        </w:rPr>
      </w:pPr>
      <w:del w:id="160" w:author="Niall Murphy" w:date="2021-04-29T16:43:00Z">
        <w:r w:rsidRPr="0062219D" w:rsidDel="00E04AB6">
          <w:rPr>
            <w:noProof/>
            <w14:scene3d>
              <w14:camera w14:prst="orthographicFront"/>
              <w14:lightRig w14:rig="threePt" w14:dir="t">
                <w14:rot w14:lat="0" w14:lon="0" w14:rev="0"/>
              </w14:lightRig>
            </w14:scene3d>
          </w:rPr>
          <w:delText>2.1</w:delText>
        </w:r>
        <w:r w:rsidDel="00E04AB6">
          <w:rPr>
            <w:rFonts w:asciiTheme="minorHAnsi" w:eastAsiaTheme="minorEastAsia" w:hAnsiTheme="minorHAnsi"/>
            <w:noProof/>
            <w:color w:val="auto"/>
            <w:sz w:val="22"/>
            <w:lang w:eastAsia="en-GB"/>
          </w:rPr>
          <w:tab/>
        </w:r>
        <w:r w:rsidDel="00E04AB6">
          <w:rPr>
            <w:noProof/>
          </w:rPr>
          <w:delText>General</w:delText>
        </w:r>
        <w:r w:rsidDel="00E04AB6">
          <w:rPr>
            <w:noProof/>
          </w:rPr>
          <w:tab/>
        </w:r>
        <w:r w:rsidDel="00E04AB6">
          <w:rPr>
            <w:noProof/>
          </w:rPr>
          <w:fldChar w:fldCharType="begin"/>
        </w:r>
        <w:r w:rsidDel="00E04AB6">
          <w:rPr>
            <w:noProof/>
          </w:rPr>
          <w:delInstrText xml:space="preserve"> PAGEREF _Toc70607014 \h </w:delInstrText>
        </w:r>
        <w:r w:rsidDel="00E04AB6">
          <w:rPr>
            <w:noProof/>
          </w:rPr>
          <w:fldChar w:fldCharType="separate"/>
        </w:r>
      </w:del>
      <w:ins w:id="161" w:author="Niall Murphy" w:date="2021-04-29T16:43:00Z">
        <w:r>
          <w:rPr>
            <w:b/>
            <w:bCs/>
            <w:noProof/>
            <w:lang w:val="en-US"/>
          </w:rPr>
          <w:t>Error! Bookmark not defined.</w:t>
        </w:r>
      </w:ins>
      <w:del w:id="162" w:author="Niall Murphy" w:date="2021-04-29T16:43:00Z">
        <w:r w:rsidDel="00E04AB6">
          <w:rPr>
            <w:noProof/>
          </w:rPr>
          <w:delText>4</w:delText>
        </w:r>
        <w:r w:rsidDel="00E04AB6">
          <w:rPr>
            <w:noProof/>
          </w:rPr>
          <w:fldChar w:fldCharType="end"/>
        </w:r>
      </w:del>
    </w:p>
    <w:p w14:paraId="6F1C1AB4" w14:textId="14838707" w:rsidR="00E04AB6" w:rsidDel="00E04AB6" w:rsidRDefault="00E04AB6">
      <w:pPr>
        <w:pStyle w:val="TOC2"/>
        <w:rPr>
          <w:del w:id="163" w:author="Niall Murphy" w:date="2021-04-29T16:43:00Z"/>
          <w:rFonts w:asciiTheme="minorHAnsi" w:eastAsiaTheme="minorEastAsia" w:hAnsiTheme="minorHAnsi"/>
          <w:noProof/>
          <w:color w:val="auto"/>
          <w:sz w:val="22"/>
          <w:lang w:eastAsia="en-GB"/>
        </w:rPr>
      </w:pPr>
      <w:del w:id="164" w:author="Niall Murphy" w:date="2021-04-29T16:43:00Z">
        <w:r w:rsidRPr="0062219D" w:rsidDel="00E04AB6">
          <w:rPr>
            <w:noProof/>
            <w14:scene3d>
              <w14:camera w14:prst="orthographicFront"/>
              <w14:lightRig w14:rig="threePt" w14:dir="t">
                <w14:rot w14:lat="0" w14:lon="0" w14:rev="0"/>
              </w14:lightRig>
            </w14:scene3d>
          </w:rPr>
          <w:delText>2.2</w:delText>
        </w:r>
        <w:r w:rsidDel="00E04AB6">
          <w:rPr>
            <w:rFonts w:asciiTheme="minorHAnsi" w:eastAsiaTheme="minorEastAsia" w:hAnsiTheme="minorHAnsi"/>
            <w:noProof/>
            <w:color w:val="auto"/>
            <w:sz w:val="22"/>
            <w:lang w:eastAsia="en-GB"/>
          </w:rPr>
          <w:tab/>
        </w:r>
        <w:r w:rsidDel="00E04AB6">
          <w:rPr>
            <w:noProof/>
          </w:rPr>
          <w:delText>Programme and phase information</w:delText>
        </w:r>
        <w:r w:rsidDel="00E04AB6">
          <w:rPr>
            <w:noProof/>
          </w:rPr>
          <w:tab/>
        </w:r>
        <w:r w:rsidDel="00E04AB6">
          <w:rPr>
            <w:noProof/>
          </w:rPr>
          <w:fldChar w:fldCharType="begin"/>
        </w:r>
        <w:r w:rsidDel="00E04AB6">
          <w:rPr>
            <w:noProof/>
          </w:rPr>
          <w:delInstrText xml:space="preserve"> PAGEREF _Toc70607015 \h </w:delInstrText>
        </w:r>
        <w:r w:rsidDel="00E04AB6">
          <w:rPr>
            <w:noProof/>
          </w:rPr>
          <w:fldChar w:fldCharType="separate"/>
        </w:r>
      </w:del>
      <w:ins w:id="165" w:author="Niall Murphy" w:date="2021-04-29T16:43:00Z">
        <w:r>
          <w:rPr>
            <w:b/>
            <w:bCs/>
            <w:noProof/>
            <w:lang w:val="en-US"/>
          </w:rPr>
          <w:t>Error! Bookmark not defined.</w:t>
        </w:r>
      </w:ins>
      <w:del w:id="166" w:author="Niall Murphy" w:date="2021-04-29T16:43:00Z">
        <w:r w:rsidDel="00E04AB6">
          <w:rPr>
            <w:noProof/>
          </w:rPr>
          <w:delText>4</w:delText>
        </w:r>
        <w:r w:rsidDel="00E04AB6">
          <w:rPr>
            <w:noProof/>
          </w:rPr>
          <w:fldChar w:fldCharType="end"/>
        </w:r>
      </w:del>
    </w:p>
    <w:p w14:paraId="243954D1" w14:textId="7E54DB7F" w:rsidR="00E04AB6" w:rsidDel="00E04AB6" w:rsidRDefault="00E04AB6">
      <w:pPr>
        <w:pStyle w:val="TOC1"/>
        <w:rPr>
          <w:del w:id="167" w:author="Niall Murphy" w:date="2021-04-29T16:43:00Z"/>
          <w:rFonts w:asciiTheme="minorHAnsi" w:eastAsiaTheme="minorEastAsia" w:hAnsiTheme="minorHAnsi"/>
          <w:b w:val="0"/>
          <w:noProof/>
          <w:color w:val="auto"/>
          <w:sz w:val="22"/>
          <w:lang w:eastAsia="en-GB"/>
        </w:rPr>
      </w:pPr>
      <w:del w:id="168" w:author="Niall Murphy" w:date="2021-04-29T16:43:00Z">
        <w:r w:rsidRPr="0062219D" w:rsidDel="00E04AB6">
          <w:rPr>
            <w:noProof/>
            <w14:scene3d>
              <w14:camera w14:prst="orthographicFront"/>
              <w14:lightRig w14:rig="threePt" w14:dir="t">
                <w14:rot w14:lat="0" w14:lon="0" w14:rev="0"/>
              </w14:lightRig>
            </w14:scene3d>
          </w:rPr>
          <w:delText>3</w:delText>
        </w:r>
        <w:r w:rsidDel="00E04AB6">
          <w:rPr>
            <w:rFonts w:asciiTheme="minorHAnsi" w:eastAsiaTheme="minorEastAsia" w:hAnsiTheme="minorHAnsi"/>
            <w:b w:val="0"/>
            <w:noProof/>
            <w:color w:val="auto"/>
            <w:sz w:val="22"/>
            <w:lang w:eastAsia="en-GB"/>
          </w:rPr>
          <w:tab/>
        </w:r>
        <w:r w:rsidDel="00E04AB6">
          <w:rPr>
            <w:noProof/>
          </w:rPr>
          <w:delText>APPLICABLE STANDARDS</w:delText>
        </w:r>
        <w:r w:rsidDel="00E04AB6">
          <w:rPr>
            <w:noProof/>
          </w:rPr>
          <w:tab/>
        </w:r>
        <w:r w:rsidDel="00E04AB6">
          <w:rPr>
            <w:noProof/>
          </w:rPr>
          <w:fldChar w:fldCharType="begin"/>
        </w:r>
        <w:r w:rsidDel="00E04AB6">
          <w:rPr>
            <w:noProof/>
          </w:rPr>
          <w:delInstrText xml:space="preserve"> PAGEREF _Toc70607016 \h </w:delInstrText>
        </w:r>
        <w:r w:rsidDel="00E04AB6">
          <w:rPr>
            <w:noProof/>
          </w:rPr>
          <w:fldChar w:fldCharType="separate"/>
        </w:r>
      </w:del>
      <w:ins w:id="169" w:author="Niall Murphy" w:date="2021-04-29T16:43:00Z">
        <w:r>
          <w:rPr>
            <w:b w:val="0"/>
            <w:bCs/>
            <w:noProof/>
            <w:lang w:val="en-US"/>
          </w:rPr>
          <w:t>Error! Bookmark not defined.</w:t>
        </w:r>
      </w:ins>
      <w:del w:id="170" w:author="Niall Murphy" w:date="2021-04-29T16:43:00Z">
        <w:r w:rsidDel="00E04AB6">
          <w:rPr>
            <w:noProof/>
          </w:rPr>
          <w:delText>1</w:delText>
        </w:r>
        <w:r w:rsidDel="00E04AB6">
          <w:rPr>
            <w:noProof/>
          </w:rPr>
          <w:fldChar w:fldCharType="end"/>
        </w:r>
      </w:del>
    </w:p>
    <w:p w14:paraId="46779F48" w14:textId="22DE3788" w:rsidR="00E04AB6" w:rsidDel="00E04AB6" w:rsidRDefault="00E04AB6">
      <w:pPr>
        <w:pStyle w:val="TOC1"/>
        <w:rPr>
          <w:del w:id="171" w:author="Niall Murphy" w:date="2021-04-29T16:43:00Z"/>
          <w:rFonts w:asciiTheme="minorHAnsi" w:eastAsiaTheme="minorEastAsia" w:hAnsiTheme="minorHAnsi"/>
          <w:b w:val="0"/>
          <w:noProof/>
          <w:color w:val="auto"/>
          <w:sz w:val="22"/>
          <w:lang w:eastAsia="en-GB"/>
        </w:rPr>
      </w:pPr>
      <w:del w:id="172" w:author="Niall Murphy" w:date="2021-04-29T16:43:00Z">
        <w:r w:rsidRPr="0062219D" w:rsidDel="00E04AB6">
          <w:rPr>
            <w:noProof/>
            <w14:scene3d>
              <w14:camera w14:prst="orthographicFront"/>
              <w14:lightRig w14:rig="threePt" w14:dir="t">
                <w14:rot w14:lat="0" w14:lon="0" w14:rev="0"/>
              </w14:lightRig>
            </w14:scene3d>
          </w:rPr>
          <w:delText>4</w:delText>
        </w:r>
        <w:r w:rsidDel="00E04AB6">
          <w:rPr>
            <w:rFonts w:asciiTheme="minorHAnsi" w:eastAsiaTheme="minorEastAsia" w:hAnsiTheme="minorHAnsi"/>
            <w:b w:val="0"/>
            <w:noProof/>
            <w:color w:val="auto"/>
            <w:sz w:val="22"/>
            <w:lang w:eastAsia="en-GB"/>
          </w:rPr>
          <w:tab/>
        </w:r>
        <w:r w:rsidDel="00E04AB6">
          <w:rPr>
            <w:noProof/>
          </w:rPr>
          <w:delText>PROJECT FUNCTIONS</w:delText>
        </w:r>
        <w:r w:rsidDel="00E04AB6">
          <w:rPr>
            <w:noProof/>
          </w:rPr>
          <w:tab/>
        </w:r>
        <w:r w:rsidDel="00E04AB6">
          <w:rPr>
            <w:noProof/>
          </w:rPr>
          <w:fldChar w:fldCharType="begin"/>
        </w:r>
        <w:r w:rsidDel="00E04AB6">
          <w:rPr>
            <w:noProof/>
          </w:rPr>
          <w:delInstrText xml:space="preserve"> PAGEREF _Toc70607017 \h </w:delInstrText>
        </w:r>
        <w:r w:rsidDel="00E04AB6">
          <w:rPr>
            <w:noProof/>
          </w:rPr>
          <w:fldChar w:fldCharType="separate"/>
        </w:r>
      </w:del>
      <w:ins w:id="173" w:author="Niall Murphy" w:date="2021-04-29T16:43:00Z">
        <w:r>
          <w:rPr>
            <w:b w:val="0"/>
            <w:bCs/>
            <w:noProof/>
            <w:lang w:val="en-US"/>
          </w:rPr>
          <w:t>Error! Bookmark not defined.</w:t>
        </w:r>
      </w:ins>
      <w:del w:id="174" w:author="Niall Murphy" w:date="2021-04-29T16:43:00Z">
        <w:r w:rsidDel="00E04AB6">
          <w:rPr>
            <w:noProof/>
          </w:rPr>
          <w:delText>1</w:delText>
        </w:r>
        <w:r w:rsidDel="00E04AB6">
          <w:rPr>
            <w:noProof/>
          </w:rPr>
          <w:fldChar w:fldCharType="end"/>
        </w:r>
      </w:del>
    </w:p>
    <w:p w14:paraId="76266053" w14:textId="00D8E8A3" w:rsidR="00E04AB6" w:rsidDel="00E04AB6" w:rsidRDefault="00E04AB6">
      <w:pPr>
        <w:pStyle w:val="TOC2"/>
        <w:rPr>
          <w:del w:id="175" w:author="Niall Murphy" w:date="2021-04-29T16:43:00Z"/>
          <w:rFonts w:asciiTheme="minorHAnsi" w:eastAsiaTheme="minorEastAsia" w:hAnsiTheme="minorHAnsi"/>
          <w:noProof/>
          <w:color w:val="auto"/>
          <w:sz w:val="22"/>
          <w:lang w:eastAsia="en-GB"/>
        </w:rPr>
      </w:pPr>
      <w:del w:id="176" w:author="Niall Murphy" w:date="2021-04-29T16:43:00Z">
        <w:r w:rsidRPr="0062219D" w:rsidDel="00E04AB6">
          <w:rPr>
            <w:noProof/>
            <w14:scene3d>
              <w14:camera w14:prst="orthographicFront"/>
              <w14:lightRig w14:rig="threePt" w14:dir="t">
                <w14:rot w14:lat="0" w14:lon="0" w14:rev="0"/>
              </w14:lightRig>
            </w14:scene3d>
          </w:rPr>
          <w:delText>4.1</w:delText>
        </w:r>
        <w:r w:rsidDel="00E04AB6">
          <w:rPr>
            <w:rFonts w:asciiTheme="minorHAnsi" w:eastAsiaTheme="minorEastAsia" w:hAnsiTheme="minorHAnsi"/>
            <w:noProof/>
            <w:color w:val="auto"/>
            <w:sz w:val="22"/>
            <w:lang w:eastAsia="en-GB"/>
          </w:rPr>
          <w:tab/>
        </w:r>
        <w:r w:rsidDel="00E04AB6">
          <w:rPr>
            <w:noProof/>
          </w:rPr>
          <w:delText>Project Team BIM organisation</w:delText>
        </w:r>
        <w:r w:rsidDel="00E04AB6">
          <w:rPr>
            <w:noProof/>
          </w:rPr>
          <w:tab/>
        </w:r>
        <w:r w:rsidDel="00E04AB6">
          <w:rPr>
            <w:noProof/>
          </w:rPr>
          <w:fldChar w:fldCharType="begin"/>
        </w:r>
        <w:r w:rsidDel="00E04AB6">
          <w:rPr>
            <w:noProof/>
          </w:rPr>
          <w:delInstrText xml:space="preserve"> PAGEREF _Toc70607018 \h </w:delInstrText>
        </w:r>
        <w:r w:rsidDel="00E04AB6">
          <w:rPr>
            <w:noProof/>
          </w:rPr>
          <w:fldChar w:fldCharType="separate"/>
        </w:r>
      </w:del>
      <w:ins w:id="177" w:author="Niall Murphy" w:date="2021-04-29T16:43:00Z">
        <w:r>
          <w:rPr>
            <w:b/>
            <w:bCs/>
            <w:noProof/>
            <w:lang w:val="en-US"/>
          </w:rPr>
          <w:t>Error! Bookmark not defined.</w:t>
        </w:r>
      </w:ins>
      <w:del w:id="178" w:author="Niall Murphy" w:date="2021-04-29T16:43:00Z">
        <w:r w:rsidDel="00E04AB6">
          <w:rPr>
            <w:noProof/>
          </w:rPr>
          <w:delText>1</w:delText>
        </w:r>
        <w:r w:rsidDel="00E04AB6">
          <w:rPr>
            <w:noProof/>
          </w:rPr>
          <w:fldChar w:fldCharType="end"/>
        </w:r>
      </w:del>
    </w:p>
    <w:p w14:paraId="394A41D2" w14:textId="7C8689DA" w:rsidR="00E04AB6" w:rsidDel="00E04AB6" w:rsidRDefault="00E04AB6">
      <w:pPr>
        <w:pStyle w:val="TOC2"/>
        <w:rPr>
          <w:del w:id="179" w:author="Niall Murphy" w:date="2021-04-29T16:43:00Z"/>
          <w:rFonts w:asciiTheme="minorHAnsi" w:eastAsiaTheme="minorEastAsia" w:hAnsiTheme="minorHAnsi"/>
          <w:noProof/>
          <w:color w:val="auto"/>
          <w:sz w:val="22"/>
          <w:lang w:eastAsia="en-GB"/>
        </w:rPr>
      </w:pPr>
      <w:del w:id="180" w:author="Niall Murphy" w:date="2021-04-29T16:43:00Z">
        <w:r w:rsidRPr="0062219D" w:rsidDel="00E04AB6">
          <w:rPr>
            <w:noProof/>
            <w14:scene3d>
              <w14:camera w14:prst="orthographicFront"/>
              <w14:lightRig w14:rig="threePt" w14:dir="t">
                <w14:rot w14:lat="0" w14:lon="0" w14:rev="0"/>
              </w14:lightRig>
            </w14:scene3d>
          </w:rPr>
          <w:delText>4.2</w:delText>
        </w:r>
        <w:r w:rsidDel="00E04AB6">
          <w:rPr>
            <w:rFonts w:asciiTheme="minorHAnsi" w:eastAsiaTheme="minorEastAsia" w:hAnsiTheme="minorHAnsi"/>
            <w:noProof/>
            <w:color w:val="auto"/>
            <w:sz w:val="22"/>
            <w:lang w:eastAsia="en-GB"/>
          </w:rPr>
          <w:tab/>
        </w:r>
        <w:r w:rsidDel="00E04AB6">
          <w:rPr>
            <w:noProof/>
          </w:rPr>
          <w:delText>Delivery Team composition</w:delText>
        </w:r>
        <w:r w:rsidDel="00E04AB6">
          <w:rPr>
            <w:noProof/>
          </w:rPr>
          <w:tab/>
        </w:r>
        <w:r w:rsidDel="00E04AB6">
          <w:rPr>
            <w:noProof/>
          </w:rPr>
          <w:fldChar w:fldCharType="begin"/>
        </w:r>
        <w:r w:rsidDel="00E04AB6">
          <w:rPr>
            <w:noProof/>
          </w:rPr>
          <w:delInstrText xml:space="preserve"> PAGEREF _Toc70607019 \h </w:delInstrText>
        </w:r>
        <w:r w:rsidDel="00E04AB6">
          <w:rPr>
            <w:noProof/>
          </w:rPr>
          <w:fldChar w:fldCharType="separate"/>
        </w:r>
      </w:del>
      <w:ins w:id="181" w:author="Niall Murphy" w:date="2021-04-29T16:43:00Z">
        <w:r>
          <w:rPr>
            <w:b/>
            <w:bCs/>
            <w:noProof/>
            <w:lang w:val="en-US"/>
          </w:rPr>
          <w:t>Error! Bookmark not defined.</w:t>
        </w:r>
      </w:ins>
      <w:del w:id="182" w:author="Niall Murphy" w:date="2021-04-29T16:43:00Z">
        <w:r w:rsidDel="00E04AB6">
          <w:rPr>
            <w:noProof/>
          </w:rPr>
          <w:delText>2</w:delText>
        </w:r>
        <w:r w:rsidDel="00E04AB6">
          <w:rPr>
            <w:noProof/>
          </w:rPr>
          <w:fldChar w:fldCharType="end"/>
        </w:r>
      </w:del>
    </w:p>
    <w:p w14:paraId="70CBDDE4" w14:textId="7AF68E29" w:rsidR="00E04AB6" w:rsidDel="00E04AB6" w:rsidRDefault="00E04AB6">
      <w:pPr>
        <w:pStyle w:val="TOC2"/>
        <w:rPr>
          <w:del w:id="183" w:author="Niall Murphy" w:date="2021-04-29T16:43:00Z"/>
          <w:rFonts w:asciiTheme="minorHAnsi" w:eastAsiaTheme="minorEastAsia" w:hAnsiTheme="minorHAnsi"/>
          <w:noProof/>
          <w:color w:val="auto"/>
          <w:sz w:val="22"/>
          <w:lang w:eastAsia="en-GB"/>
        </w:rPr>
      </w:pPr>
      <w:del w:id="184" w:author="Niall Murphy" w:date="2021-04-29T16:43:00Z">
        <w:r w:rsidRPr="0062219D" w:rsidDel="00E04AB6">
          <w:rPr>
            <w:noProof/>
            <w14:scene3d>
              <w14:camera w14:prst="orthographicFront"/>
              <w14:lightRig w14:rig="threePt" w14:dir="t">
                <w14:rot w14:lat="0" w14:lon="0" w14:rev="0"/>
              </w14:lightRig>
            </w14:scene3d>
          </w:rPr>
          <w:delText>4.3</w:delText>
        </w:r>
        <w:r w:rsidDel="00E04AB6">
          <w:rPr>
            <w:rFonts w:asciiTheme="minorHAnsi" w:eastAsiaTheme="minorEastAsia" w:hAnsiTheme="minorHAnsi"/>
            <w:noProof/>
            <w:color w:val="auto"/>
            <w:sz w:val="22"/>
            <w:lang w:eastAsia="en-GB"/>
          </w:rPr>
          <w:tab/>
        </w:r>
        <w:r w:rsidDel="00E04AB6">
          <w:rPr>
            <w:noProof/>
          </w:rPr>
          <w:delText>Information Management function</w:delText>
        </w:r>
        <w:r w:rsidDel="00E04AB6">
          <w:rPr>
            <w:noProof/>
          </w:rPr>
          <w:tab/>
        </w:r>
        <w:r w:rsidDel="00E04AB6">
          <w:rPr>
            <w:noProof/>
          </w:rPr>
          <w:fldChar w:fldCharType="begin"/>
        </w:r>
        <w:r w:rsidDel="00E04AB6">
          <w:rPr>
            <w:noProof/>
          </w:rPr>
          <w:delInstrText xml:space="preserve"> PAGEREF _Toc70607020 \h </w:delInstrText>
        </w:r>
        <w:r w:rsidDel="00E04AB6">
          <w:rPr>
            <w:noProof/>
          </w:rPr>
          <w:fldChar w:fldCharType="separate"/>
        </w:r>
      </w:del>
      <w:ins w:id="185" w:author="Niall Murphy" w:date="2021-04-29T16:43:00Z">
        <w:r>
          <w:rPr>
            <w:b/>
            <w:bCs/>
            <w:noProof/>
            <w:lang w:val="en-US"/>
          </w:rPr>
          <w:t>Error! Bookmark not defined.</w:t>
        </w:r>
      </w:ins>
      <w:del w:id="186" w:author="Niall Murphy" w:date="2021-04-29T16:43:00Z">
        <w:r w:rsidDel="00E04AB6">
          <w:rPr>
            <w:noProof/>
          </w:rPr>
          <w:delText>2</w:delText>
        </w:r>
        <w:r w:rsidDel="00E04AB6">
          <w:rPr>
            <w:noProof/>
          </w:rPr>
          <w:fldChar w:fldCharType="end"/>
        </w:r>
      </w:del>
    </w:p>
    <w:p w14:paraId="580C7467" w14:textId="7EE7EB55" w:rsidR="00E04AB6" w:rsidDel="00E04AB6" w:rsidRDefault="00E04AB6">
      <w:pPr>
        <w:pStyle w:val="TOC2"/>
        <w:rPr>
          <w:del w:id="187" w:author="Niall Murphy" w:date="2021-04-29T16:43:00Z"/>
          <w:rFonts w:asciiTheme="minorHAnsi" w:eastAsiaTheme="minorEastAsia" w:hAnsiTheme="minorHAnsi"/>
          <w:noProof/>
          <w:color w:val="auto"/>
          <w:sz w:val="22"/>
          <w:lang w:eastAsia="en-GB"/>
        </w:rPr>
      </w:pPr>
      <w:del w:id="188" w:author="Niall Murphy" w:date="2021-04-29T16:43:00Z">
        <w:r w:rsidRPr="0062219D" w:rsidDel="00E04AB6">
          <w:rPr>
            <w:noProof/>
            <w14:scene3d>
              <w14:camera w14:prst="orthographicFront"/>
              <w14:lightRig w14:rig="threePt" w14:dir="t">
                <w14:rot w14:lat="0" w14:lon="0" w14:rev="0"/>
              </w14:lightRig>
            </w14:scene3d>
          </w:rPr>
          <w:delText>4.4</w:delText>
        </w:r>
        <w:r w:rsidDel="00E04AB6">
          <w:rPr>
            <w:rFonts w:asciiTheme="minorHAnsi" w:eastAsiaTheme="minorEastAsia" w:hAnsiTheme="minorHAnsi"/>
            <w:noProof/>
            <w:color w:val="auto"/>
            <w:sz w:val="22"/>
            <w:lang w:eastAsia="en-GB"/>
          </w:rPr>
          <w:tab/>
        </w:r>
        <w:r w:rsidDel="00E04AB6">
          <w:rPr>
            <w:noProof/>
          </w:rPr>
          <w:delText>Construction Delivery Team Capability &amp; Capacity Summary</w:delText>
        </w:r>
        <w:r w:rsidDel="00E04AB6">
          <w:rPr>
            <w:noProof/>
          </w:rPr>
          <w:tab/>
        </w:r>
        <w:r w:rsidDel="00E04AB6">
          <w:rPr>
            <w:noProof/>
          </w:rPr>
          <w:fldChar w:fldCharType="begin"/>
        </w:r>
        <w:r w:rsidDel="00E04AB6">
          <w:rPr>
            <w:noProof/>
          </w:rPr>
          <w:delInstrText xml:space="preserve"> PAGEREF _Toc70607021 \h </w:delInstrText>
        </w:r>
        <w:r w:rsidDel="00E04AB6">
          <w:rPr>
            <w:noProof/>
          </w:rPr>
          <w:fldChar w:fldCharType="separate"/>
        </w:r>
      </w:del>
      <w:ins w:id="189" w:author="Niall Murphy" w:date="2021-04-29T16:43:00Z">
        <w:r>
          <w:rPr>
            <w:b/>
            <w:bCs/>
            <w:noProof/>
            <w:lang w:val="en-US"/>
          </w:rPr>
          <w:t>Error! Bookmark not defined.</w:t>
        </w:r>
      </w:ins>
      <w:del w:id="190" w:author="Niall Murphy" w:date="2021-04-29T16:43:00Z">
        <w:r w:rsidDel="00E04AB6">
          <w:rPr>
            <w:noProof/>
          </w:rPr>
          <w:delText>7</w:delText>
        </w:r>
        <w:r w:rsidDel="00E04AB6">
          <w:rPr>
            <w:noProof/>
          </w:rPr>
          <w:fldChar w:fldCharType="end"/>
        </w:r>
      </w:del>
    </w:p>
    <w:p w14:paraId="70DA87EE" w14:textId="4B865C09" w:rsidR="00E04AB6" w:rsidDel="00E04AB6" w:rsidRDefault="00E04AB6">
      <w:pPr>
        <w:pStyle w:val="TOC2"/>
        <w:rPr>
          <w:del w:id="191" w:author="Niall Murphy" w:date="2021-04-29T16:43:00Z"/>
          <w:rFonts w:asciiTheme="minorHAnsi" w:eastAsiaTheme="minorEastAsia" w:hAnsiTheme="minorHAnsi"/>
          <w:noProof/>
          <w:color w:val="auto"/>
          <w:sz w:val="22"/>
          <w:lang w:eastAsia="en-GB"/>
        </w:rPr>
      </w:pPr>
      <w:del w:id="192" w:author="Niall Murphy" w:date="2021-04-29T16:43:00Z">
        <w:r w:rsidRPr="0062219D" w:rsidDel="00E04AB6">
          <w:rPr>
            <w:noProof/>
            <w14:scene3d>
              <w14:camera w14:prst="orthographicFront"/>
              <w14:lightRig w14:rig="threePt" w14:dir="t">
                <w14:rot w14:lat="0" w14:lon="0" w14:rev="0"/>
              </w14:lightRig>
            </w14:scene3d>
          </w:rPr>
          <w:delText>4.5</w:delText>
        </w:r>
        <w:r w:rsidDel="00E04AB6">
          <w:rPr>
            <w:rFonts w:asciiTheme="minorHAnsi" w:eastAsiaTheme="minorEastAsia" w:hAnsiTheme="minorHAnsi"/>
            <w:noProof/>
            <w:color w:val="auto"/>
            <w:sz w:val="22"/>
            <w:lang w:eastAsia="en-GB"/>
          </w:rPr>
          <w:tab/>
        </w:r>
        <w:r w:rsidDel="00E04AB6">
          <w:rPr>
            <w:noProof/>
          </w:rPr>
          <w:delText>Training Requirements</w:delText>
        </w:r>
        <w:r w:rsidDel="00E04AB6">
          <w:rPr>
            <w:noProof/>
          </w:rPr>
          <w:tab/>
        </w:r>
        <w:r w:rsidDel="00E04AB6">
          <w:rPr>
            <w:noProof/>
          </w:rPr>
          <w:fldChar w:fldCharType="begin"/>
        </w:r>
        <w:r w:rsidDel="00E04AB6">
          <w:rPr>
            <w:noProof/>
          </w:rPr>
          <w:delInstrText xml:space="preserve"> PAGEREF _Toc70607022 \h </w:delInstrText>
        </w:r>
        <w:r w:rsidDel="00E04AB6">
          <w:rPr>
            <w:noProof/>
          </w:rPr>
          <w:fldChar w:fldCharType="separate"/>
        </w:r>
      </w:del>
      <w:ins w:id="193" w:author="Niall Murphy" w:date="2021-04-29T16:43:00Z">
        <w:r>
          <w:rPr>
            <w:b/>
            <w:bCs/>
            <w:noProof/>
            <w:lang w:val="en-US"/>
          </w:rPr>
          <w:t>Error! Bookmark not defined.</w:t>
        </w:r>
      </w:ins>
      <w:del w:id="194" w:author="Niall Murphy" w:date="2021-04-29T16:43:00Z">
        <w:r w:rsidDel="00E04AB6">
          <w:rPr>
            <w:noProof/>
          </w:rPr>
          <w:delText>8</w:delText>
        </w:r>
        <w:r w:rsidDel="00E04AB6">
          <w:rPr>
            <w:noProof/>
          </w:rPr>
          <w:fldChar w:fldCharType="end"/>
        </w:r>
      </w:del>
    </w:p>
    <w:p w14:paraId="0A9DA09D" w14:textId="43CF5DD4" w:rsidR="00E04AB6" w:rsidDel="00E04AB6" w:rsidRDefault="00E04AB6">
      <w:pPr>
        <w:pStyle w:val="TOC1"/>
        <w:rPr>
          <w:del w:id="195" w:author="Niall Murphy" w:date="2021-04-29T16:43:00Z"/>
          <w:rFonts w:asciiTheme="minorHAnsi" w:eastAsiaTheme="minorEastAsia" w:hAnsiTheme="minorHAnsi"/>
          <w:b w:val="0"/>
          <w:noProof/>
          <w:color w:val="auto"/>
          <w:sz w:val="22"/>
          <w:lang w:eastAsia="en-GB"/>
        </w:rPr>
      </w:pPr>
      <w:del w:id="196" w:author="Niall Murphy" w:date="2021-04-29T16:43:00Z">
        <w:r w:rsidRPr="0062219D" w:rsidDel="00E04AB6">
          <w:rPr>
            <w:noProof/>
            <w14:scene3d>
              <w14:camera w14:prst="orthographicFront"/>
              <w14:lightRig w14:rig="threePt" w14:dir="t">
                <w14:rot w14:lat="0" w14:lon="0" w14:rev="0"/>
              </w14:lightRig>
            </w14:scene3d>
          </w:rPr>
          <w:delText>5</w:delText>
        </w:r>
        <w:r w:rsidDel="00E04AB6">
          <w:rPr>
            <w:rFonts w:asciiTheme="minorHAnsi" w:eastAsiaTheme="minorEastAsia" w:hAnsiTheme="minorHAnsi"/>
            <w:b w:val="0"/>
            <w:noProof/>
            <w:color w:val="auto"/>
            <w:sz w:val="22"/>
            <w:lang w:eastAsia="en-GB"/>
          </w:rPr>
          <w:tab/>
        </w:r>
        <w:r w:rsidDel="00E04AB6">
          <w:rPr>
            <w:noProof/>
          </w:rPr>
          <w:delText>DETAILED (BIM) RESPONSIBILITY MATRIX</w:delText>
        </w:r>
        <w:r w:rsidDel="00E04AB6">
          <w:rPr>
            <w:noProof/>
          </w:rPr>
          <w:tab/>
        </w:r>
        <w:r w:rsidDel="00E04AB6">
          <w:rPr>
            <w:noProof/>
          </w:rPr>
          <w:fldChar w:fldCharType="begin"/>
        </w:r>
        <w:r w:rsidDel="00E04AB6">
          <w:rPr>
            <w:noProof/>
          </w:rPr>
          <w:delInstrText xml:space="preserve"> PAGEREF _Toc70607023 \h </w:delInstrText>
        </w:r>
        <w:r w:rsidDel="00E04AB6">
          <w:rPr>
            <w:noProof/>
          </w:rPr>
          <w:fldChar w:fldCharType="separate"/>
        </w:r>
      </w:del>
      <w:ins w:id="197" w:author="Niall Murphy" w:date="2021-04-29T16:43:00Z">
        <w:r>
          <w:rPr>
            <w:b w:val="0"/>
            <w:bCs/>
            <w:noProof/>
            <w:lang w:val="en-US"/>
          </w:rPr>
          <w:t>Error! Bookmark not defined.</w:t>
        </w:r>
      </w:ins>
      <w:del w:id="198" w:author="Niall Murphy" w:date="2021-04-29T16:43:00Z">
        <w:r w:rsidDel="00E04AB6">
          <w:rPr>
            <w:noProof/>
          </w:rPr>
          <w:delText>9</w:delText>
        </w:r>
        <w:r w:rsidDel="00E04AB6">
          <w:rPr>
            <w:noProof/>
          </w:rPr>
          <w:fldChar w:fldCharType="end"/>
        </w:r>
      </w:del>
    </w:p>
    <w:p w14:paraId="5C2750EB" w14:textId="68A8207C" w:rsidR="00E04AB6" w:rsidDel="00E04AB6" w:rsidRDefault="00E04AB6">
      <w:pPr>
        <w:pStyle w:val="TOC2"/>
        <w:rPr>
          <w:del w:id="199" w:author="Niall Murphy" w:date="2021-04-29T16:43:00Z"/>
          <w:rFonts w:asciiTheme="minorHAnsi" w:eastAsiaTheme="minorEastAsia" w:hAnsiTheme="minorHAnsi"/>
          <w:noProof/>
          <w:color w:val="auto"/>
          <w:sz w:val="22"/>
          <w:lang w:eastAsia="en-GB"/>
        </w:rPr>
      </w:pPr>
      <w:del w:id="200" w:author="Niall Murphy" w:date="2021-04-29T16:43:00Z">
        <w:r w:rsidRPr="0062219D" w:rsidDel="00E04AB6">
          <w:rPr>
            <w:noProof/>
            <w14:scene3d>
              <w14:camera w14:prst="orthographicFront"/>
              <w14:lightRig w14:rig="threePt" w14:dir="t">
                <w14:rot w14:lat="0" w14:lon="0" w14:rev="0"/>
              </w14:lightRig>
            </w14:scene3d>
          </w:rPr>
          <w:delText>5.1</w:delText>
        </w:r>
        <w:r w:rsidDel="00E04AB6">
          <w:rPr>
            <w:rFonts w:asciiTheme="minorHAnsi" w:eastAsiaTheme="minorEastAsia" w:hAnsiTheme="minorHAnsi"/>
            <w:noProof/>
            <w:color w:val="auto"/>
            <w:sz w:val="22"/>
            <w:lang w:eastAsia="en-GB"/>
          </w:rPr>
          <w:tab/>
        </w:r>
        <w:r w:rsidDel="00E04AB6">
          <w:rPr>
            <w:noProof/>
          </w:rPr>
          <w:delText>Detailed (BIM) Responsibility Matrix</w:delText>
        </w:r>
        <w:r w:rsidDel="00E04AB6">
          <w:rPr>
            <w:noProof/>
          </w:rPr>
          <w:tab/>
        </w:r>
        <w:r w:rsidDel="00E04AB6">
          <w:rPr>
            <w:noProof/>
          </w:rPr>
          <w:fldChar w:fldCharType="begin"/>
        </w:r>
        <w:r w:rsidDel="00E04AB6">
          <w:rPr>
            <w:noProof/>
          </w:rPr>
          <w:delInstrText xml:space="preserve"> PAGEREF _Toc70607024 \h </w:delInstrText>
        </w:r>
        <w:r w:rsidDel="00E04AB6">
          <w:rPr>
            <w:noProof/>
          </w:rPr>
          <w:fldChar w:fldCharType="separate"/>
        </w:r>
      </w:del>
      <w:ins w:id="201" w:author="Niall Murphy" w:date="2021-04-29T16:43:00Z">
        <w:r>
          <w:rPr>
            <w:b/>
            <w:bCs/>
            <w:noProof/>
            <w:lang w:val="en-US"/>
          </w:rPr>
          <w:t>Error! Bookmark not defined.</w:t>
        </w:r>
      </w:ins>
      <w:del w:id="202" w:author="Niall Murphy" w:date="2021-04-29T16:43:00Z">
        <w:r w:rsidDel="00E04AB6">
          <w:rPr>
            <w:noProof/>
          </w:rPr>
          <w:delText>9</w:delText>
        </w:r>
        <w:r w:rsidDel="00E04AB6">
          <w:rPr>
            <w:noProof/>
          </w:rPr>
          <w:fldChar w:fldCharType="end"/>
        </w:r>
      </w:del>
    </w:p>
    <w:p w14:paraId="6B5835D0" w14:textId="3CEDCF6C" w:rsidR="00E04AB6" w:rsidDel="00E04AB6" w:rsidRDefault="00E04AB6">
      <w:pPr>
        <w:pStyle w:val="TOC2"/>
        <w:rPr>
          <w:del w:id="203" w:author="Niall Murphy" w:date="2021-04-29T16:43:00Z"/>
          <w:rFonts w:asciiTheme="minorHAnsi" w:eastAsiaTheme="minorEastAsia" w:hAnsiTheme="minorHAnsi"/>
          <w:noProof/>
          <w:color w:val="auto"/>
          <w:sz w:val="22"/>
          <w:lang w:eastAsia="en-GB"/>
        </w:rPr>
      </w:pPr>
      <w:del w:id="204" w:author="Niall Murphy" w:date="2021-04-29T16:43:00Z">
        <w:r w:rsidRPr="0062219D" w:rsidDel="00E04AB6">
          <w:rPr>
            <w:noProof/>
            <w14:scene3d>
              <w14:camera w14:prst="orthographicFront"/>
              <w14:lightRig w14:rig="threePt" w14:dir="t">
                <w14:rot w14:lat="0" w14:lon="0" w14:rev="0"/>
              </w14:lightRig>
            </w14:scene3d>
          </w:rPr>
          <w:delText>5.2</w:delText>
        </w:r>
        <w:r w:rsidDel="00E04AB6">
          <w:rPr>
            <w:rFonts w:asciiTheme="minorHAnsi" w:eastAsiaTheme="minorEastAsia" w:hAnsiTheme="minorHAnsi"/>
            <w:noProof/>
            <w:color w:val="auto"/>
            <w:sz w:val="22"/>
            <w:lang w:eastAsia="en-GB"/>
          </w:rPr>
          <w:tab/>
        </w:r>
        <w:r w:rsidDel="00E04AB6">
          <w:rPr>
            <w:noProof/>
          </w:rPr>
          <w:delText>MIDP</w:delText>
        </w:r>
        <w:r w:rsidDel="00E04AB6">
          <w:rPr>
            <w:noProof/>
          </w:rPr>
          <w:tab/>
        </w:r>
        <w:r w:rsidDel="00E04AB6">
          <w:rPr>
            <w:noProof/>
          </w:rPr>
          <w:fldChar w:fldCharType="begin"/>
        </w:r>
        <w:r w:rsidDel="00E04AB6">
          <w:rPr>
            <w:noProof/>
          </w:rPr>
          <w:delInstrText xml:space="preserve"> PAGEREF _Toc70607026 \h </w:delInstrText>
        </w:r>
        <w:r w:rsidDel="00E04AB6">
          <w:rPr>
            <w:noProof/>
          </w:rPr>
          <w:fldChar w:fldCharType="separate"/>
        </w:r>
      </w:del>
      <w:ins w:id="205" w:author="Niall Murphy" w:date="2021-04-29T16:43:00Z">
        <w:r>
          <w:rPr>
            <w:b/>
            <w:bCs/>
            <w:noProof/>
            <w:lang w:val="en-US"/>
          </w:rPr>
          <w:t>Error! Bookmark not defined.</w:t>
        </w:r>
      </w:ins>
      <w:del w:id="206" w:author="Niall Murphy" w:date="2021-04-29T16:43:00Z">
        <w:r w:rsidDel="00E04AB6">
          <w:rPr>
            <w:noProof/>
          </w:rPr>
          <w:delText>9</w:delText>
        </w:r>
        <w:r w:rsidDel="00E04AB6">
          <w:rPr>
            <w:noProof/>
          </w:rPr>
          <w:fldChar w:fldCharType="end"/>
        </w:r>
      </w:del>
    </w:p>
    <w:p w14:paraId="321562BA" w14:textId="50EFC24E" w:rsidR="00E04AB6" w:rsidDel="00E04AB6" w:rsidRDefault="00E04AB6">
      <w:pPr>
        <w:pStyle w:val="TOC1"/>
        <w:rPr>
          <w:del w:id="207" w:author="Niall Murphy" w:date="2021-04-29T16:43:00Z"/>
          <w:rFonts w:asciiTheme="minorHAnsi" w:eastAsiaTheme="minorEastAsia" w:hAnsiTheme="minorHAnsi"/>
          <w:b w:val="0"/>
          <w:noProof/>
          <w:color w:val="auto"/>
          <w:sz w:val="22"/>
          <w:lang w:eastAsia="en-GB"/>
        </w:rPr>
      </w:pPr>
      <w:del w:id="208" w:author="Niall Murphy" w:date="2021-04-29T16:43:00Z">
        <w:r w:rsidRPr="0062219D" w:rsidDel="00E04AB6">
          <w:rPr>
            <w:noProof/>
            <w14:scene3d>
              <w14:camera w14:prst="orthographicFront"/>
              <w14:lightRig w14:rig="threePt" w14:dir="t">
                <w14:rot w14:lat="0" w14:lon="0" w14:rev="0"/>
              </w14:lightRig>
            </w14:scene3d>
          </w:rPr>
          <w:delText>6</w:delText>
        </w:r>
        <w:r w:rsidDel="00E04AB6">
          <w:rPr>
            <w:rFonts w:asciiTheme="minorHAnsi" w:eastAsiaTheme="minorEastAsia" w:hAnsiTheme="minorHAnsi"/>
            <w:b w:val="0"/>
            <w:noProof/>
            <w:color w:val="auto"/>
            <w:sz w:val="22"/>
            <w:lang w:eastAsia="en-GB"/>
          </w:rPr>
          <w:tab/>
        </w:r>
        <w:r w:rsidDel="00E04AB6">
          <w:rPr>
            <w:noProof/>
          </w:rPr>
          <w:delText>INFORMATION DELIVERY STRATEGY</w:delText>
        </w:r>
        <w:r w:rsidDel="00E04AB6">
          <w:rPr>
            <w:noProof/>
          </w:rPr>
          <w:tab/>
        </w:r>
        <w:r w:rsidDel="00E04AB6">
          <w:rPr>
            <w:noProof/>
          </w:rPr>
          <w:fldChar w:fldCharType="begin"/>
        </w:r>
        <w:r w:rsidDel="00E04AB6">
          <w:rPr>
            <w:noProof/>
          </w:rPr>
          <w:delInstrText xml:space="preserve"> PAGEREF _Toc70607027 \h </w:delInstrText>
        </w:r>
        <w:r w:rsidDel="00E04AB6">
          <w:rPr>
            <w:noProof/>
          </w:rPr>
          <w:fldChar w:fldCharType="separate"/>
        </w:r>
      </w:del>
      <w:ins w:id="209" w:author="Niall Murphy" w:date="2021-04-29T16:43:00Z">
        <w:r>
          <w:rPr>
            <w:b w:val="0"/>
            <w:bCs/>
            <w:noProof/>
            <w:lang w:val="en-US"/>
          </w:rPr>
          <w:t>Error! Bookmark not defined.</w:t>
        </w:r>
      </w:ins>
      <w:del w:id="210" w:author="Niall Murphy" w:date="2021-04-29T16:43:00Z">
        <w:r w:rsidDel="00E04AB6">
          <w:rPr>
            <w:noProof/>
          </w:rPr>
          <w:delText>10</w:delText>
        </w:r>
        <w:r w:rsidDel="00E04AB6">
          <w:rPr>
            <w:noProof/>
          </w:rPr>
          <w:fldChar w:fldCharType="end"/>
        </w:r>
      </w:del>
    </w:p>
    <w:p w14:paraId="79793E47" w14:textId="6379C9BB" w:rsidR="00E04AB6" w:rsidDel="00E04AB6" w:rsidRDefault="00E04AB6">
      <w:pPr>
        <w:pStyle w:val="TOC2"/>
        <w:rPr>
          <w:del w:id="211" w:author="Niall Murphy" w:date="2021-04-29T16:43:00Z"/>
          <w:rFonts w:asciiTheme="minorHAnsi" w:eastAsiaTheme="minorEastAsia" w:hAnsiTheme="minorHAnsi"/>
          <w:noProof/>
          <w:color w:val="auto"/>
          <w:sz w:val="22"/>
          <w:lang w:eastAsia="en-GB"/>
        </w:rPr>
      </w:pPr>
      <w:del w:id="212" w:author="Niall Murphy" w:date="2021-04-29T16:43:00Z">
        <w:r w:rsidRPr="0062219D" w:rsidDel="00E04AB6">
          <w:rPr>
            <w:noProof/>
            <w14:scene3d>
              <w14:camera w14:prst="orthographicFront"/>
              <w14:lightRig w14:rig="threePt" w14:dir="t">
                <w14:rot w14:lat="0" w14:lon="0" w14:rev="0"/>
              </w14:lightRig>
            </w14:scene3d>
          </w:rPr>
          <w:delText>6.1</w:delText>
        </w:r>
        <w:r w:rsidDel="00E04AB6">
          <w:rPr>
            <w:rFonts w:asciiTheme="minorHAnsi" w:eastAsiaTheme="minorEastAsia" w:hAnsiTheme="minorHAnsi"/>
            <w:noProof/>
            <w:color w:val="auto"/>
            <w:sz w:val="22"/>
            <w:lang w:eastAsia="en-GB"/>
          </w:rPr>
          <w:tab/>
        </w:r>
        <w:r w:rsidDel="00E04AB6">
          <w:rPr>
            <w:noProof/>
          </w:rPr>
          <w:delText>Approach to meeting the appointing party’s exchange information requirements</w:delText>
        </w:r>
        <w:r w:rsidDel="00E04AB6">
          <w:rPr>
            <w:noProof/>
          </w:rPr>
          <w:tab/>
        </w:r>
        <w:r w:rsidDel="00E04AB6">
          <w:rPr>
            <w:noProof/>
          </w:rPr>
          <w:fldChar w:fldCharType="begin"/>
        </w:r>
        <w:r w:rsidDel="00E04AB6">
          <w:rPr>
            <w:noProof/>
          </w:rPr>
          <w:delInstrText xml:space="preserve"> PAGEREF _Toc70607028 \h </w:delInstrText>
        </w:r>
        <w:r w:rsidDel="00E04AB6">
          <w:rPr>
            <w:noProof/>
          </w:rPr>
          <w:fldChar w:fldCharType="separate"/>
        </w:r>
      </w:del>
      <w:ins w:id="213" w:author="Niall Murphy" w:date="2021-04-29T16:43:00Z">
        <w:r>
          <w:rPr>
            <w:b/>
            <w:bCs/>
            <w:noProof/>
            <w:lang w:val="en-US"/>
          </w:rPr>
          <w:t>Error! Bookmark not defined.</w:t>
        </w:r>
      </w:ins>
      <w:del w:id="214" w:author="Niall Murphy" w:date="2021-04-29T16:43:00Z">
        <w:r w:rsidDel="00E04AB6">
          <w:rPr>
            <w:noProof/>
          </w:rPr>
          <w:delText>10</w:delText>
        </w:r>
        <w:r w:rsidDel="00E04AB6">
          <w:rPr>
            <w:noProof/>
          </w:rPr>
          <w:fldChar w:fldCharType="end"/>
        </w:r>
      </w:del>
    </w:p>
    <w:p w14:paraId="3B571949" w14:textId="40047BF6" w:rsidR="00E04AB6" w:rsidDel="00E04AB6" w:rsidRDefault="00E04AB6">
      <w:pPr>
        <w:pStyle w:val="TOC1"/>
        <w:rPr>
          <w:del w:id="215" w:author="Niall Murphy" w:date="2021-04-29T16:43:00Z"/>
          <w:rFonts w:asciiTheme="minorHAnsi" w:eastAsiaTheme="minorEastAsia" w:hAnsiTheme="minorHAnsi"/>
          <w:b w:val="0"/>
          <w:noProof/>
          <w:color w:val="auto"/>
          <w:sz w:val="22"/>
          <w:lang w:eastAsia="en-GB"/>
        </w:rPr>
      </w:pPr>
      <w:del w:id="216" w:author="Niall Murphy" w:date="2021-04-29T16:43:00Z">
        <w:r w:rsidRPr="0062219D" w:rsidDel="00E04AB6">
          <w:rPr>
            <w:noProof/>
            <w14:scene3d>
              <w14:camera w14:prst="orthographicFront"/>
              <w14:lightRig w14:rig="threePt" w14:dir="t">
                <w14:rot w14:lat="0" w14:lon="0" w14:rev="0"/>
              </w14:lightRig>
            </w14:scene3d>
          </w:rPr>
          <w:delText>7</w:delText>
        </w:r>
        <w:r w:rsidDel="00E04AB6">
          <w:rPr>
            <w:rFonts w:asciiTheme="minorHAnsi" w:eastAsiaTheme="minorEastAsia" w:hAnsiTheme="minorHAnsi"/>
            <w:b w:val="0"/>
            <w:noProof/>
            <w:color w:val="auto"/>
            <w:sz w:val="22"/>
            <w:lang w:eastAsia="en-GB"/>
          </w:rPr>
          <w:tab/>
        </w:r>
        <w:r w:rsidDel="00E04AB6">
          <w:rPr>
            <w:noProof/>
          </w:rPr>
          <w:delText>INFORMATION STANDARD</w:delText>
        </w:r>
        <w:r w:rsidDel="00E04AB6">
          <w:rPr>
            <w:noProof/>
          </w:rPr>
          <w:tab/>
        </w:r>
        <w:r w:rsidDel="00E04AB6">
          <w:rPr>
            <w:noProof/>
          </w:rPr>
          <w:fldChar w:fldCharType="begin"/>
        </w:r>
        <w:r w:rsidDel="00E04AB6">
          <w:rPr>
            <w:noProof/>
          </w:rPr>
          <w:delInstrText xml:space="preserve"> PAGEREF _Toc70607029 \h </w:delInstrText>
        </w:r>
        <w:r w:rsidDel="00E04AB6">
          <w:rPr>
            <w:noProof/>
          </w:rPr>
          <w:fldChar w:fldCharType="separate"/>
        </w:r>
      </w:del>
      <w:ins w:id="217" w:author="Niall Murphy" w:date="2021-04-29T16:43:00Z">
        <w:r>
          <w:rPr>
            <w:b w:val="0"/>
            <w:bCs/>
            <w:noProof/>
            <w:lang w:val="en-US"/>
          </w:rPr>
          <w:t>Error! Bookmark not defined.</w:t>
        </w:r>
      </w:ins>
      <w:del w:id="218" w:author="Niall Murphy" w:date="2021-04-29T16:43:00Z">
        <w:r w:rsidDel="00E04AB6">
          <w:rPr>
            <w:noProof/>
          </w:rPr>
          <w:delText>17</w:delText>
        </w:r>
        <w:r w:rsidDel="00E04AB6">
          <w:rPr>
            <w:noProof/>
          </w:rPr>
          <w:fldChar w:fldCharType="end"/>
        </w:r>
      </w:del>
    </w:p>
    <w:p w14:paraId="1771EA27" w14:textId="73A8587E" w:rsidR="00E04AB6" w:rsidDel="00E04AB6" w:rsidRDefault="00E04AB6">
      <w:pPr>
        <w:pStyle w:val="TOC2"/>
        <w:rPr>
          <w:del w:id="219" w:author="Niall Murphy" w:date="2021-04-29T16:43:00Z"/>
          <w:rFonts w:asciiTheme="minorHAnsi" w:eastAsiaTheme="minorEastAsia" w:hAnsiTheme="minorHAnsi"/>
          <w:noProof/>
          <w:color w:val="auto"/>
          <w:sz w:val="22"/>
          <w:lang w:eastAsia="en-GB"/>
        </w:rPr>
      </w:pPr>
      <w:del w:id="220" w:author="Niall Murphy" w:date="2021-04-29T16:43:00Z">
        <w:r w:rsidRPr="0062219D" w:rsidDel="00E04AB6">
          <w:rPr>
            <w:noProof/>
            <w14:scene3d>
              <w14:camera w14:prst="orthographicFront"/>
              <w14:lightRig w14:rig="threePt" w14:dir="t">
                <w14:rot w14:lat="0" w14:lon="0" w14:rev="0"/>
              </w14:lightRig>
            </w14:scene3d>
          </w:rPr>
          <w:delText>7.1</w:delText>
        </w:r>
        <w:r w:rsidDel="00E04AB6">
          <w:rPr>
            <w:rFonts w:asciiTheme="minorHAnsi" w:eastAsiaTheme="minorEastAsia" w:hAnsiTheme="minorHAnsi"/>
            <w:noProof/>
            <w:color w:val="auto"/>
            <w:sz w:val="22"/>
            <w:lang w:eastAsia="en-GB"/>
          </w:rPr>
          <w:tab/>
        </w:r>
        <w:r w:rsidDel="00E04AB6">
          <w:rPr>
            <w:noProof/>
          </w:rPr>
          <w:delText>Exchange of information between task teams</w:delText>
        </w:r>
        <w:r w:rsidDel="00E04AB6">
          <w:rPr>
            <w:noProof/>
          </w:rPr>
          <w:tab/>
        </w:r>
        <w:r w:rsidDel="00E04AB6">
          <w:rPr>
            <w:noProof/>
          </w:rPr>
          <w:fldChar w:fldCharType="begin"/>
        </w:r>
        <w:r w:rsidDel="00E04AB6">
          <w:rPr>
            <w:noProof/>
          </w:rPr>
          <w:delInstrText xml:space="preserve"> PAGEREF _Toc70607030 \h </w:delInstrText>
        </w:r>
        <w:r w:rsidDel="00E04AB6">
          <w:rPr>
            <w:noProof/>
          </w:rPr>
          <w:fldChar w:fldCharType="separate"/>
        </w:r>
      </w:del>
      <w:ins w:id="221" w:author="Niall Murphy" w:date="2021-04-29T16:43:00Z">
        <w:r>
          <w:rPr>
            <w:b/>
            <w:bCs/>
            <w:noProof/>
            <w:lang w:val="en-US"/>
          </w:rPr>
          <w:t>Error! Bookmark not defined.</w:t>
        </w:r>
      </w:ins>
      <w:del w:id="222" w:author="Niall Murphy" w:date="2021-04-29T16:43:00Z">
        <w:r w:rsidDel="00E04AB6">
          <w:rPr>
            <w:noProof/>
          </w:rPr>
          <w:delText>17</w:delText>
        </w:r>
        <w:r w:rsidDel="00E04AB6">
          <w:rPr>
            <w:noProof/>
          </w:rPr>
          <w:fldChar w:fldCharType="end"/>
        </w:r>
      </w:del>
    </w:p>
    <w:p w14:paraId="08308B79" w14:textId="2005AE1C" w:rsidR="00E04AB6" w:rsidDel="00E04AB6" w:rsidRDefault="00E04AB6">
      <w:pPr>
        <w:pStyle w:val="TOC2"/>
        <w:rPr>
          <w:del w:id="223" w:author="Niall Murphy" w:date="2021-04-29T16:43:00Z"/>
          <w:rFonts w:asciiTheme="minorHAnsi" w:eastAsiaTheme="minorEastAsia" w:hAnsiTheme="minorHAnsi"/>
          <w:noProof/>
          <w:color w:val="auto"/>
          <w:sz w:val="22"/>
          <w:lang w:eastAsia="en-GB"/>
        </w:rPr>
      </w:pPr>
      <w:del w:id="224" w:author="Niall Murphy" w:date="2021-04-29T16:43:00Z">
        <w:r w:rsidRPr="0062219D" w:rsidDel="00E04AB6">
          <w:rPr>
            <w:noProof/>
            <w14:scene3d>
              <w14:camera w14:prst="orthographicFront"/>
              <w14:lightRig w14:rig="threePt" w14:dir="t">
                <w14:rot w14:lat="0" w14:lon="0" w14:rev="0"/>
              </w14:lightRig>
            </w14:scene3d>
          </w:rPr>
          <w:delText>7.2</w:delText>
        </w:r>
        <w:r w:rsidDel="00E04AB6">
          <w:rPr>
            <w:rFonts w:asciiTheme="minorHAnsi" w:eastAsiaTheme="minorEastAsia" w:hAnsiTheme="minorHAnsi"/>
            <w:noProof/>
            <w:color w:val="auto"/>
            <w:sz w:val="22"/>
            <w:lang w:eastAsia="en-GB"/>
          </w:rPr>
          <w:tab/>
        </w:r>
        <w:r w:rsidDel="00E04AB6">
          <w:rPr>
            <w:noProof/>
          </w:rPr>
          <w:delText>Delivery of information to the Appointing Party</w:delText>
        </w:r>
        <w:r w:rsidDel="00E04AB6">
          <w:rPr>
            <w:noProof/>
          </w:rPr>
          <w:tab/>
        </w:r>
        <w:r w:rsidDel="00E04AB6">
          <w:rPr>
            <w:noProof/>
          </w:rPr>
          <w:fldChar w:fldCharType="begin"/>
        </w:r>
        <w:r w:rsidDel="00E04AB6">
          <w:rPr>
            <w:noProof/>
          </w:rPr>
          <w:delInstrText xml:space="preserve"> PAGEREF _Toc70607031 \h </w:delInstrText>
        </w:r>
        <w:r w:rsidDel="00E04AB6">
          <w:rPr>
            <w:noProof/>
          </w:rPr>
          <w:fldChar w:fldCharType="separate"/>
        </w:r>
      </w:del>
      <w:ins w:id="225" w:author="Niall Murphy" w:date="2021-04-29T16:43:00Z">
        <w:r>
          <w:rPr>
            <w:b/>
            <w:bCs/>
            <w:noProof/>
            <w:lang w:val="en-US"/>
          </w:rPr>
          <w:t>Error! Bookmark not defined.</w:t>
        </w:r>
      </w:ins>
      <w:del w:id="226" w:author="Niall Murphy" w:date="2021-04-29T16:43:00Z">
        <w:r w:rsidDel="00E04AB6">
          <w:rPr>
            <w:noProof/>
          </w:rPr>
          <w:delText>19</w:delText>
        </w:r>
        <w:r w:rsidDel="00E04AB6">
          <w:rPr>
            <w:noProof/>
          </w:rPr>
          <w:fldChar w:fldCharType="end"/>
        </w:r>
      </w:del>
    </w:p>
    <w:p w14:paraId="4963685D" w14:textId="2DC1F0B9" w:rsidR="00E04AB6" w:rsidDel="00E04AB6" w:rsidRDefault="00E04AB6">
      <w:pPr>
        <w:pStyle w:val="TOC2"/>
        <w:rPr>
          <w:del w:id="227" w:author="Niall Murphy" w:date="2021-04-29T16:43:00Z"/>
          <w:rFonts w:asciiTheme="minorHAnsi" w:eastAsiaTheme="minorEastAsia" w:hAnsiTheme="minorHAnsi"/>
          <w:noProof/>
          <w:color w:val="auto"/>
          <w:sz w:val="22"/>
          <w:lang w:eastAsia="en-GB"/>
        </w:rPr>
      </w:pPr>
      <w:del w:id="228" w:author="Niall Murphy" w:date="2021-04-29T16:43:00Z">
        <w:r w:rsidRPr="0062219D" w:rsidDel="00E04AB6">
          <w:rPr>
            <w:noProof/>
            <w14:scene3d>
              <w14:camera w14:prst="orthographicFront"/>
              <w14:lightRig w14:rig="threePt" w14:dir="t">
                <w14:rot w14:lat="0" w14:lon="0" w14:rev="0"/>
              </w14:lightRig>
            </w14:scene3d>
          </w:rPr>
          <w:delText>7.3</w:delText>
        </w:r>
        <w:r w:rsidDel="00E04AB6">
          <w:rPr>
            <w:rFonts w:asciiTheme="minorHAnsi" w:eastAsiaTheme="minorEastAsia" w:hAnsiTheme="minorHAnsi"/>
            <w:noProof/>
            <w:color w:val="auto"/>
            <w:sz w:val="22"/>
            <w:lang w:eastAsia="en-GB"/>
          </w:rPr>
          <w:tab/>
        </w:r>
        <w:r w:rsidDel="00E04AB6">
          <w:rPr>
            <w:noProof/>
          </w:rPr>
          <w:delText>Identification (ID) conventions</w:delText>
        </w:r>
        <w:r w:rsidDel="00E04AB6">
          <w:rPr>
            <w:noProof/>
          </w:rPr>
          <w:tab/>
        </w:r>
        <w:r w:rsidDel="00E04AB6">
          <w:rPr>
            <w:noProof/>
          </w:rPr>
          <w:fldChar w:fldCharType="begin"/>
        </w:r>
        <w:r w:rsidDel="00E04AB6">
          <w:rPr>
            <w:noProof/>
          </w:rPr>
          <w:delInstrText xml:space="preserve"> PAGEREF _Toc70607032 \h </w:delInstrText>
        </w:r>
        <w:r w:rsidDel="00E04AB6">
          <w:rPr>
            <w:noProof/>
          </w:rPr>
          <w:fldChar w:fldCharType="separate"/>
        </w:r>
      </w:del>
      <w:ins w:id="229" w:author="Niall Murphy" w:date="2021-04-29T16:43:00Z">
        <w:r>
          <w:rPr>
            <w:b/>
            <w:bCs/>
            <w:noProof/>
            <w:lang w:val="en-US"/>
          </w:rPr>
          <w:t>Error! Bookmark not defined.</w:t>
        </w:r>
      </w:ins>
      <w:del w:id="230" w:author="Niall Murphy" w:date="2021-04-29T16:43:00Z">
        <w:r w:rsidDel="00E04AB6">
          <w:rPr>
            <w:noProof/>
          </w:rPr>
          <w:delText>23</w:delText>
        </w:r>
        <w:r w:rsidDel="00E04AB6">
          <w:rPr>
            <w:noProof/>
          </w:rPr>
          <w:fldChar w:fldCharType="end"/>
        </w:r>
      </w:del>
    </w:p>
    <w:p w14:paraId="05A79599" w14:textId="2873BABE" w:rsidR="00E04AB6" w:rsidDel="00E04AB6" w:rsidRDefault="00E04AB6">
      <w:pPr>
        <w:pStyle w:val="TOC2"/>
        <w:rPr>
          <w:del w:id="231" w:author="Niall Murphy" w:date="2021-04-29T16:43:00Z"/>
          <w:rFonts w:asciiTheme="minorHAnsi" w:eastAsiaTheme="minorEastAsia" w:hAnsiTheme="minorHAnsi"/>
          <w:noProof/>
          <w:color w:val="auto"/>
          <w:sz w:val="22"/>
          <w:lang w:eastAsia="en-GB"/>
        </w:rPr>
      </w:pPr>
      <w:del w:id="232" w:author="Niall Murphy" w:date="2021-04-29T16:43:00Z">
        <w:r w:rsidRPr="0062219D" w:rsidDel="00E04AB6">
          <w:rPr>
            <w:noProof/>
            <w14:scene3d>
              <w14:camera w14:prst="orthographicFront"/>
              <w14:lightRig w14:rig="threePt" w14:dir="t">
                <w14:rot w14:lat="0" w14:lon="0" w14:rev="0"/>
              </w14:lightRig>
            </w14:scene3d>
          </w:rPr>
          <w:delText>7.4</w:delText>
        </w:r>
        <w:r w:rsidDel="00E04AB6">
          <w:rPr>
            <w:rFonts w:asciiTheme="minorHAnsi" w:eastAsiaTheme="minorEastAsia" w:hAnsiTheme="minorHAnsi"/>
            <w:noProof/>
            <w:color w:val="auto"/>
            <w:sz w:val="22"/>
            <w:lang w:eastAsia="en-GB"/>
          </w:rPr>
          <w:tab/>
        </w:r>
        <w:r w:rsidDel="00E04AB6">
          <w:rPr>
            <w:noProof/>
          </w:rPr>
          <w:delText>Classification of information</w:delText>
        </w:r>
        <w:r w:rsidDel="00E04AB6">
          <w:rPr>
            <w:noProof/>
          </w:rPr>
          <w:tab/>
        </w:r>
        <w:r w:rsidDel="00E04AB6">
          <w:rPr>
            <w:noProof/>
          </w:rPr>
          <w:fldChar w:fldCharType="begin"/>
        </w:r>
        <w:r w:rsidDel="00E04AB6">
          <w:rPr>
            <w:noProof/>
          </w:rPr>
          <w:delInstrText xml:space="preserve"> PAGEREF _Toc70607033 \h </w:delInstrText>
        </w:r>
        <w:r w:rsidDel="00E04AB6">
          <w:rPr>
            <w:noProof/>
          </w:rPr>
          <w:fldChar w:fldCharType="separate"/>
        </w:r>
      </w:del>
      <w:ins w:id="233" w:author="Niall Murphy" w:date="2021-04-29T16:43:00Z">
        <w:r>
          <w:rPr>
            <w:b/>
            <w:bCs/>
            <w:noProof/>
            <w:lang w:val="en-US"/>
          </w:rPr>
          <w:t>Error! Bookmark not defined.</w:t>
        </w:r>
      </w:ins>
      <w:del w:id="234" w:author="Niall Murphy" w:date="2021-04-29T16:43:00Z">
        <w:r w:rsidDel="00E04AB6">
          <w:rPr>
            <w:noProof/>
          </w:rPr>
          <w:delText>26</w:delText>
        </w:r>
        <w:r w:rsidDel="00E04AB6">
          <w:rPr>
            <w:noProof/>
          </w:rPr>
          <w:fldChar w:fldCharType="end"/>
        </w:r>
      </w:del>
    </w:p>
    <w:p w14:paraId="0922D1F2" w14:textId="0ABDBD9A" w:rsidR="00E04AB6" w:rsidDel="00E04AB6" w:rsidRDefault="00E04AB6">
      <w:pPr>
        <w:pStyle w:val="TOC2"/>
        <w:rPr>
          <w:del w:id="235" w:author="Niall Murphy" w:date="2021-04-29T16:43:00Z"/>
          <w:rFonts w:asciiTheme="minorHAnsi" w:eastAsiaTheme="minorEastAsia" w:hAnsiTheme="minorHAnsi"/>
          <w:noProof/>
          <w:color w:val="auto"/>
          <w:sz w:val="22"/>
          <w:lang w:eastAsia="en-GB"/>
        </w:rPr>
      </w:pPr>
      <w:del w:id="236" w:author="Niall Murphy" w:date="2021-04-29T16:43:00Z">
        <w:r w:rsidRPr="0062219D" w:rsidDel="00E04AB6">
          <w:rPr>
            <w:noProof/>
            <w14:scene3d>
              <w14:camera w14:prst="orthographicFront"/>
              <w14:lightRig w14:rig="threePt" w14:dir="t">
                <w14:rot w14:lat="0" w14:lon="0" w14:rev="0"/>
              </w14:lightRig>
            </w14:scene3d>
          </w:rPr>
          <w:delText>7.5</w:delText>
        </w:r>
        <w:r w:rsidDel="00E04AB6">
          <w:rPr>
            <w:rFonts w:asciiTheme="minorHAnsi" w:eastAsiaTheme="minorEastAsia" w:hAnsiTheme="minorHAnsi"/>
            <w:noProof/>
            <w:color w:val="auto"/>
            <w:sz w:val="22"/>
            <w:lang w:eastAsia="en-GB"/>
          </w:rPr>
          <w:tab/>
        </w:r>
        <w:r w:rsidDel="00E04AB6">
          <w:rPr>
            <w:noProof/>
          </w:rPr>
          <w:delText>Risk Register</w:delText>
        </w:r>
        <w:r w:rsidDel="00E04AB6">
          <w:rPr>
            <w:noProof/>
          </w:rPr>
          <w:tab/>
        </w:r>
        <w:r w:rsidDel="00E04AB6">
          <w:rPr>
            <w:noProof/>
          </w:rPr>
          <w:fldChar w:fldCharType="begin"/>
        </w:r>
        <w:r w:rsidDel="00E04AB6">
          <w:rPr>
            <w:noProof/>
          </w:rPr>
          <w:delInstrText xml:space="preserve"> PAGEREF _Toc70607034 \h </w:delInstrText>
        </w:r>
        <w:r w:rsidDel="00E04AB6">
          <w:rPr>
            <w:noProof/>
          </w:rPr>
          <w:fldChar w:fldCharType="separate"/>
        </w:r>
      </w:del>
      <w:ins w:id="237" w:author="Niall Murphy" w:date="2021-04-29T16:43:00Z">
        <w:r>
          <w:rPr>
            <w:b/>
            <w:bCs/>
            <w:noProof/>
            <w:lang w:val="en-US"/>
          </w:rPr>
          <w:t>Error! Bookmark not defined.</w:t>
        </w:r>
      </w:ins>
      <w:del w:id="238" w:author="Niall Murphy" w:date="2021-04-29T16:43:00Z">
        <w:r w:rsidDel="00E04AB6">
          <w:rPr>
            <w:noProof/>
          </w:rPr>
          <w:delText>27</w:delText>
        </w:r>
        <w:r w:rsidDel="00E04AB6">
          <w:rPr>
            <w:noProof/>
          </w:rPr>
          <w:fldChar w:fldCharType="end"/>
        </w:r>
      </w:del>
    </w:p>
    <w:p w14:paraId="17DCEFB5" w14:textId="3CEA3FB7" w:rsidR="00E04AB6" w:rsidDel="00E04AB6" w:rsidRDefault="00E04AB6">
      <w:pPr>
        <w:pStyle w:val="TOC2"/>
        <w:rPr>
          <w:del w:id="239" w:author="Niall Murphy" w:date="2021-04-29T16:43:00Z"/>
          <w:rFonts w:asciiTheme="minorHAnsi" w:eastAsiaTheme="minorEastAsia" w:hAnsiTheme="minorHAnsi"/>
          <w:noProof/>
          <w:color w:val="auto"/>
          <w:sz w:val="22"/>
          <w:lang w:eastAsia="en-GB"/>
        </w:rPr>
      </w:pPr>
      <w:del w:id="240" w:author="Niall Murphy" w:date="2021-04-29T16:43:00Z">
        <w:r w:rsidRPr="0062219D" w:rsidDel="00E04AB6">
          <w:rPr>
            <w:noProof/>
            <w14:scene3d>
              <w14:camera w14:prst="orthographicFront"/>
              <w14:lightRig w14:rig="threePt" w14:dir="t">
                <w14:rot w14:lat="0" w14:lon="0" w14:rev="0"/>
              </w14:lightRig>
            </w14:scene3d>
          </w:rPr>
          <w:delText>7.6</w:delText>
        </w:r>
        <w:r w:rsidDel="00E04AB6">
          <w:rPr>
            <w:rFonts w:asciiTheme="minorHAnsi" w:eastAsiaTheme="minorEastAsia" w:hAnsiTheme="minorHAnsi"/>
            <w:noProof/>
            <w:color w:val="auto"/>
            <w:sz w:val="22"/>
            <w:lang w:eastAsia="en-GB"/>
          </w:rPr>
          <w:tab/>
        </w:r>
        <w:r w:rsidDel="00E04AB6">
          <w:rPr>
            <w:noProof/>
          </w:rPr>
          <w:delText>Task information Delivery Plan</w:delText>
        </w:r>
        <w:r w:rsidDel="00E04AB6">
          <w:rPr>
            <w:noProof/>
          </w:rPr>
          <w:tab/>
        </w:r>
        <w:r w:rsidDel="00E04AB6">
          <w:rPr>
            <w:noProof/>
          </w:rPr>
          <w:fldChar w:fldCharType="begin"/>
        </w:r>
        <w:r w:rsidDel="00E04AB6">
          <w:rPr>
            <w:noProof/>
          </w:rPr>
          <w:delInstrText xml:space="preserve"> PAGEREF _Toc70607035 \h </w:delInstrText>
        </w:r>
        <w:r w:rsidDel="00E04AB6">
          <w:rPr>
            <w:noProof/>
          </w:rPr>
          <w:fldChar w:fldCharType="separate"/>
        </w:r>
      </w:del>
      <w:ins w:id="241" w:author="Niall Murphy" w:date="2021-04-29T16:43:00Z">
        <w:r>
          <w:rPr>
            <w:b/>
            <w:bCs/>
            <w:noProof/>
            <w:lang w:val="en-US"/>
          </w:rPr>
          <w:t>Error! Bookmark not defined.</w:t>
        </w:r>
      </w:ins>
      <w:del w:id="242" w:author="Niall Murphy" w:date="2021-04-29T16:43:00Z">
        <w:r w:rsidDel="00E04AB6">
          <w:rPr>
            <w:noProof/>
          </w:rPr>
          <w:delText>27</w:delText>
        </w:r>
        <w:r w:rsidDel="00E04AB6">
          <w:rPr>
            <w:noProof/>
          </w:rPr>
          <w:fldChar w:fldCharType="end"/>
        </w:r>
      </w:del>
    </w:p>
    <w:p w14:paraId="11E4AE7A" w14:textId="2BA6AD74" w:rsidR="00E04AB6" w:rsidDel="00E04AB6" w:rsidRDefault="00E04AB6">
      <w:pPr>
        <w:pStyle w:val="TOC1"/>
        <w:rPr>
          <w:del w:id="243" w:author="Niall Murphy" w:date="2021-04-29T16:43:00Z"/>
          <w:rFonts w:asciiTheme="minorHAnsi" w:eastAsiaTheme="minorEastAsia" w:hAnsiTheme="minorHAnsi"/>
          <w:b w:val="0"/>
          <w:noProof/>
          <w:color w:val="auto"/>
          <w:sz w:val="22"/>
          <w:lang w:eastAsia="en-GB"/>
        </w:rPr>
      </w:pPr>
      <w:del w:id="244" w:author="Niall Murphy" w:date="2021-04-29T16:43:00Z">
        <w:r w:rsidRPr="0062219D" w:rsidDel="00E04AB6">
          <w:rPr>
            <w:noProof/>
            <w14:scene3d>
              <w14:camera w14:prst="orthographicFront"/>
              <w14:lightRig w14:rig="threePt" w14:dir="t">
                <w14:rot w14:lat="0" w14:lon="0" w14:rev="0"/>
              </w14:lightRig>
            </w14:scene3d>
          </w:rPr>
          <w:delText>8</w:delText>
        </w:r>
        <w:r w:rsidDel="00E04AB6">
          <w:rPr>
            <w:rFonts w:asciiTheme="minorHAnsi" w:eastAsiaTheme="minorEastAsia" w:hAnsiTheme="minorHAnsi"/>
            <w:b w:val="0"/>
            <w:noProof/>
            <w:color w:val="auto"/>
            <w:sz w:val="22"/>
            <w:lang w:eastAsia="en-GB"/>
          </w:rPr>
          <w:tab/>
        </w:r>
        <w:r w:rsidDel="00E04AB6">
          <w:rPr>
            <w:noProof/>
          </w:rPr>
          <w:delText>INFORMATION PRODUCTION METHODS AND PROCEDURES</w:delText>
        </w:r>
        <w:r w:rsidDel="00E04AB6">
          <w:rPr>
            <w:noProof/>
          </w:rPr>
          <w:tab/>
        </w:r>
        <w:r w:rsidDel="00E04AB6">
          <w:rPr>
            <w:noProof/>
          </w:rPr>
          <w:fldChar w:fldCharType="begin"/>
        </w:r>
        <w:r w:rsidDel="00E04AB6">
          <w:rPr>
            <w:noProof/>
          </w:rPr>
          <w:delInstrText xml:space="preserve"> PAGEREF _Toc70607036 \h </w:delInstrText>
        </w:r>
        <w:r w:rsidDel="00E04AB6">
          <w:rPr>
            <w:noProof/>
          </w:rPr>
          <w:fldChar w:fldCharType="separate"/>
        </w:r>
      </w:del>
      <w:ins w:id="245" w:author="Niall Murphy" w:date="2021-04-29T16:43:00Z">
        <w:r>
          <w:rPr>
            <w:b w:val="0"/>
            <w:bCs/>
            <w:noProof/>
            <w:lang w:val="en-US"/>
          </w:rPr>
          <w:t>Error! Bookmark not defined.</w:t>
        </w:r>
      </w:ins>
      <w:del w:id="246" w:author="Niall Murphy" w:date="2021-04-29T16:43:00Z">
        <w:r w:rsidDel="00E04AB6">
          <w:rPr>
            <w:noProof/>
          </w:rPr>
          <w:delText>28</w:delText>
        </w:r>
        <w:r w:rsidDel="00E04AB6">
          <w:rPr>
            <w:noProof/>
          </w:rPr>
          <w:fldChar w:fldCharType="end"/>
        </w:r>
      </w:del>
    </w:p>
    <w:p w14:paraId="0D0628E2" w14:textId="40DFAB19" w:rsidR="00E04AB6" w:rsidDel="00E04AB6" w:rsidRDefault="00E04AB6">
      <w:pPr>
        <w:pStyle w:val="TOC2"/>
        <w:rPr>
          <w:del w:id="247" w:author="Niall Murphy" w:date="2021-04-29T16:43:00Z"/>
          <w:rFonts w:asciiTheme="minorHAnsi" w:eastAsiaTheme="minorEastAsia" w:hAnsiTheme="minorHAnsi"/>
          <w:noProof/>
          <w:color w:val="auto"/>
          <w:sz w:val="22"/>
          <w:lang w:eastAsia="en-GB"/>
        </w:rPr>
      </w:pPr>
      <w:del w:id="248" w:author="Niall Murphy" w:date="2021-04-29T16:43:00Z">
        <w:r w:rsidRPr="0062219D" w:rsidDel="00E04AB6">
          <w:rPr>
            <w:noProof/>
            <w14:scene3d>
              <w14:camera w14:prst="orthographicFront"/>
              <w14:lightRig w14:rig="threePt" w14:dir="t">
                <w14:rot w14:lat="0" w14:lon="0" w14:rev="0"/>
              </w14:lightRig>
            </w14:scene3d>
          </w:rPr>
          <w:delText>8.1</w:delText>
        </w:r>
        <w:r w:rsidDel="00E04AB6">
          <w:rPr>
            <w:rFonts w:asciiTheme="minorHAnsi" w:eastAsiaTheme="minorEastAsia" w:hAnsiTheme="minorHAnsi"/>
            <w:noProof/>
            <w:color w:val="auto"/>
            <w:sz w:val="22"/>
            <w:lang w:eastAsia="en-GB"/>
          </w:rPr>
          <w:tab/>
        </w:r>
        <w:r w:rsidDel="00E04AB6">
          <w:rPr>
            <w:noProof/>
          </w:rPr>
          <w:delText>Common Data Environment</w:delText>
        </w:r>
        <w:r w:rsidDel="00E04AB6">
          <w:rPr>
            <w:noProof/>
          </w:rPr>
          <w:tab/>
        </w:r>
        <w:r w:rsidDel="00E04AB6">
          <w:rPr>
            <w:noProof/>
          </w:rPr>
          <w:fldChar w:fldCharType="begin"/>
        </w:r>
        <w:r w:rsidDel="00E04AB6">
          <w:rPr>
            <w:noProof/>
          </w:rPr>
          <w:delInstrText xml:space="preserve"> PAGEREF _Toc70607037 \h </w:delInstrText>
        </w:r>
        <w:r w:rsidDel="00E04AB6">
          <w:rPr>
            <w:noProof/>
          </w:rPr>
          <w:fldChar w:fldCharType="separate"/>
        </w:r>
      </w:del>
      <w:ins w:id="249" w:author="Niall Murphy" w:date="2021-04-29T16:43:00Z">
        <w:r>
          <w:rPr>
            <w:b/>
            <w:bCs/>
            <w:noProof/>
            <w:lang w:val="en-US"/>
          </w:rPr>
          <w:t>Error! Bookmark not defined.</w:t>
        </w:r>
      </w:ins>
      <w:del w:id="250" w:author="Niall Murphy" w:date="2021-04-29T16:43:00Z">
        <w:r w:rsidDel="00E04AB6">
          <w:rPr>
            <w:noProof/>
          </w:rPr>
          <w:delText>28</w:delText>
        </w:r>
        <w:r w:rsidDel="00E04AB6">
          <w:rPr>
            <w:noProof/>
          </w:rPr>
          <w:fldChar w:fldCharType="end"/>
        </w:r>
      </w:del>
    </w:p>
    <w:p w14:paraId="405B202C" w14:textId="4A8752E8" w:rsidR="00E04AB6" w:rsidDel="00E04AB6" w:rsidRDefault="00E04AB6">
      <w:pPr>
        <w:pStyle w:val="TOC2"/>
        <w:rPr>
          <w:del w:id="251" w:author="Niall Murphy" w:date="2021-04-29T16:43:00Z"/>
          <w:rFonts w:asciiTheme="minorHAnsi" w:eastAsiaTheme="minorEastAsia" w:hAnsiTheme="minorHAnsi"/>
          <w:noProof/>
          <w:color w:val="auto"/>
          <w:sz w:val="22"/>
          <w:lang w:eastAsia="en-GB"/>
        </w:rPr>
      </w:pPr>
      <w:del w:id="252" w:author="Niall Murphy" w:date="2021-04-29T16:43:00Z">
        <w:r w:rsidRPr="0062219D" w:rsidDel="00E04AB6">
          <w:rPr>
            <w:noProof/>
            <w14:scene3d>
              <w14:camera w14:prst="orthographicFront"/>
              <w14:lightRig w14:rig="threePt" w14:dir="t">
                <w14:rot w14:lat="0" w14:lon="0" w14:rev="0"/>
              </w14:lightRig>
            </w14:scene3d>
          </w:rPr>
          <w:delText>8.2</w:delText>
        </w:r>
        <w:r w:rsidDel="00E04AB6">
          <w:rPr>
            <w:rFonts w:asciiTheme="minorHAnsi" w:eastAsiaTheme="minorEastAsia" w:hAnsiTheme="minorHAnsi"/>
            <w:noProof/>
            <w:color w:val="auto"/>
            <w:sz w:val="22"/>
            <w:lang w:eastAsia="en-GB"/>
          </w:rPr>
          <w:tab/>
        </w:r>
        <w:r w:rsidDel="00E04AB6">
          <w:rPr>
            <w:noProof/>
          </w:rPr>
          <w:delText>Collaboration process</w:delText>
        </w:r>
        <w:r w:rsidDel="00E04AB6">
          <w:rPr>
            <w:noProof/>
          </w:rPr>
          <w:tab/>
        </w:r>
        <w:r w:rsidDel="00E04AB6">
          <w:rPr>
            <w:noProof/>
          </w:rPr>
          <w:fldChar w:fldCharType="begin"/>
        </w:r>
        <w:r w:rsidDel="00E04AB6">
          <w:rPr>
            <w:noProof/>
          </w:rPr>
          <w:delInstrText xml:space="preserve"> PAGEREF _Toc70607038 \h </w:delInstrText>
        </w:r>
        <w:r w:rsidDel="00E04AB6">
          <w:rPr>
            <w:noProof/>
          </w:rPr>
          <w:fldChar w:fldCharType="separate"/>
        </w:r>
      </w:del>
      <w:ins w:id="253" w:author="Niall Murphy" w:date="2021-04-29T16:43:00Z">
        <w:r>
          <w:rPr>
            <w:b/>
            <w:bCs/>
            <w:noProof/>
            <w:lang w:val="en-US"/>
          </w:rPr>
          <w:t>Error! Bookmark not defined.</w:t>
        </w:r>
      </w:ins>
      <w:del w:id="254" w:author="Niall Murphy" w:date="2021-04-29T16:43:00Z">
        <w:r w:rsidDel="00E04AB6">
          <w:rPr>
            <w:noProof/>
          </w:rPr>
          <w:delText>29</w:delText>
        </w:r>
        <w:r w:rsidDel="00E04AB6">
          <w:rPr>
            <w:noProof/>
          </w:rPr>
          <w:fldChar w:fldCharType="end"/>
        </w:r>
      </w:del>
    </w:p>
    <w:p w14:paraId="02EE0910" w14:textId="67CABBD7" w:rsidR="00E04AB6" w:rsidDel="00E04AB6" w:rsidRDefault="00E04AB6">
      <w:pPr>
        <w:pStyle w:val="TOC2"/>
        <w:rPr>
          <w:del w:id="255" w:author="Niall Murphy" w:date="2021-04-29T16:43:00Z"/>
          <w:rFonts w:asciiTheme="minorHAnsi" w:eastAsiaTheme="minorEastAsia" w:hAnsiTheme="minorHAnsi"/>
          <w:noProof/>
          <w:color w:val="auto"/>
          <w:sz w:val="22"/>
          <w:lang w:eastAsia="en-GB"/>
        </w:rPr>
      </w:pPr>
      <w:del w:id="256" w:author="Niall Murphy" w:date="2021-04-29T16:43:00Z">
        <w:r w:rsidRPr="0062219D" w:rsidDel="00E04AB6">
          <w:rPr>
            <w:noProof/>
            <w14:scene3d>
              <w14:camera w14:prst="orthographicFront"/>
              <w14:lightRig w14:rig="threePt" w14:dir="t">
                <w14:rot w14:lat="0" w14:lon="0" w14:rev="0"/>
              </w14:lightRig>
            </w14:scene3d>
          </w:rPr>
          <w:delText>8.3</w:delText>
        </w:r>
        <w:r w:rsidDel="00E04AB6">
          <w:rPr>
            <w:rFonts w:asciiTheme="minorHAnsi" w:eastAsiaTheme="minorEastAsia" w:hAnsiTheme="minorHAnsi"/>
            <w:noProof/>
            <w:color w:val="auto"/>
            <w:sz w:val="22"/>
            <w:lang w:eastAsia="en-GB"/>
          </w:rPr>
          <w:tab/>
        </w:r>
        <w:r w:rsidDel="00E04AB6">
          <w:rPr>
            <w:noProof/>
          </w:rPr>
          <w:delText>Generation, review, approval and authorisation of information</w:delText>
        </w:r>
        <w:r w:rsidDel="00E04AB6">
          <w:rPr>
            <w:noProof/>
          </w:rPr>
          <w:tab/>
        </w:r>
        <w:r w:rsidDel="00E04AB6">
          <w:rPr>
            <w:noProof/>
          </w:rPr>
          <w:fldChar w:fldCharType="begin"/>
        </w:r>
        <w:r w:rsidDel="00E04AB6">
          <w:rPr>
            <w:noProof/>
          </w:rPr>
          <w:delInstrText xml:space="preserve"> PAGEREF _Toc70607039 \h </w:delInstrText>
        </w:r>
        <w:r w:rsidDel="00E04AB6">
          <w:rPr>
            <w:noProof/>
          </w:rPr>
          <w:fldChar w:fldCharType="separate"/>
        </w:r>
      </w:del>
      <w:ins w:id="257" w:author="Niall Murphy" w:date="2021-04-29T16:43:00Z">
        <w:r>
          <w:rPr>
            <w:b/>
            <w:bCs/>
            <w:noProof/>
            <w:lang w:val="en-US"/>
          </w:rPr>
          <w:t>Error! Bookmark not defined.</w:t>
        </w:r>
      </w:ins>
      <w:del w:id="258" w:author="Niall Murphy" w:date="2021-04-29T16:43:00Z">
        <w:r w:rsidDel="00E04AB6">
          <w:rPr>
            <w:noProof/>
          </w:rPr>
          <w:delText>32</w:delText>
        </w:r>
        <w:r w:rsidDel="00E04AB6">
          <w:rPr>
            <w:noProof/>
          </w:rPr>
          <w:fldChar w:fldCharType="end"/>
        </w:r>
      </w:del>
    </w:p>
    <w:p w14:paraId="00DE4C76" w14:textId="7C7391F5" w:rsidR="00E04AB6" w:rsidDel="00E04AB6" w:rsidRDefault="00E04AB6">
      <w:pPr>
        <w:pStyle w:val="TOC2"/>
        <w:rPr>
          <w:del w:id="259" w:author="Niall Murphy" w:date="2021-04-29T16:43:00Z"/>
          <w:rFonts w:asciiTheme="minorHAnsi" w:eastAsiaTheme="minorEastAsia" w:hAnsiTheme="minorHAnsi"/>
          <w:noProof/>
          <w:color w:val="auto"/>
          <w:sz w:val="22"/>
          <w:lang w:eastAsia="en-GB"/>
        </w:rPr>
      </w:pPr>
      <w:del w:id="260" w:author="Niall Murphy" w:date="2021-04-29T16:43:00Z">
        <w:r w:rsidRPr="0062219D" w:rsidDel="00E04AB6">
          <w:rPr>
            <w:noProof/>
            <w14:scene3d>
              <w14:camera w14:prst="orthographicFront"/>
              <w14:lightRig w14:rig="threePt" w14:dir="t">
                <w14:rot w14:lat="0" w14:lon="0" w14:rev="0"/>
              </w14:lightRig>
            </w14:scene3d>
          </w:rPr>
          <w:delText>8.4</w:delText>
        </w:r>
        <w:r w:rsidDel="00E04AB6">
          <w:rPr>
            <w:rFonts w:asciiTheme="minorHAnsi" w:eastAsiaTheme="minorEastAsia" w:hAnsiTheme="minorHAnsi"/>
            <w:noProof/>
            <w:color w:val="auto"/>
            <w:sz w:val="22"/>
            <w:lang w:eastAsia="en-GB"/>
          </w:rPr>
          <w:tab/>
        </w:r>
        <w:r w:rsidDel="00E04AB6">
          <w:rPr>
            <w:noProof/>
          </w:rPr>
          <w:delText>Security and distribution of information</w:delText>
        </w:r>
        <w:r w:rsidDel="00E04AB6">
          <w:rPr>
            <w:noProof/>
          </w:rPr>
          <w:tab/>
        </w:r>
        <w:r w:rsidDel="00E04AB6">
          <w:rPr>
            <w:noProof/>
          </w:rPr>
          <w:fldChar w:fldCharType="begin"/>
        </w:r>
        <w:r w:rsidDel="00E04AB6">
          <w:rPr>
            <w:noProof/>
          </w:rPr>
          <w:delInstrText xml:space="preserve"> PAGEREF _Toc70607040 \h </w:delInstrText>
        </w:r>
        <w:r w:rsidDel="00E04AB6">
          <w:rPr>
            <w:noProof/>
          </w:rPr>
          <w:fldChar w:fldCharType="separate"/>
        </w:r>
      </w:del>
      <w:ins w:id="261" w:author="Niall Murphy" w:date="2021-04-29T16:43:00Z">
        <w:r>
          <w:rPr>
            <w:b/>
            <w:bCs/>
            <w:noProof/>
            <w:lang w:val="en-US"/>
          </w:rPr>
          <w:t>Error! Bookmark not defined.</w:t>
        </w:r>
      </w:ins>
      <w:del w:id="262" w:author="Niall Murphy" w:date="2021-04-29T16:43:00Z">
        <w:r w:rsidDel="00E04AB6">
          <w:rPr>
            <w:noProof/>
          </w:rPr>
          <w:delText>33</w:delText>
        </w:r>
        <w:r w:rsidDel="00E04AB6">
          <w:rPr>
            <w:noProof/>
          </w:rPr>
          <w:fldChar w:fldCharType="end"/>
        </w:r>
      </w:del>
    </w:p>
    <w:p w14:paraId="6B27ED56" w14:textId="7F782FC7" w:rsidR="00E04AB6" w:rsidDel="00E04AB6" w:rsidRDefault="00E04AB6">
      <w:pPr>
        <w:pStyle w:val="TOC2"/>
        <w:rPr>
          <w:del w:id="263" w:author="Niall Murphy" w:date="2021-04-29T16:43:00Z"/>
          <w:rFonts w:asciiTheme="minorHAnsi" w:eastAsiaTheme="minorEastAsia" w:hAnsiTheme="minorHAnsi"/>
          <w:noProof/>
          <w:color w:val="auto"/>
          <w:sz w:val="22"/>
          <w:lang w:eastAsia="en-GB"/>
        </w:rPr>
      </w:pPr>
      <w:del w:id="264" w:author="Niall Murphy" w:date="2021-04-29T16:43:00Z">
        <w:r w:rsidRPr="0062219D" w:rsidDel="00E04AB6">
          <w:rPr>
            <w:noProof/>
            <w14:scene3d>
              <w14:camera w14:prst="orthographicFront"/>
              <w14:lightRig w14:rig="threePt" w14:dir="t">
                <w14:rot w14:lat="0" w14:lon="0" w14:rev="0"/>
              </w14:lightRig>
            </w14:scene3d>
          </w:rPr>
          <w:delText>8.5</w:delText>
        </w:r>
        <w:r w:rsidDel="00E04AB6">
          <w:rPr>
            <w:rFonts w:asciiTheme="minorHAnsi" w:eastAsiaTheme="minorEastAsia" w:hAnsiTheme="minorHAnsi"/>
            <w:noProof/>
            <w:color w:val="auto"/>
            <w:sz w:val="22"/>
            <w:lang w:eastAsia="en-GB"/>
          </w:rPr>
          <w:tab/>
        </w:r>
        <w:r w:rsidDel="00E04AB6">
          <w:rPr>
            <w:noProof/>
          </w:rPr>
          <w:delText>8.5 legacy information</w:delText>
        </w:r>
        <w:r w:rsidDel="00E04AB6">
          <w:rPr>
            <w:noProof/>
          </w:rPr>
          <w:tab/>
        </w:r>
        <w:r w:rsidDel="00E04AB6">
          <w:rPr>
            <w:noProof/>
          </w:rPr>
          <w:fldChar w:fldCharType="begin"/>
        </w:r>
        <w:r w:rsidDel="00E04AB6">
          <w:rPr>
            <w:noProof/>
          </w:rPr>
          <w:delInstrText xml:space="preserve"> PAGEREF _Toc70607041 \h </w:delInstrText>
        </w:r>
        <w:r w:rsidDel="00E04AB6">
          <w:rPr>
            <w:noProof/>
          </w:rPr>
          <w:fldChar w:fldCharType="separate"/>
        </w:r>
      </w:del>
      <w:ins w:id="265" w:author="Niall Murphy" w:date="2021-04-29T16:43:00Z">
        <w:r>
          <w:rPr>
            <w:b/>
            <w:bCs/>
            <w:noProof/>
            <w:lang w:val="en-US"/>
          </w:rPr>
          <w:t>Error! Bookmark not defined.</w:t>
        </w:r>
      </w:ins>
      <w:del w:id="266" w:author="Niall Murphy" w:date="2021-04-29T16:43:00Z">
        <w:r w:rsidDel="00E04AB6">
          <w:rPr>
            <w:noProof/>
          </w:rPr>
          <w:delText>36</w:delText>
        </w:r>
        <w:r w:rsidDel="00E04AB6">
          <w:rPr>
            <w:noProof/>
          </w:rPr>
          <w:fldChar w:fldCharType="end"/>
        </w:r>
      </w:del>
    </w:p>
    <w:p w14:paraId="75C8DBFE" w14:textId="3FF01918" w:rsidR="00E04AB6" w:rsidDel="00E04AB6" w:rsidRDefault="00E04AB6">
      <w:pPr>
        <w:pStyle w:val="TOC1"/>
        <w:rPr>
          <w:del w:id="267" w:author="Niall Murphy" w:date="2021-04-29T16:43:00Z"/>
          <w:rFonts w:asciiTheme="minorHAnsi" w:eastAsiaTheme="minorEastAsia" w:hAnsiTheme="minorHAnsi"/>
          <w:b w:val="0"/>
          <w:noProof/>
          <w:color w:val="auto"/>
          <w:sz w:val="22"/>
          <w:lang w:eastAsia="en-GB"/>
        </w:rPr>
      </w:pPr>
      <w:del w:id="268" w:author="Niall Murphy" w:date="2021-04-29T16:43:00Z">
        <w:r w:rsidRPr="0062219D" w:rsidDel="00E04AB6">
          <w:rPr>
            <w:noProof/>
            <w14:scene3d>
              <w14:camera w14:prst="orthographicFront"/>
              <w14:lightRig w14:rig="threePt" w14:dir="t">
                <w14:rot w14:lat="0" w14:lon="0" w14:rev="0"/>
              </w14:lightRig>
            </w14:scene3d>
          </w:rPr>
          <w:delText>9</w:delText>
        </w:r>
        <w:r w:rsidDel="00E04AB6">
          <w:rPr>
            <w:rFonts w:asciiTheme="minorHAnsi" w:eastAsiaTheme="minorEastAsia" w:hAnsiTheme="minorHAnsi"/>
            <w:b w:val="0"/>
            <w:noProof/>
            <w:color w:val="auto"/>
            <w:sz w:val="22"/>
            <w:lang w:eastAsia="en-GB"/>
          </w:rPr>
          <w:tab/>
        </w:r>
        <w:r w:rsidDel="00E04AB6">
          <w:rPr>
            <w:noProof/>
          </w:rPr>
          <w:delText>FEDERATION STRATEGY</w:delText>
        </w:r>
        <w:r w:rsidDel="00E04AB6">
          <w:rPr>
            <w:noProof/>
          </w:rPr>
          <w:tab/>
        </w:r>
        <w:r w:rsidDel="00E04AB6">
          <w:rPr>
            <w:noProof/>
          </w:rPr>
          <w:fldChar w:fldCharType="begin"/>
        </w:r>
        <w:r w:rsidDel="00E04AB6">
          <w:rPr>
            <w:noProof/>
          </w:rPr>
          <w:delInstrText xml:space="preserve"> PAGEREF _Toc70607042 \h </w:delInstrText>
        </w:r>
        <w:r w:rsidDel="00E04AB6">
          <w:rPr>
            <w:noProof/>
          </w:rPr>
          <w:fldChar w:fldCharType="separate"/>
        </w:r>
      </w:del>
      <w:ins w:id="269" w:author="Niall Murphy" w:date="2021-04-29T16:43:00Z">
        <w:r>
          <w:rPr>
            <w:b w:val="0"/>
            <w:bCs/>
            <w:noProof/>
            <w:lang w:val="en-US"/>
          </w:rPr>
          <w:t>Error! Bookmark not defined.</w:t>
        </w:r>
      </w:ins>
      <w:del w:id="270" w:author="Niall Murphy" w:date="2021-04-29T16:43:00Z">
        <w:r w:rsidDel="00E04AB6">
          <w:rPr>
            <w:noProof/>
          </w:rPr>
          <w:delText>37</w:delText>
        </w:r>
        <w:r w:rsidDel="00E04AB6">
          <w:rPr>
            <w:noProof/>
          </w:rPr>
          <w:fldChar w:fldCharType="end"/>
        </w:r>
      </w:del>
    </w:p>
    <w:p w14:paraId="35AC91B1" w14:textId="6461C4AE" w:rsidR="00E04AB6" w:rsidDel="00E04AB6" w:rsidRDefault="00E04AB6">
      <w:pPr>
        <w:pStyle w:val="TOC2"/>
        <w:rPr>
          <w:del w:id="271" w:author="Niall Murphy" w:date="2021-04-29T16:43:00Z"/>
          <w:rFonts w:asciiTheme="minorHAnsi" w:eastAsiaTheme="minorEastAsia" w:hAnsiTheme="minorHAnsi"/>
          <w:noProof/>
          <w:color w:val="auto"/>
          <w:sz w:val="22"/>
          <w:lang w:eastAsia="en-GB"/>
        </w:rPr>
      </w:pPr>
      <w:del w:id="272" w:author="Niall Murphy" w:date="2021-04-29T16:43:00Z">
        <w:r w:rsidRPr="0062219D" w:rsidDel="00E04AB6">
          <w:rPr>
            <w:noProof/>
            <w14:scene3d>
              <w14:camera w14:prst="orthographicFront"/>
              <w14:lightRig w14:rig="threePt" w14:dir="t">
                <w14:rot w14:lat="0" w14:lon="0" w14:rev="0"/>
              </w14:lightRig>
            </w14:scene3d>
          </w:rPr>
          <w:delText>9.1</w:delText>
        </w:r>
        <w:r w:rsidDel="00E04AB6">
          <w:rPr>
            <w:rFonts w:asciiTheme="minorHAnsi" w:eastAsiaTheme="minorEastAsia" w:hAnsiTheme="minorHAnsi"/>
            <w:noProof/>
            <w:color w:val="auto"/>
            <w:sz w:val="22"/>
            <w:lang w:eastAsia="en-GB"/>
          </w:rPr>
          <w:tab/>
        </w:r>
        <w:r w:rsidDel="00E04AB6">
          <w:rPr>
            <w:noProof/>
          </w:rPr>
          <w:delText>Information breakdown strategy</w:delText>
        </w:r>
        <w:r w:rsidDel="00E04AB6">
          <w:rPr>
            <w:noProof/>
          </w:rPr>
          <w:tab/>
        </w:r>
        <w:r w:rsidDel="00E04AB6">
          <w:rPr>
            <w:noProof/>
          </w:rPr>
          <w:fldChar w:fldCharType="begin"/>
        </w:r>
        <w:r w:rsidDel="00E04AB6">
          <w:rPr>
            <w:noProof/>
          </w:rPr>
          <w:delInstrText xml:space="preserve"> PAGEREF _Toc70607043 \h </w:delInstrText>
        </w:r>
        <w:r w:rsidDel="00E04AB6">
          <w:rPr>
            <w:noProof/>
          </w:rPr>
          <w:fldChar w:fldCharType="separate"/>
        </w:r>
      </w:del>
      <w:ins w:id="273" w:author="Niall Murphy" w:date="2021-04-29T16:43:00Z">
        <w:r>
          <w:rPr>
            <w:b/>
            <w:bCs/>
            <w:noProof/>
            <w:lang w:val="en-US"/>
          </w:rPr>
          <w:t>Error! Bookmark not defined.</w:t>
        </w:r>
      </w:ins>
      <w:del w:id="274" w:author="Niall Murphy" w:date="2021-04-29T16:43:00Z">
        <w:r w:rsidDel="00E04AB6">
          <w:rPr>
            <w:noProof/>
          </w:rPr>
          <w:delText>37</w:delText>
        </w:r>
        <w:r w:rsidDel="00E04AB6">
          <w:rPr>
            <w:noProof/>
          </w:rPr>
          <w:fldChar w:fldCharType="end"/>
        </w:r>
      </w:del>
    </w:p>
    <w:p w14:paraId="385DF4DD" w14:textId="745A3997" w:rsidR="00E04AB6" w:rsidDel="00E04AB6" w:rsidRDefault="00E04AB6">
      <w:pPr>
        <w:pStyle w:val="TOC2"/>
        <w:rPr>
          <w:del w:id="275" w:author="Niall Murphy" w:date="2021-04-29T16:43:00Z"/>
          <w:rFonts w:asciiTheme="minorHAnsi" w:eastAsiaTheme="minorEastAsia" w:hAnsiTheme="minorHAnsi"/>
          <w:noProof/>
          <w:color w:val="auto"/>
          <w:sz w:val="22"/>
          <w:lang w:eastAsia="en-GB"/>
        </w:rPr>
      </w:pPr>
      <w:del w:id="276" w:author="Niall Murphy" w:date="2021-04-29T16:43:00Z">
        <w:r w:rsidRPr="0062219D" w:rsidDel="00E04AB6">
          <w:rPr>
            <w:noProof/>
            <w14:scene3d>
              <w14:camera w14:prst="orthographicFront"/>
              <w14:lightRig w14:rig="threePt" w14:dir="t">
                <w14:rot w14:lat="0" w14:lon="0" w14:rev="0"/>
              </w14:lightRig>
            </w14:scene3d>
          </w:rPr>
          <w:delText>9.2</w:delText>
        </w:r>
        <w:r w:rsidDel="00E04AB6">
          <w:rPr>
            <w:rFonts w:asciiTheme="minorHAnsi" w:eastAsiaTheme="minorEastAsia" w:hAnsiTheme="minorHAnsi"/>
            <w:noProof/>
            <w:color w:val="auto"/>
            <w:sz w:val="22"/>
            <w:lang w:eastAsia="en-GB"/>
          </w:rPr>
          <w:tab/>
        </w:r>
        <w:r w:rsidDel="00E04AB6">
          <w:rPr>
            <w:noProof/>
          </w:rPr>
          <w:delText>Federation process</w:delText>
        </w:r>
        <w:r w:rsidDel="00E04AB6">
          <w:rPr>
            <w:noProof/>
          </w:rPr>
          <w:tab/>
        </w:r>
        <w:r w:rsidDel="00E04AB6">
          <w:rPr>
            <w:noProof/>
          </w:rPr>
          <w:fldChar w:fldCharType="begin"/>
        </w:r>
        <w:r w:rsidDel="00E04AB6">
          <w:rPr>
            <w:noProof/>
          </w:rPr>
          <w:delInstrText xml:space="preserve"> PAGEREF _Toc70607044 \h </w:delInstrText>
        </w:r>
        <w:r w:rsidDel="00E04AB6">
          <w:rPr>
            <w:noProof/>
          </w:rPr>
          <w:fldChar w:fldCharType="separate"/>
        </w:r>
      </w:del>
      <w:ins w:id="277" w:author="Niall Murphy" w:date="2021-04-29T16:43:00Z">
        <w:r>
          <w:rPr>
            <w:b/>
            <w:bCs/>
            <w:noProof/>
            <w:lang w:val="en-US"/>
          </w:rPr>
          <w:t>Error! Bookmark not defined.</w:t>
        </w:r>
      </w:ins>
      <w:del w:id="278" w:author="Niall Murphy" w:date="2021-04-29T16:43:00Z">
        <w:r w:rsidDel="00E04AB6">
          <w:rPr>
            <w:noProof/>
          </w:rPr>
          <w:delText>37</w:delText>
        </w:r>
        <w:r w:rsidDel="00E04AB6">
          <w:rPr>
            <w:noProof/>
          </w:rPr>
          <w:fldChar w:fldCharType="end"/>
        </w:r>
      </w:del>
    </w:p>
    <w:p w14:paraId="078799A8" w14:textId="7471A8DA" w:rsidR="00E04AB6" w:rsidDel="00E04AB6" w:rsidRDefault="00E04AB6">
      <w:pPr>
        <w:pStyle w:val="TOC1"/>
        <w:rPr>
          <w:del w:id="279" w:author="Niall Murphy" w:date="2021-04-29T16:43:00Z"/>
          <w:rFonts w:asciiTheme="minorHAnsi" w:eastAsiaTheme="minorEastAsia" w:hAnsiTheme="minorHAnsi"/>
          <w:b w:val="0"/>
          <w:noProof/>
          <w:color w:val="auto"/>
          <w:sz w:val="22"/>
          <w:lang w:eastAsia="en-GB"/>
        </w:rPr>
      </w:pPr>
      <w:del w:id="280" w:author="Niall Murphy" w:date="2021-04-29T16:43:00Z">
        <w:r w:rsidRPr="0062219D" w:rsidDel="00E04AB6">
          <w:rPr>
            <w:noProof/>
            <w14:scene3d>
              <w14:camera w14:prst="orthographicFront"/>
              <w14:lightRig w14:rig="threePt" w14:dir="t">
                <w14:rot w14:lat="0" w14:lon="0" w14:rev="0"/>
              </w14:lightRig>
            </w14:scene3d>
          </w:rPr>
          <w:delText>10</w:delText>
        </w:r>
        <w:r w:rsidDel="00E04AB6">
          <w:rPr>
            <w:rFonts w:asciiTheme="minorHAnsi" w:eastAsiaTheme="minorEastAsia" w:hAnsiTheme="minorHAnsi"/>
            <w:b w:val="0"/>
            <w:noProof/>
            <w:color w:val="auto"/>
            <w:sz w:val="22"/>
            <w:lang w:eastAsia="en-GB"/>
          </w:rPr>
          <w:tab/>
        </w:r>
        <w:r w:rsidDel="00E04AB6">
          <w:rPr>
            <w:noProof/>
          </w:rPr>
          <w:delText>SOFTWARE, HARDWARE AND IT INFRASTRUCTURE</w:delText>
        </w:r>
        <w:r w:rsidDel="00E04AB6">
          <w:rPr>
            <w:noProof/>
          </w:rPr>
          <w:tab/>
        </w:r>
        <w:r w:rsidDel="00E04AB6">
          <w:rPr>
            <w:noProof/>
          </w:rPr>
          <w:fldChar w:fldCharType="begin"/>
        </w:r>
        <w:r w:rsidDel="00E04AB6">
          <w:rPr>
            <w:noProof/>
          </w:rPr>
          <w:delInstrText xml:space="preserve"> PAGEREF _Toc70607045 \h </w:delInstrText>
        </w:r>
        <w:r w:rsidDel="00E04AB6">
          <w:rPr>
            <w:noProof/>
          </w:rPr>
          <w:fldChar w:fldCharType="separate"/>
        </w:r>
      </w:del>
      <w:ins w:id="281" w:author="Niall Murphy" w:date="2021-04-29T16:43:00Z">
        <w:r>
          <w:rPr>
            <w:b w:val="0"/>
            <w:bCs/>
            <w:noProof/>
            <w:lang w:val="en-US"/>
          </w:rPr>
          <w:t>Error! Bookmark not defined.</w:t>
        </w:r>
      </w:ins>
      <w:del w:id="282" w:author="Niall Murphy" w:date="2021-04-29T16:43:00Z">
        <w:r w:rsidDel="00E04AB6">
          <w:rPr>
            <w:noProof/>
          </w:rPr>
          <w:delText>38</w:delText>
        </w:r>
        <w:r w:rsidDel="00E04AB6">
          <w:rPr>
            <w:noProof/>
          </w:rPr>
          <w:fldChar w:fldCharType="end"/>
        </w:r>
      </w:del>
    </w:p>
    <w:p w14:paraId="781E6D90" w14:textId="09B70586" w:rsidR="00E04AB6" w:rsidDel="00E04AB6" w:rsidRDefault="00E04AB6">
      <w:pPr>
        <w:pStyle w:val="TOC2"/>
        <w:rPr>
          <w:del w:id="283" w:author="Niall Murphy" w:date="2021-04-29T16:43:00Z"/>
          <w:rFonts w:asciiTheme="minorHAnsi" w:eastAsiaTheme="minorEastAsia" w:hAnsiTheme="minorHAnsi"/>
          <w:noProof/>
          <w:color w:val="auto"/>
          <w:sz w:val="22"/>
          <w:lang w:eastAsia="en-GB"/>
        </w:rPr>
      </w:pPr>
      <w:del w:id="284" w:author="Niall Murphy" w:date="2021-04-29T16:43:00Z">
        <w:r w:rsidRPr="0062219D" w:rsidDel="00E04AB6">
          <w:rPr>
            <w:noProof/>
            <w14:scene3d>
              <w14:camera w14:prst="orthographicFront"/>
              <w14:lightRig w14:rig="threePt" w14:dir="t">
                <w14:rot w14:lat="0" w14:lon="0" w14:rev="0"/>
              </w14:lightRig>
            </w14:scene3d>
          </w:rPr>
          <w:delText>10.1</w:delText>
        </w:r>
        <w:r w:rsidDel="00E04AB6">
          <w:rPr>
            <w:rFonts w:asciiTheme="minorHAnsi" w:eastAsiaTheme="minorEastAsia" w:hAnsiTheme="minorHAnsi"/>
            <w:noProof/>
            <w:color w:val="auto"/>
            <w:sz w:val="22"/>
            <w:lang w:eastAsia="en-GB"/>
          </w:rPr>
          <w:tab/>
        </w:r>
        <w:r w:rsidDel="00E04AB6">
          <w:rPr>
            <w:noProof/>
          </w:rPr>
          <w:delText>Software</w:delText>
        </w:r>
        <w:r w:rsidDel="00E04AB6">
          <w:rPr>
            <w:noProof/>
          </w:rPr>
          <w:tab/>
        </w:r>
        <w:r w:rsidDel="00E04AB6">
          <w:rPr>
            <w:noProof/>
          </w:rPr>
          <w:fldChar w:fldCharType="begin"/>
        </w:r>
        <w:r w:rsidDel="00E04AB6">
          <w:rPr>
            <w:noProof/>
          </w:rPr>
          <w:delInstrText xml:space="preserve"> PAGEREF _Toc70607046 \h </w:delInstrText>
        </w:r>
        <w:r w:rsidDel="00E04AB6">
          <w:rPr>
            <w:noProof/>
          </w:rPr>
          <w:fldChar w:fldCharType="separate"/>
        </w:r>
      </w:del>
      <w:ins w:id="285" w:author="Niall Murphy" w:date="2021-04-29T16:43:00Z">
        <w:r>
          <w:rPr>
            <w:b/>
            <w:bCs/>
            <w:noProof/>
            <w:lang w:val="en-US"/>
          </w:rPr>
          <w:t>Error! Bookmark not defined.</w:t>
        </w:r>
      </w:ins>
      <w:del w:id="286" w:author="Niall Murphy" w:date="2021-04-29T16:43:00Z">
        <w:r w:rsidDel="00E04AB6">
          <w:rPr>
            <w:noProof/>
          </w:rPr>
          <w:delText>38</w:delText>
        </w:r>
        <w:r w:rsidDel="00E04AB6">
          <w:rPr>
            <w:noProof/>
          </w:rPr>
          <w:fldChar w:fldCharType="end"/>
        </w:r>
      </w:del>
    </w:p>
    <w:p w14:paraId="425E1B9B" w14:textId="56F97A79" w:rsidR="00E04AB6" w:rsidDel="00E04AB6" w:rsidRDefault="00E04AB6">
      <w:pPr>
        <w:pStyle w:val="TOC2"/>
        <w:rPr>
          <w:del w:id="287" w:author="Niall Murphy" w:date="2021-04-29T16:43:00Z"/>
          <w:rFonts w:asciiTheme="minorHAnsi" w:eastAsiaTheme="minorEastAsia" w:hAnsiTheme="minorHAnsi"/>
          <w:noProof/>
          <w:color w:val="auto"/>
          <w:sz w:val="22"/>
          <w:lang w:eastAsia="en-GB"/>
        </w:rPr>
      </w:pPr>
      <w:del w:id="288" w:author="Niall Murphy" w:date="2021-04-29T16:43:00Z">
        <w:r w:rsidRPr="0062219D" w:rsidDel="00E04AB6">
          <w:rPr>
            <w:noProof/>
            <w14:scene3d>
              <w14:camera w14:prst="orthographicFront"/>
              <w14:lightRig w14:rig="threePt" w14:dir="t">
                <w14:rot w14:lat="0" w14:lon="0" w14:rev="0"/>
              </w14:lightRig>
            </w14:scene3d>
          </w:rPr>
          <w:delText>10.2</w:delText>
        </w:r>
        <w:r w:rsidDel="00E04AB6">
          <w:rPr>
            <w:rFonts w:asciiTheme="minorHAnsi" w:eastAsiaTheme="minorEastAsia" w:hAnsiTheme="minorHAnsi"/>
            <w:noProof/>
            <w:color w:val="auto"/>
            <w:sz w:val="22"/>
            <w:lang w:eastAsia="en-GB"/>
          </w:rPr>
          <w:tab/>
        </w:r>
        <w:r w:rsidDel="00E04AB6">
          <w:rPr>
            <w:noProof/>
          </w:rPr>
          <w:delText>Hardware and IT Infrastructure</w:delText>
        </w:r>
        <w:r w:rsidDel="00E04AB6">
          <w:rPr>
            <w:noProof/>
          </w:rPr>
          <w:tab/>
        </w:r>
        <w:r w:rsidDel="00E04AB6">
          <w:rPr>
            <w:noProof/>
          </w:rPr>
          <w:fldChar w:fldCharType="begin"/>
        </w:r>
        <w:r w:rsidDel="00E04AB6">
          <w:rPr>
            <w:noProof/>
          </w:rPr>
          <w:delInstrText xml:space="preserve"> PAGEREF _Toc70607047 \h </w:delInstrText>
        </w:r>
        <w:r w:rsidDel="00E04AB6">
          <w:rPr>
            <w:noProof/>
          </w:rPr>
          <w:fldChar w:fldCharType="separate"/>
        </w:r>
      </w:del>
      <w:ins w:id="289" w:author="Niall Murphy" w:date="2021-04-29T16:43:00Z">
        <w:r>
          <w:rPr>
            <w:b/>
            <w:bCs/>
            <w:noProof/>
            <w:lang w:val="en-US"/>
          </w:rPr>
          <w:t>Error! Bookmark not defined.</w:t>
        </w:r>
      </w:ins>
      <w:del w:id="290" w:author="Niall Murphy" w:date="2021-04-29T16:43:00Z">
        <w:r w:rsidDel="00E04AB6">
          <w:rPr>
            <w:noProof/>
          </w:rPr>
          <w:delText>38</w:delText>
        </w:r>
        <w:r w:rsidDel="00E04AB6">
          <w:rPr>
            <w:noProof/>
          </w:rPr>
          <w:fldChar w:fldCharType="end"/>
        </w:r>
      </w:del>
    </w:p>
    <w:p w14:paraId="2F55F189" w14:textId="258712F2" w:rsidR="00E04AB6" w:rsidDel="00E04AB6" w:rsidRDefault="00E04AB6">
      <w:pPr>
        <w:pStyle w:val="TOC1"/>
        <w:rPr>
          <w:del w:id="291" w:author="Niall Murphy" w:date="2021-04-29T16:43:00Z"/>
          <w:rFonts w:asciiTheme="minorHAnsi" w:eastAsiaTheme="minorEastAsia" w:hAnsiTheme="minorHAnsi"/>
          <w:b w:val="0"/>
          <w:noProof/>
          <w:color w:val="auto"/>
          <w:sz w:val="22"/>
          <w:lang w:eastAsia="en-GB"/>
        </w:rPr>
      </w:pPr>
      <w:del w:id="292" w:author="Niall Murphy" w:date="2021-04-29T16:43:00Z">
        <w:r w:rsidDel="00E04AB6">
          <w:rPr>
            <w:noProof/>
          </w:rPr>
          <w:delText>Appendix A – Abbreviations and glossary of terms</w:delText>
        </w:r>
        <w:r w:rsidDel="00E04AB6">
          <w:rPr>
            <w:noProof/>
          </w:rPr>
          <w:tab/>
        </w:r>
        <w:r w:rsidDel="00E04AB6">
          <w:rPr>
            <w:noProof/>
          </w:rPr>
          <w:fldChar w:fldCharType="begin"/>
        </w:r>
        <w:r w:rsidDel="00E04AB6">
          <w:rPr>
            <w:noProof/>
          </w:rPr>
          <w:delInstrText xml:space="preserve"> PAGEREF _Toc70607048 \h </w:delInstrText>
        </w:r>
        <w:r w:rsidDel="00E04AB6">
          <w:rPr>
            <w:noProof/>
          </w:rPr>
          <w:fldChar w:fldCharType="separate"/>
        </w:r>
      </w:del>
      <w:ins w:id="293" w:author="Niall Murphy" w:date="2021-04-29T16:43:00Z">
        <w:r>
          <w:rPr>
            <w:b w:val="0"/>
            <w:bCs/>
            <w:noProof/>
            <w:lang w:val="en-US"/>
          </w:rPr>
          <w:t>Error! Bookmark not defined.</w:t>
        </w:r>
      </w:ins>
      <w:del w:id="294" w:author="Niall Murphy" w:date="2021-04-29T16:43:00Z">
        <w:r w:rsidDel="00E04AB6">
          <w:rPr>
            <w:noProof/>
          </w:rPr>
          <w:delText>39</w:delText>
        </w:r>
        <w:r w:rsidDel="00E04AB6">
          <w:rPr>
            <w:noProof/>
          </w:rPr>
          <w:fldChar w:fldCharType="end"/>
        </w:r>
      </w:del>
    </w:p>
    <w:p w14:paraId="0F1FE1A6" w14:textId="53323BCE" w:rsidR="00E04AB6" w:rsidDel="00E04AB6" w:rsidRDefault="00E04AB6">
      <w:pPr>
        <w:pStyle w:val="TOC2"/>
        <w:rPr>
          <w:del w:id="295" w:author="Niall Murphy" w:date="2021-04-29T16:43:00Z"/>
          <w:rFonts w:asciiTheme="minorHAnsi" w:eastAsiaTheme="minorEastAsia" w:hAnsiTheme="minorHAnsi"/>
          <w:noProof/>
          <w:color w:val="auto"/>
          <w:sz w:val="22"/>
          <w:lang w:eastAsia="en-GB"/>
        </w:rPr>
      </w:pPr>
      <w:del w:id="296" w:author="Niall Murphy" w:date="2021-04-29T16:43:00Z">
        <w:r w:rsidRPr="0062219D" w:rsidDel="00E04AB6">
          <w:rPr>
            <w:noProof/>
            <w14:scene3d>
              <w14:camera w14:prst="orthographicFront"/>
              <w14:lightRig w14:rig="threePt" w14:dir="t">
                <w14:rot w14:lat="0" w14:lon="0" w14:rev="0"/>
              </w14:lightRig>
            </w14:scene3d>
          </w:rPr>
          <w:delText>1.</w:delText>
        </w:r>
        <w:r w:rsidDel="00E04AB6">
          <w:rPr>
            <w:rFonts w:asciiTheme="minorHAnsi" w:eastAsiaTheme="minorEastAsia" w:hAnsiTheme="minorHAnsi"/>
            <w:noProof/>
            <w:color w:val="auto"/>
            <w:sz w:val="22"/>
            <w:lang w:eastAsia="en-GB"/>
          </w:rPr>
          <w:tab/>
        </w:r>
        <w:r w:rsidDel="00E04AB6">
          <w:rPr>
            <w:noProof/>
          </w:rPr>
          <w:delText>Abbreviations</w:delText>
        </w:r>
        <w:r w:rsidDel="00E04AB6">
          <w:rPr>
            <w:noProof/>
          </w:rPr>
          <w:tab/>
        </w:r>
        <w:r w:rsidDel="00E04AB6">
          <w:rPr>
            <w:noProof/>
          </w:rPr>
          <w:fldChar w:fldCharType="begin"/>
        </w:r>
        <w:r w:rsidDel="00E04AB6">
          <w:rPr>
            <w:noProof/>
          </w:rPr>
          <w:delInstrText xml:space="preserve"> PAGEREF _Toc70607049 \h </w:delInstrText>
        </w:r>
        <w:r w:rsidDel="00E04AB6">
          <w:rPr>
            <w:noProof/>
          </w:rPr>
          <w:fldChar w:fldCharType="separate"/>
        </w:r>
      </w:del>
      <w:ins w:id="297" w:author="Niall Murphy" w:date="2021-04-29T16:43:00Z">
        <w:r>
          <w:rPr>
            <w:b/>
            <w:bCs/>
            <w:noProof/>
            <w:lang w:val="en-US"/>
          </w:rPr>
          <w:t>Error! Bookmark not defined.</w:t>
        </w:r>
      </w:ins>
      <w:del w:id="298" w:author="Niall Murphy" w:date="2021-04-29T16:43:00Z">
        <w:r w:rsidDel="00E04AB6">
          <w:rPr>
            <w:noProof/>
          </w:rPr>
          <w:delText>39</w:delText>
        </w:r>
        <w:r w:rsidDel="00E04AB6">
          <w:rPr>
            <w:noProof/>
          </w:rPr>
          <w:fldChar w:fldCharType="end"/>
        </w:r>
      </w:del>
    </w:p>
    <w:p w14:paraId="55205EB7" w14:textId="133110B5" w:rsidR="00E04AB6" w:rsidDel="00E04AB6" w:rsidRDefault="00E04AB6">
      <w:pPr>
        <w:pStyle w:val="TOC2"/>
        <w:rPr>
          <w:del w:id="299" w:author="Niall Murphy" w:date="2021-04-29T16:43:00Z"/>
          <w:rFonts w:asciiTheme="minorHAnsi" w:eastAsiaTheme="minorEastAsia" w:hAnsiTheme="minorHAnsi"/>
          <w:noProof/>
          <w:color w:val="auto"/>
          <w:sz w:val="22"/>
          <w:lang w:eastAsia="en-GB"/>
        </w:rPr>
      </w:pPr>
      <w:del w:id="300" w:author="Niall Murphy" w:date="2021-04-29T16:43:00Z">
        <w:r w:rsidRPr="0062219D" w:rsidDel="00E04AB6">
          <w:rPr>
            <w:noProof/>
            <w14:scene3d>
              <w14:camera w14:prst="orthographicFront"/>
              <w14:lightRig w14:rig="threePt" w14:dir="t">
                <w14:rot w14:lat="0" w14:lon="0" w14:rev="0"/>
              </w14:lightRig>
            </w14:scene3d>
          </w:rPr>
          <w:delText>2.</w:delText>
        </w:r>
        <w:r w:rsidDel="00E04AB6">
          <w:rPr>
            <w:rFonts w:asciiTheme="minorHAnsi" w:eastAsiaTheme="minorEastAsia" w:hAnsiTheme="minorHAnsi"/>
            <w:noProof/>
            <w:color w:val="auto"/>
            <w:sz w:val="22"/>
            <w:lang w:eastAsia="en-GB"/>
          </w:rPr>
          <w:tab/>
        </w:r>
        <w:r w:rsidDel="00E04AB6">
          <w:rPr>
            <w:noProof/>
          </w:rPr>
          <w:delText>Glossary of terms</w:delText>
        </w:r>
        <w:r w:rsidDel="00E04AB6">
          <w:rPr>
            <w:noProof/>
          </w:rPr>
          <w:tab/>
        </w:r>
        <w:r w:rsidDel="00E04AB6">
          <w:rPr>
            <w:noProof/>
          </w:rPr>
          <w:fldChar w:fldCharType="begin"/>
        </w:r>
        <w:r w:rsidDel="00E04AB6">
          <w:rPr>
            <w:noProof/>
          </w:rPr>
          <w:delInstrText xml:space="preserve"> PAGEREF _Toc70607050 \h </w:delInstrText>
        </w:r>
        <w:r w:rsidDel="00E04AB6">
          <w:rPr>
            <w:noProof/>
          </w:rPr>
          <w:fldChar w:fldCharType="separate"/>
        </w:r>
      </w:del>
      <w:ins w:id="301" w:author="Niall Murphy" w:date="2021-04-29T16:43:00Z">
        <w:r>
          <w:rPr>
            <w:b/>
            <w:bCs/>
            <w:noProof/>
            <w:lang w:val="en-US"/>
          </w:rPr>
          <w:t>Error! Bookmark not defined.</w:t>
        </w:r>
      </w:ins>
      <w:del w:id="302" w:author="Niall Murphy" w:date="2021-04-29T16:43:00Z">
        <w:r w:rsidDel="00E04AB6">
          <w:rPr>
            <w:noProof/>
          </w:rPr>
          <w:delText>40</w:delText>
        </w:r>
        <w:r w:rsidDel="00E04AB6">
          <w:rPr>
            <w:noProof/>
          </w:rPr>
          <w:fldChar w:fldCharType="end"/>
        </w:r>
      </w:del>
    </w:p>
    <w:p w14:paraId="55DE8246" w14:textId="1E1E0412" w:rsidR="00E04AB6" w:rsidDel="00E04AB6" w:rsidRDefault="00E04AB6">
      <w:pPr>
        <w:pStyle w:val="TOC1"/>
        <w:rPr>
          <w:del w:id="303" w:author="Niall Murphy" w:date="2021-04-29T16:43:00Z"/>
          <w:rFonts w:asciiTheme="minorHAnsi" w:eastAsiaTheme="minorEastAsia" w:hAnsiTheme="minorHAnsi"/>
          <w:b w:val="0"/>
          <w:noProof/>
          <w:color w:val="auto"/>
          <w:sz w:val="22"/>
          <w:lang w:eastAsia="en-GB"/>
        </w:rPr>
      </w:pPr>
      <w:del w:id="304" w:author="Niall Murphy" w:date="2021-04-29T16:43:00Z">
        <w:r w:rsidDel="00E04AB6">
          <w:rPr>
            <w:noProof/>
          </w:rPr>
          <w:delText>Appendix B - Reference summary</w:delText>
        </w:r>
        <w:r w:rsidDel="00E04AB6">
          <w:rPr>
            <w:noProof/>
          </w:rPr>
          <w:tab/>
        </w:r>
        <w:r w:rsidDel="00E04AB6">
          <w:rPr>
            <w:noProof/>
          </w:rPr>
          <w:fldChar w:fldCharType="begin"/>
        </w:r>
        <w:r w:rsidDel="00E04AB6">
          <w:rPr>
            <w:noProof/>
          </w:rPr>
          <w:delInstrText xml:space="preserve"> PAGEREF _Toc70607051 \h </w:delInstrText>
        </w:r>
        <w:r w:rsidDel="00E04AB6">
          <w:rPr>
            <w:noProof/>
          </w:rPr>
          <w:fldChar w:fldCharType="separate"/>
        </w:r>
      </w:del>
      <w:ins w:id="305" w:author="Niall Murphy" w:date="2021-04-29T16:43:00Z">
        <w:r>
          <w:rPr>
            <w:b w:val="0"/>
            <w:bCs/>
            <w:noProof/>
            <w:lang w:val="en-US"/>
          </w:rPr>
          <w:t>Error! Bookmark not defined.</w:t>
        </w:r>
      </w:ins>
      <w:del w:id="306" w:author="Niall Murphy" w:date="2021-04-29T16:43:00Z">
        <w:r w:rsidDel="00E04AB6">
          <w:rPr>
            <w:noProof/>
          </w:rPr>
          <w:delText>42</w:delText>
        </w:r>
        <w:r w:rsidDel="00E04AB6">
          <w:rPr>
            <w:noProof/>
          </w:rPr>
          <w:fldChar w:fldCharType="end"/>
        </w:r>
      </w:del>
    </w:p>
    <w:p w14:paraId="54389191" w14:textId="63EADB59" w:rsidR="00E04AB6" w:rsidDel="00E04AB6" w:rsidRDefault="00E04AB6">
      <w:pPr>
        <w:pStyle w:val="TOC1"/>
        <w:rPr>
          <w:del w:id="307" w:author="Niall Murphy" w:date="2021-04-29T16:43:00Z"/>
          <w:rFonts w:asciiTheme="minorHAnsi" w:eastAsiaTheme="minorEastAsia" w:hAnsiTheme="minorHAnsi"/>
          <w:b w:val="0"/>
          <w:noProof/>
          <w:color w:val="auto"/>
          <w:sz w:val="22"/>
          <w:lang w:eastAsia="en-GB"/>
        </w:rPr>
      </w:pPr>
      <w:del w:id="308" w:author="Niall Murphy" w:date="2021-04-29T16:43:00Z">
        <w:r w:rsidDel="00E04AB6">
          <w:rPr>
            <w:noProof/>
          </w:rPr>
          <w:delText>Appendix C - Detailed (BIM) Responsibility Matrix</w:delText>
        </w:r>
        <w:r w:rsidDel="00E04AB6">
          <w:rPr>
            <w:noProof/>
          </w:rPr>
          <w:tab/>
        </w:r>
        <w:r w:rsidDel="00E04AB6">
          <w:rPr>
            <w:noProof/>
          </w:rPr>
          <w:fldChar w:fldCharType="begin"/>
        </w:r>
        <w:r w:rsidDel="00E04AB6">
          <w:rPr>
            <w:noProof/>
          </w:rPr>
          <w:delInstrText xml:space="preserve"> PAGEREF _Toc70607052 \h </w:delInstrText>
        </w:r>
        <w:r w:rsidDel="00E04AB6">
          <w:rPr>
            <w:noProof/>
          </w:rPr>
          <w:fldChar w:fldCharType="separate"/>
        </w:r>
      </w:del>
      <w:ins w:id="309" w:author="Niall Murphy" w:date="2021-04-29T16:43:00Z">
        <w:r>
          <w:rPr>
            <w:b w:val="0"/>
            <w:bCs/>
            <w:noProof/>
            <w:lang w:val="en-US"/>
          </w:rPr>
          <w:t>Error! Bookmark not defined.</w:t>
        </w:r>
      </w:ins>
      <w:del w:id="310" w:author="Niall Murphy" w:date="2021-04-29T16:43:00Z">
        <w:r w:rsidDel="00E04AB6">
          <w:rPr>
            <w:noProof/>
          </w:rPr>
          <w:delText>45</w:delText>
        </w:r>
        <w:r w:rsidDel="00E04AB6">
          <w:rPr>
            <w:noProof/>
          </w:rPr>
          <w:fldChar w:fldCharType="end"/>
        </w:r>
      </w:del>
    </w:p>
    <w:p w14:paraId="19355539" w14:textId="08431D96" w:rsidR="00E04AB6" w:rsidDel="00E04AB6" w:rsidRDefault="00E04AB6">
      <w:pPr>
        <w:pStyle w:val="TOC1"/>
        <w:rPr>
          <w:del w:id="311" w:author="Niall Murphy" w:date="2021-04-29T16:43:00Z"/>
          <w:rFonts w:asciiTheme="minorHAnsi" w:eastAsiaTheme="minorEastAsia" w:hAnsiTheme="minorHAnsi"/>
          <w:b w:val="0"/>
          <w:noProof/>
          <w:color w:val="auto"/>
          <w:sz w:val="22"/>
          <w:lang w:eastAsia="en-GB"/>
        </w:rPr>
      </w:pPr>
      <w:del w:id="312" w:author="Niall Murphy" w:date="2021-04-29T16:43:00Z">
        <w:r w:rsidDel="00E04AB6">
          <w:rPr>
            <w:noProof/>
          </w:rPr>
          <w:delText>Appendix D – Master Information Delivery Table</w:delText>
        </w:r>
        <w:r w:rsidDel="00E04AB6">
          <w:rPr>
            <w:noProof/>
          </w:rPr>
          <w:tab/>
        </w:r>
        <w:r w:rsidDel="00E04AB6">
          <w:rPr>
            <w:noProof/>
          </w:rPr>
          <w:fldChar w:fldCharType="begin"/>
        </w:r>
        <w:r w:rsidDel="00E04AB6">
          <w:rPr>
            <w:noProof/>
          </w:rPr>
          <w:delInstrText xml:space="preserve"> PAGEREF _Toc70607053 \h </w:delInstrText>
        </w:r>
        <w:r w:rsidDel="00E04AB6">
          <w:rPr>
            <w:noProof/>
          </w:rPr>
          <w:fldChar w:fldCharType="separate"/>
        </w:r>
      </w:del>
      <w:ins w:id="313" w:author="Niall Murphy" w:date="2021-04-29T16:43:00Z">
        <w:r>
          <w:rPr>
            <w:b w:val="0"/>
            <w:bCs/>
            <w:noProof/>
            <w:lang w:val="en-US"/>
          </w:rPr>
          <w:t>Error! Bookmark not defined.</w:t>
        </w:r>
      </w:ins>
      <w:del w:id="314" w:author="Niall Murphy" w:date="2021-04-29T16:43:00Z">
        <w:r w:rsidDel="00E04AB6">
          <w:rPr>
            <w:noProof/>
          </w:rPr>
          <w:delText>46</w:delText>
        </w:r>
        <w:r w:rsidDel="00E04AB6">
          <w:rPr>
            <w:noProof/>
          </w:rPr>
          <w:fldChar w:fldCharType="end"/>
        </w:r>
      </w:del>
    </w:p>
    <w:p w14:paraId="2E13349D" w14:textId="1AABE5FE" w:rsidR="00E04AB6" w:rsidDel="00E04AB6" w:rsidRDefault="00E04AB6">
      <w:pPr>
        <w:pStyle w:val="TOC1"/>
        <w:rPr>
          <w:del w:id="315" w:author="Niall Murphy" w:date="2021-04-29T16:43:00Z"/>
          <w:rFonts w:asciiTheme="minorHAnsi" w:eastAsiaTheme="minorEastAsia" w:hAnsiTheme="minorHAnsi"/>
          <w:b w:val="0"/>
          <w:noProof/>
          <w:color w:val="auto"/>
          <w:sz w:val="22"/>
          <w:lang w:eastAsia="en-GB"/>
        </w:rPr>
      </w:pPr>
      <w:del w:id="316" w:author="Niall Murphy" w:date="2021-04-29T16:43:00Z">
        <w:r w:rsidDel="00E04AB6">
          <w:rPr>
            <w:noProof/>
          </w:rPr>
          <w:delText>Appendix E – Asset Information Requirements</w:delText>
        </w:r>
        <w:r w:rsidDel="00E04AB6">
          <w:rPr>
            <w:noProof/>
          </w:rPr>
          <w:tab/>
        </w:r>
        <w:r w:rsidDel="00E04AB6">
          <w:rPr>
            <w:noProof/>
          </w:rPr>
          <w:fldChar w:fldCharType="begin"/>
        </w:r>
        <w:r w:rsidDel="00E04AB6">
          <w:rPr>
            <w:noProof/>
          </w:rPr>
          <w:delInstrText xml:space="preserve"> PAGEREF _Toc70607054 \h </w:delInstrText>
        </w:r>
        <w:r w:rsidDel="00E04AB6">
          <w:rPr>
            <w:noProof/>
          </w:rPr>
          <w:fldChar w:fldCharType="separate"/>
        </w:r>
      </w:del>
      <w:ins w:id="317" w:author="Niall Murphy" w:date="2021-04-29T16:43:00Z">
        <w:r>
          <w:rPr>
            <w:b w:val="0"/>
            <w:bCs/>
            <w:noProof/>
            <w:lang w:val="en-US"/>
          </w:rPr>
          <w:t>Error! Bookmark not defined.</w:t>
        </w:r>
      </w:ins>
      <w:del w:id="318" w:author="Niall Murphy" w:date="2021-04-29T16:43:00Z">
        <w:r w:rsidDel="00E04AB6">
          <w:rPr>
            <w:noProof/>
          </w:rPr>
          <w:delText>47</w:delText>
        </w:r>
        <w:r w:rsidDel="00E04AB6">
          <w:rPr>
            <w:noProof/>
          </w:rPr>
          <w:fldChar w:fldCharType="end"/>
        </w:r>
      </w:del>
    </w:p>
    <w:p w14:paraId="31D63AC3" w14:textId="78AD8C88" w:rsidR="00E04AB6" w:rsidDel="00E04AB6" w:rsidRDefault="00E04AB6">
      <w:pPr>
        <w:pStyle w:val="TOC1"/>
        <w:rPr>
          <w:del w:id="319" w:author="Niall Murphy" w:date="2021-04-29T16:43:00Z"/>
          <w:rFonts w:asciiTheme="minorHAnsi" w:eastAsiaTheme="minorEastAsia" w:hAnsiTheme="minorHAnsi"/>
          <w:b w:val="0"/>
          <w:noProof/>
          <w:color w:val="auto"/>
          <w:sz w:val="22"/>
          <w:lang w:eastAsia="en-GB"/>
        </w:rPr>
      </w:pPr>
      <w:del w:id="320" w:author="Niall Murphy" w:date="2021-04-29T16:43:00Z">
        <w:r w:rsidDel="00E04AB6">
          <w:rPr>
            <w:noProof/>
          </w:rPr>
          <w:delText>Appendix F – IFC Export Settings</w:delText>
        </w:r>
        <w:r w:rsidDel="00E04AB6">
          <w:rPr>
            <w:noProof/>
          </w:rPr>
          <w:tab/>
        </w:r>
        <w:r w:rsidDel="00E04AB6">
          <w:rPr>
            <w:noProof/>
          </w:rPr>
          <w:fldChar w:fldCharType="begin"/>
        </w:r>
        <w:r w:rsidDel="00E04AB6">
          <w:rPr>
            <w:noProof/>
          </w:rPr>
          <w:delInstrText xml:space="preserve"> PAGEREF _Toc70607055 \h </w:delInstrText>
        </w:r>
        <w:r w:rsidDel="00E04AB6">
          <w:rPr>
            <w:noProof/>
          </w:rPr>
          <w:fldChar w:fldCharType="separate"/>
        </w:r>
      </w:del>
      <w:ins w:id="321" w:author="Niall Murphy" w:date="2021-04-29T16:43:00Z">
        <w:r>
          <w:rPr>
            <w:b w:val="0"/>
            <w:bCs/>
            <w:noProof/>
            <w:lang w:val="en-US"/>
          </w:rPr>
          <w:t>Error! Bookmark not defined.</w:t>
        </w:r>
      </w:ins>
      <w:del w:id="322" w:author="Niall Murphy" w:date="2021-04-29T16:43:00Z">
        <w:r w:rsidDel="00E04AB6">
          <w:rPr>
            <w:noProof/>
          </w:rPr>
          <w:delText>48</w:delText>
        </w:r>
        <w:r w:rsidDel="00E04AB6">
          <w:rPr>
            <w:noProof/>
          </w:rPr>
          <w:fldChar w:fldCharType="end"/>
        </w:r>
      </w:del>
    </w:p>
    <w:p w14:paraId="62DEB77A" w14:textId="02990883" w:rsidR="00786873" w:rsidRPr="00542737" w:rsidRDefault="00542737" w:rsidP="0010780C">
      <w:pPr>
        <w:rPr>
          <w:rFonts w:ascii="Arial" w:hAnsi="Arial" w:cs="Arial"/>
          <w:b/>
          <w:color w:val="1E4479" w:themeColor="accent1"/>
          <w:sz w:val="22"/>
        </w:rPr>
      </w:pPr>
      <w:r w:rsidRPr="00542737">
        <w:rPr>
          <w:rFonts w:ascii="Arial" w:hAnsi="Arial" w:cs="Arial"/>
          <w:color w:val="404040" w:themeColor="text1" w:themeTint="BF"/>
          <w:sz w:val="20"/>
        </w:rPr>
        <w:fldChar w:fldCharType="end"/>
      </w:r>
    </w:p>
    <w:p w14:paraId="45BE94F6" w14:textId="77777777" w:rsidR="00B57028" w:rsidRPr="00542737" w:rsidRDefault="00B57028" w:rsidP="00B57028">
      <w:pPr>
        <w:jc w:val="center"/>
        <w:rPr>
          <w:rFonts w:ascii="Arial" w:hAnsi="Arial" w:cs="Arial"/>
        </w:rPr>
      </w:pPr>
      <w:bookmarkStart w:id="323" w:name="_Toc8812968"/>
    </w:p>
    <w:p w14:paraId="4D44BB20" w14:textId="77777777" w:rsidR="00C01F11" w:rsidRPr="00542737" w:rsidRDefault="00C01F11" w:rsidP="00B941A2">
      <w:pPr>
        <w:pStyle w:val="Heading1"/>
        <w:numPr>
          <w:ilvl w:val="0"/>
          <w:numId w:val="0"/>
        </w:numPr>
        <w:ind w:left="794"/>
      </w:pPr>
    </w:p>
    <w:tbl>
      <w:tblPr>
        <w:tblStyle w:val="TurnTownOld"/>
        <w:tblpPr w:leftFromText="181" w:rightFromText="181" w:vertAnchor="page" w:tblpY="12481"/>
        <w:tblW w:w="5000" w:type="pct"/>
        <w:tblLook w:val="04A0" w:firstRow="1" w:lastRow="0" w:firstColumn="1" w:lastColumn="0" w:noHBand="0" w:noVBand="1"/>
      </w:tblPr>
      <w:tblGrid>
        <w:gridCol w:w="1349"/>
        <w:gridCol w:w="1651"/>
        <w:gridCol w:w="2855"/>
        <w:gridCol w:w="2893"/>
        <w:gridCol w:w="1718"/>
      </w:tblGrid>
      <w:tr w:rsidR="00EC6C3D" w:rsidRPr="00542737" w14:paraId="73743C07" w14:textId="77777777" w:rsidTr="00B941A2">
        <w:trPr>
          <w:cnfStyle w:val="100000000000" w:firstRow="1" w:lastRow="0" w:firstColumn="0" w:lastColumn="0" w:oddVBand="0" w:evenVBand="0" w:oddHBand="0" w:evenHBand="0" w:firstRowFirstColumn="0" w:firstRowLastColumn="0" w:lastRowFirstColumn="0" w:lastRowLastColumn="0"/>
          <w:trHeight w:val="20"/>
        </w:trPr>
        <w:tc>
          <w:tcPr>
            <w:tcW w:w="686" w:type="pct"/>
            <w:shd w:val="clear" w:color="auto" w:fill="689319"/>
          </w:tcPr>
          <w:p w14:paraId="0938C2A8" w14:textId="77777777" w:rsidR="00EC6C3D" w:rsidRPr="00542737" w:rsidRDefault="00EC6C3D" w:rsidP="00B941A2">
            <w:pPr>
              <w:pStyle w:val="RevHistoryTitles"/>
              <w:framePr w:hSpace="0" w:wrap="auto" w:yAlign="inline"/>
              <w:suppressOverlap w:val="0"/>
              <w:rPr>
                <w:rFonts w:ascii="Arial" w:hAnsi="Arial" w:cs="Arial"/>
                <w:color w:val="FFFFFF" w:themeColor="background1"/>
                <w:sz w:val="20"/>
              </w:rPr>
            </w:pPr>
            <w:bookmarkStart w:id="324" w:name="_Hlk68190009"/>
            <w:r w:rsidRPr="00542737">
              <w:rPr>
                <w:rFonts w:ascii="Arial" w:hAnsi="Arial" w:cs="Arial"/>
                <w:color w:val="FFFFFF" w:themeColor="background1"/>
                <w:sz w:val="20"/>
              </w:rPr>
              <w:t>Revision</w:t>
            </w:r>
          </w:p>
        </w:tc>
        <w:tc>
          <w:tcPr>
            <w:tcW w:w="830" w:type="pct"/>
            <w:shd w:val="clear" w:color="auto" w:fill="689319"/>
          </w:tcPr>
          <w:p w14:paraId="61905FD3" w14:textId="77777777" w:rsidR="00EC6C3D" w:rsidRPr="00542737" w:rsidRDefault="00EC6C3D" w:rsidP="00B941A2">
            <w:pPr>
              <w:pStyle w:val="RevHistoryTitles"/>
              <w:framePr w:hSpace="0" w:wrap="auto" w:yAlign="inline"/>
              <w:suppressOverlap w:val="0"/>
              <w:rPr>
                <w:rFonts w:ascii="Arial" w:hAnsi="Arial" w:cs="Arial"/>
                <w:color w:val="FFFFFF" w:themeColor="background1"/>
                <w:sz w:val="20"/>
              </w:rPr>
            </w:pPr>
            <w:r w:rsidRPr="00542737">
              <w:rPr>
                <w:rFonts w:ascii="Arial" w:hAnsi="Arial" w:cs="Arial"/>
                <w:color w:val="FFFFFF" w:themeColor="background1"/>
                <w:sz w:val="20"/>
              </w:rPr>
              <w:t>Status</w:t>
            </w:r>
          </w:p>
        </w:tc>
        <w:tc>
          <w:tcPr>
            <w:tcW w:w="1405" w:type="pct"/>
            <w:shd w:val="clear" w:color="auto" w:fill="689319"/>
          </w:tcPr>
          <w:p w14:paraId="7AB915B7" w14:textId="77777777" w:rsidR="00EC6C3D" w:rsidRPr="00542737" w:rsidRDefault="00EC6C3D" w:rsidP="00B941A2">
            <w:pPr>
              <w:pStyle w:val="RevHistoryTitles"/>
              <w:framePr w:hSpace="0" w:wrap="auto" w:yAlign="inline"/>
              <w:suppressOverlap w:val="0"/>
              <w:rPr>
                <w:rFonts w:ascii="Arial" w:hAnsi="Arial" w:cs="Arial"/>
                <w:color w:val="FFFFFF" w:themeColor="background1"/>
                <w:sz w:val="20"/>
              </w:rPr>
            </w:pPr>
            <w:r w:rsidRPr="00542737">
              <w:rPr>
                <w:rFonts w:ascii="Arial" w:hAnsi="Arial" w:cs="Arial"/>
                <w:color w:val="FFFFFF" w:themeColor="background1"/>
                <w:sz w:val="20"/>
              </w:rPr>
              <w:t>Originator</w:t>
            </w:r>
          </w:p>
        </w:tc>
        <w:tc>
          <w:tcPr>
            <w:tcW w:w="1423" w:type="pct"/>
            <w:shd w:val="clear" w:color="auto" w:fill="689319"/>
          </w:tcPr>
          <w:p w14:paraId="2982F52F" w14:textId="77777777" w:rsidR="00EC6C3D" w:rsidRPr="00542737" w:rsidRDefault="00EC6C3D" w:rsidP="00B941A2">
            <w:pPr>
              <w:pStyle w:val="RevHistoryTitles"/>
              <w:framePr w:hSpace="0" w:wrap="auto" w:yAlign="inline"/>
              <w:suppressOverlap w:val="0"/>
              <w:rPr>
                <w:rFonts w:ascii="Arial" w:hAnsi="Arial" w:cs="Arial"/>
                <w:color w:val="FFFFFF" w:themeColor="background1"/>
                <w:sz w:val="20"/>
              </w:rPr>
            </w:pPr>
            <w:r w:rsidRPr="00542737">
              <w:rPr>
                <w:rFonts w:ascii="Arial" w:hAnsi="Arial" w:cs="Arial"/>
                <w:color w:val="FFFFFF" w:themeColor="background1"/>
                <w:sz w:val="20"/>
              </w:rPr>
              <w:t>Approver</w:t>
            </w:r>
          </w:p>
        </w:tc>
        <w:tc>
          <w:tcPr>
            <w:tcW w:w="656" w:type="pct"/>
            <w:shd w:val="clear" w:color="auto" w:fill="689319"/>
          </w:tcPr>
          <w:p w14:paraId="2004CE8A" w14:textId="77777777" w:rsidR="00EC6C3D" w:rsidRPr="00542737" w:rsidRDefault="00EC6C3D" w:rsidP="00B941A2">
            <w:pPr>
              <w:pStyle w:val="RevHistoryTitles"/>
              <w:framePr w:hSpace="0" w:wrap="auto" w:yAlign="inline"/>
              <w:suppressOverlap w:val="0"/>
              <w:rPr>
                <w:rFonts w:ascii="Arial" w:hAnsi="Arial" w:cs="Arial"/>
                <w:color w:val="FFFFFF" w:themeColor="background1"/>
                <w:sz w:val="20"/>
              </w:rPr>
            </w:pPr>
            <w:r w:rsidRPr="00542737">
              <w:rPr>
                <w:rFonts w:ascii="Arial" w:hAnsi="Arial" w:cs="Arial"/>
                <w:color w:val="FFFFFF" w:themeColor="background1"/>
                <w:sz w:val="20"/>
              </w:rPr>
              <w:t>Date</w:t>
            </w:r>
          </w:p>
        </w:tc>
      </w:tr>
      <w:tr w:rsidR="00EC6C3D" w:rsidRPr="00542737" w14:paraId="77D0571C" w14:textId="77777777" w:rsidTr="00B941A2">
        <w:trPr>
          <w:cnfStyle w:val="000000100000" w:firstRow="0" w:lastRow="0" w:firstColumn="0" w:lastColumn="0" w:oddVBand="0" w:evenVBand="0" w:oddHBand="1" w:evenHBand="0" w:firstRowFirstColumn="0" w:firstRowLastColumn="0" w:lastRowFirstColumn="0" w:lastRowLastColumn="0"/>
          <w:trHeight w:val="292"/>
        </w:trPr>
        <w:tc>
          <w:tcPr>
            <w:tcW w:w="686" w:type="pct"/>
          </w:tcPr>
          <w:p w14:paraId="4D2FC5B7" w14:textId="10907109" w:rsidR="00EC6C3D" w:rsidRPr="00542737" w:rsidRDefault="00EC6C3D" w:rsidP="00B941A2">
            <w:pPr>
              <w:pStyle w:val="Normal-Nospacing"/>
              <w:rPr>
                <w:rFonts w:ascii="Arial" w:hAnsi="Arial" w:cs="Arial"/>
                <w:sz w:val="20"/>
              </w:rPr>
            </w:pPr>
            <w:r w:rsidRPr="00542737">
              <w:rPr>
                <w:rFonts w:ascii="Arial" w:hAnsi="Arial" w:cs="Arial"/>
                <w:sz w:val="20"/>
              </w:rPr>
              <w:t>P</w:t>
            </w:r>
            <w:ins w:id="325" w:author="Niall Murphy" w:date="2021-04-28T15:08:00Z">
              <w:r w:rsidR="00542737">
                <w:rPr>
                  <w:rFonts w:ascii="Arial" w:hAnsi="Arial" w:cs="Arial"/>
                  <w:sz w:val="20"/>
                </w:rPr>
                <w:t>01</w:t>
              </w:r>
            </w:ins>
            <w:del w:id="326" w:author="Niall Murphy" w:date="2021-04-28T15:08:00Z">
              <w:r w:rsidRPr="00542737" w:rsidDel="00542737">
                <w:rPr>
                  <w:rFonts w:ascii="Arial" w:hAnsi="Arial" w:cs="Arial"/>
                  <w:sz w:val="20"/>
                </w:rPr>
                <w:delText>00.01</w:delText>
              </w:r>
            </w:del>
          </w:p>
        </w:tc>
        <w:tc>
          <w:tcPr>
            <w:tcW w:w="830" w:type="pct"/>
          </w:tcPr>
          <w:p w14:paraId="3CC0C9FC" w14:textId="104D20A4" w:rsidR="00EC6C3D" w:rsidRPr="00542737" w:rsidRDefault="00EC6C3D" w:rsidP="00B941A2">
            <w:pPr>
              <w:pStyle w:val="Normal-Nospacing"/>
              <w:rPr>
                <w:rFonts w:ascii="Arial" w:hAnsi="Arial" w:cs="Arial"/>
                <w:sz w:val="20"/>
              </w:rPr>
            </w:pPr>
            <w:r w:rsidRPr="00542737">
              <w:rPr>
                <w:rFonts w:ascii="Arial" w:hAnsi="Arial" w:cs="Arial"/>
                <w:sz w:val="20"/>
              </w:rPr>
              <w:t>S</w:t>
            </w:r>
            <w:ins w:id="327" w:author="Niall Murphy" w:date="2021-04-28T15:08:00Z">
              <w:r w:rsidR="00542737">
                <w:rPr>
                  <w:rFonts w:ascii="Arial" w:hAnsi="Arial" w:cs="Arial"/>
                  <w:sz w:val="20"/>
                </w:rPr>
                <w:t>2</w:t>
              </w:r>
            </w:ins>
            <w:del w:id="328" w:author="Niall Murphy" w:date="2021-04-28T15:08:00Z">
              <w:r w:rsidRPr="00542737" w:rsidDel="00542737">
                <w:rPr>
                  <w:rFonts w:ascii="Arial" w:hAnsi="Arial" w:cs="Arial"/>
                  <w:sz w:val="20"/>
                </w:rPr>
                <w:delText>0</w:delText>
              </w:r>
            </w:del>
          </w:p>
        </w:tc>
        <w:tc>
          <w:tcPr>
            <w:tcW w:w="1405" w:type="pct"/>
          </w:tcPr>
          <w:p w14:paraId="4B118D7B" w14:textId="77777777" w:rsidR="00EC6C3D" w:rsidRPr="00542737" w:rsidRDefault="00EC6C3D" w:rsidP="00B941A2">
            <w:pPr>
              <w:pStyle w:val="Normal-Nospacing"/>
              <w:rPr>
                <w:rFonts w:ascii="Arial" w:hAnsi="Arial" w:cs="Arial"/>
                <w:sz w:val="20"/>
              </w:rPr>
            </w:pPr>
            <w:r w:rsidRPr="00542737">
              <w:rPr>
                <w:rFonts w:ascii="Arial" w:hAnsi="Arial" w:cs="Arial"/>
                <w:sz w:val="20"/>
              </w:rPr>
              <w:t>Niall Murphy</w:t>
            </w:r>
          </w:p>
        </w:tc>
        <w:tc>
          <w:tcPr>
            <w:tcW w:w="1423" w:type="pct"/>
          </w:tcPr>
          <w:p w14:paraId="7B6D85B7" w14:textId="77777777" w:rsidR="00EC6C3D" w:rsidRPr="00542737" w:rsidRDefault="00EC6C3D" w:rsidP="00B941A2">
            <w:pPr>
              <w:pStyle w:val="Normal-Nospacing"/>
              <w:rPr>
                <w:rFonts w:ascii="Arial" w:hAnsi="Arial" w:cs="Arial"/>
                <w:sz w:val="20"/>
              </w:rPr>
            </w:pPr>
          </w:p>
        </w:tc>
        <w:tc>
          <w:tcPr>
            <w:tcW w:w="656" w:type="pct"/>
          </w:tcPr>
          <w:p w14:paraId="33AFBC1C" w14:textId="3B421A50" w:rsidR="00EC6C3D" w:rsidRPr="00542737" w:rsidRDefault="00EC6C3D" w:rsidP="00B941A2">
            <w:pPr>
              <w:pStyle w:val="Normal-Nospacing"/>
              <w:rPr>
                <w:rFonts w:ascii="Arial" w:hAnsi="Arial" w:cs="Arial"/>
                <w:sz w:val="20"/>
              </w:rPr>
            </w:pPr>
            <w:del w:id="329" w:author="Niall Murphy" w:date="2021-04-28T15:08:00Z">
              <w:r w:rsidRPr="00542737" w:rsidDel="00542737">
                <w:rPr>
                  <w:rFonts w:ascii="Arial" w:hAnsi="Arial" w:cs="Arial"/>
                  <w:sz w:val="20"/>
                </w:rPr>
                <w:delText>11/02</w:delText>
              </w:r>
            </w:del>
            <w:ins w:id="330" w:author="Niall Murphy" w:date="2021-04-28T15:08:00Z">
              <w:r w:rsidR="00542737">
                <w:rPr>
                  <w:rFonts w:ascii="Arial" w:hAnsi="Arial" w:cs="Arial"/>
                  <w:sz w:val="20"/>
                </w:rPr>
                <w:t>30/04</w:t>
              </w:r>
            </w:ins>
            <w:r w:rsidRPr="00542737">
              <w:rPr>
                <w:rFonts w:ascii="Arial" w:hAnsi="Arial" w:cs="Arial"/>
                <w:sz w:val="20"/>
              </w:rPr>
              <w:t>/2021</w:t>
            </w:r>
          </w:p>
        </w:tc>
      </w:tr>
      <w:tr w:rsidR="00EC6C3D" w:rsidRPr="00542737" w14:paraId="0C889D4C" w14:textId="77777777" w:rsidTr="00B941A2">
        <w:trPr>
          <w:cnfStyle w:val="000000010000" w:firstRow="0" w:lastRow="0" w:firstColumn="0" w:lastColumn="0" w:oddVBand="0" w:evenVBand="0" w:oddHBand="0" w:evenHBand="1" w:firstRowFirstColumn="0" w:firstRowLastColumn="0" w:lastRowFirstColumn="0" w:lastRowLastColumn="0"/>
          <w:trHeight w:val="292"/>
        </w:trPr>
        <w:tc>
          <w:tcPr>
            <w:tcW w:w="686" w:type="pct"/>
            <w:tcBorders>
              <w:bottom w:val="none" w:sz="0" w:space="0" w:color="auto"/>
            </w:tcBorders>
          </w:tcPr>
          <w:p w14:paraId="0EAABE51" w14:textId="77777777" w:rsidR="00EC6C3D" w:rsidRPr="00542737" w:rsidRDefault="00EC6C3D" w:rsidP="00B941A2">
            <w:pPr>
              <w:pStyle w:val="Normal-Nospacing"/>
              <w:rPr>
                <w:rFonts w:ascii="Arial" w:hAnsi="Arial" w:cs="Arial"/>
                <w:sz w:val="20"/>
              </w:rPr>
            </w:pPr>
          </w:p>
        </w:tc>
        <w:tc>
          <w:tcPr>
            <w:tcW w:w="830" w:type="pct"/>
            <w:tcBorders>
              <w:bottom w:val="none" w:sz="0" w:space="0" w:color="auto"/>
            </w:tcBorders>
          </w:tcPr>
          <w:p w14:paraId="4753E7B1" w14:textId="77777777" w:rsidR="00EC6C3D" w:rsidRPr="00542737" w:rsidRDefault="00EC6C3D" w:rsidP="00B941A2">
            <w:pPr>
              <w:pStyle w:val="Normal-Nospacing"/>
              <w:rPr>
                <w:rFonts w:ascii="Arial" w:hAnsi="Arial" w:cs="Arial"/>
                <w:sz w:val="20"/>
              </w:rPr>
            </w:pPr>
          </w:p>
        </w:tc>
        <w:tc>
          <w:tcPr>
            <w:tcW w:w="1405" w:type="pct"/>
            <w:tcBorders>
              <w:bottom w:val="none" w:sz="0" w:space="0" w:color="auto"/>
            </w:tcBorders>
          </w:tcPr>
          <w:p w14:paraId="78EC48F7" w14:textId="77777777" w:rsidR="00EC6C3D" w:rsidRPr="00542737" w:rsidRDefault="00EC6C3D" w:rsidP="00B941A2">
            <w:pPr>
              <w:pStyle w:val="Normal-Nospacing"/>
              <w:rPr>
                <w:rFonts w:ascii="Arial" w:hAnsi="Arial" w:cs="Arial"/>
                <w:sz w:val="20"/>
              </w:rPr>
            </w:pPr>
          </w:p>
        </w:tc>
        <w:tc>
          <w:tcPr>
            <w:tcW w:w="1423" w:type="pct"/>
            <w:tcBorders>
              <w:bottom w:val="none" w:sz="0" w:space="0" w:color="auto"/>
            </w:tcBorders>
          </w:tcPr>
          <w:p w14:paraId="1BB81981" w14:textId="77777777" w:rsidR="00EC6C3D" w:rsidRPr="00542737" w:rsidRDefault="00EC6C3D" w:rsidP="00B941A2">
            <w:pPr>
              <w:pStyle w:val="Normal-Nospacing"/>
              <w:rPr>
                <w:rFonts w:ascii="Arial" w:hAnsi="Arial" w:cs="Arial"/>
                <w:sz w:val="20"/>
              </w:rPr>
            </w:pPr>
          </w:p>
        </w:tc>
        <w:tc>
          <w:tcPr>
            <w:tcW w:w="656" w:type="pct"/>
            <w:tcBorders>
              <w:bottom w:val="none" w:sz="0" w:space="0" w:color="auto"/>
            </w:tcBorders>
          </w:tcPr>
          <w:p w14:paraId="00B72164" w14:textId="77777777" w:rsidR="00EC6C3D" w:rsidRPr="00542737" w:rsidRDefault="00EC6C3D" w:rsidP="00B941A2">
            <w:pPr>
              <w:pStyle w:val="Normal-Nospacing"/>
              <w:rPr>
                <w:rFonts w:ascii="Arial" w:hAnsi="Arial" w:cs="Arial"/>
                <w:sz w:val="20"/>
              </w:rPr>
            </w:pPr>
          </w:p>
        </w:tc>
      </w:tr>
      <w:tr w:rsidR="00EC6C3D" w:rsidRPr="00542737" w14:paraId="5D7ABCC0" w14:textId="77777777" w:rsidTr="00B941A2">
        <w:trPr>
          <w:cnfStyle w:val="000000100000" w:firstRow="0" w:lastRow="0" w:firstColumn="0" w:lastColumn="0" w:oddVBand="0" w:evenVBand="0" w:oddHBand="1" w:evenHBand="0" w:firstRowFirstColumn="0" w:firstRowLastColumn="0" w:lastRowFirstColumn="0" w:lastRowLastColumn="0"/>
          <w:trHeight w:val="292"/>
        </w:trPr>
        <w:tc>
          <w:tcPr>
            <w:tcW w:w="5000" w:type="pct"/>
            <w:gridSpan w:val="5"/>
            <w:tcBorders>
              <w:bottom w:val="single" w:sz="18" w:space="0" w:color="404040" w:themeColor="text1" w:themeTint="BF"/>
            </w:tcBorders>
          </w:tcPr>
          <w:p w14:paraId="70072747" w14:textId="77777777" w:rsidR="00EC6C3D" w:rsidRPr="00542737" w:rsidRDefault="00EC6C3D" w:rsidP="00B941A2">
            <w:pPr>
              <w:pStyle w:val="Normal-Nospacing"/>
              <w:rPr>
                <w:rFonts w:ascii="Arial" w:hAnsi="Arial" w:cs="Arial"/>
                <w:sz w:val="20"/>
              </w:rPr>
            </w:pPr>
          </w:p>
        </w:tc>
      </w:tr>
      <w:tr w:rsidR="00EC6C3D" w:rsidRPr="00542737" w14:paraId="7F846A26" w14:textId="77777777" w:rsidTr="00B941A2">
        <w:trPr>
          <w:cnfStyle w:val="000000010000" w:firstRow="0" w:lastRow="0" w:firstColumn="0" w:lastColumn="0" w:oddVBand="0" w:evenVBand="0" w:oddHBand="0" w:evenHBand="1" w:firstRowFirstColumn="0" w:firstRowLastColumn="0" w:lastRowFirstColumn="0" w:lastRowLastColumn="0"/>
        </w:trPr>
        <w:tc>
          <w:tcPr>
            <w:tcW w:w="5000" w:type="pct"/>
            <w:gridSpan w:val="5"/>
            <w:tcBorders>
              <w:top w:val="single" w:sz="18" w:space="0" w:color="404040" w:themeColor="text1" w:themeTint="BF"/>
            </w:tcBorders>
          </w:tcPr>
          <w:p w14:paraId="48A7EDD6" w14:textId="13ADDEE7" w:rsidR="00EC6C3D" w:rsidRPr="00542737" w:rsidRDefault="00542737" w:rsidP="00B941A2">
            <w:pPr>
              <w:pStyle w:val="Disclaimer"/>
              <w:jc w:val="both"/>
              <w:rPr>
                <w:rFonts w:ascii="Arial" w:hAnsi="Arial" w:cs="Arial"/>
              </w:rPr>
            </w:pPr>
            <w:bookmarkStart w:id="331" w:name="Disclaimer"/>
            <w:r w:rsidRPr="00542737">
              <w:rPr>
                <w:rFonts w:ascii="Arial" w:hAnsi="Arial" w:cs="Arial"/>
              </w:rPr>
              <w:t xml:space="preserve">© Turner &amp; Townsend Consulting Limited.  This document is expressly provided to and solely for the use of </w:t>
            </w:r>
            <w:r w:rsidRPr="00542737">
              <w:rPr>
                <w:rFonts w:ascii="Arial" w:hAnsi="Arial" w:cs="Arial"/>
              </w:rPr>
              <w:fldChar w:fldCharType="begin"/>
            </w:r>
            <w:r w:rsidRPr="00542737">
              <w:rPr>
                <w:rFonts w:ascii="Arial" w:hAnsi="Arial" w:cs="Arial"/>
              </w:rPr>
              <w:instrText xml:space="preserve"> DOCPROPERTY "DocClient" </w:instrText>
            </w:r>
            <w:r w:rsidRPr="00542737">
              <w:rPr>
                <w:rFonts w:ascii="Arial" w:hAnsi="Arial" w:cs="Arial"/>
              </w:rPr>
              <w:fldChar w:fldCharType="separate"/>
            </w:r>
            <w:r>
              <w:rPr>
                <w:rFonts w:ascii="Arial" w:hAnsi="Arial" w:cs="Arial"/>
              </w:rPr>
              <w:t>SP Energy Networks</w:t>
            </w:r>
            <w:r w:rsidRPr="00542737">
              <w:rPr>
                <w:rFonts w:ascii="Arial" w:hAnsi="Arial" w:cs="Arial"/>
              </w:rPr>
              <w:fldChar w:fldCharType="end"/>
            </w:r>
            <w:r w:rsidRPr="00542737">
              <w:rPr>
                <w:rFonts w:ascii="Arial" w:hAnsi="Arial" w:cs="Arial"/>
              </w:rPr>
              <w:t xml:space="preserve"> on the </w:t>
            </w:r>
            <w:r w:rsidRPr="00542737">
              <w:rPr>
                <w:rFonts w:ascii="Arial" w:hAnsi="Arial" w:cs="Arial"/>
              </w:rPr>
              <w:fldChar w:fldCharType="begin"/>
            </w:r>
            <w:r w:rsidRPr="00542737">
              <w:rPr>
                <w:rFonts w:ascii="Arial" w:hAnsi="Arial" w:cs="Arial"/>
              </w:rPr>
              <w:instrText xml:space="preserve"> DOCPROPERTY "DocProject" </w:instrText>
            </w:r>
            <w:r w:rsidRPr="00542737">
              <w:rPr>
                <w:rFonts w:ascii="Arial" w:hAnsi="Arial" w:cs="Arial"/>
              </w:rPr>
              <w:fldChar w:fldCharType="separate"/>
            </w:r>
            <w:r>
              <w:rPr>
                <w:rFonts w:ascii="Arial" w:hAnsi="Arial" w:cs="Arial"/>
              </w:rPr>
              <w:t>Pilot Project TBC</w:t>
            </w:r>
            <w:r w:rsidRPr="00542737">
              <w:rPr>
                <w:rFonts w:ascii="Arial" w:hAnsi="Arial" w:cs="Arial"/>
              </w:rPr>
              <w:fldChar w:fldCharType="end"/>
            </w:r>
            <w:r w:rsidRPr="00542737">
              <w:rPr>
                <w:rFonts w:ascii="Arial" w:hAnsi="Arial" w:cs="Arial"/>
              </w:rPr>
              <w:t xml:space="preserve"> and takes into account their particular instructions and requirements.  It must not be made available or copied or otherwise quoted or referred to in whole or in part in any way, including orally, to any other party without our express written permission and we accept no liability of whatsoever nature for any use by any other party.</w:t>
            </w:r>
            <w:bookmarkEnd w:id="331"/>
          </w:p>
          <w:p w14:paraId="6D5C0DA5" w14:textId="77777777" w:rsidR="00EC6C3D" w:rsidRPr="00542737" w:rsidRDefault="00EC6C3D" w:rsidP="00B941A2">
            <w:pPr>
              <w:pStyle w:val="Filepath"/>
              <w:framePr w:hSpace="0" w:wrap="auto" w:yAlign="inline"/>
              <w:suppressOverlap w:val="0"/>
              <w:jc w:val="both"/>
            </w:pPr>
          </w:p>
        </w:tc>
      </w:tr>
      <w:bookmarkEnd w:id="324"/>
    </w:tbl>
    <w:p w14:paraId="7CC3A523" w14:textId="77777777" w:rsidR="00C01F11" w:rsidRPr="00542737" w:rsidRDefault="00C01F11">
      <w:pPr>
        <w:spacing w:after="200" w:line="276" w:lineRule="auto"/>
        <w:rPr>
          <w:rFonts w:ascii="Arial" w:eastAsiaTheme="majorEastAsia" w:hAnsi="Arial" w:cs="Arial"/>
          <w:b/>
          <w:bCs/>
          <w:color w:val="1E4479" w:themeColor="accent1"/>
          <w:sz w:val="22"/>
          <w:szCs w:val="28"/>
        </w:rPr>
      </w:pPr>
      <w:r w:rsidRPr="00542737">
        <w:rPr>
          <w:rFonts w:ascii="Arial" w:hAnsi="Arial" w:cs="Arial"/>
        </w:rPr>
        <w:br w:type="page"/>
      </w:r>
    </w:p>
    <w:p w14:paraId="56D691CB" w14:textId="78C7EE90" w:rsidR="004B3D14" w:rsidRPr="00542737" w:rsidRDefault="00B941A2" w:rsidP="00B941A2">
      <w:pPr>
        <w:pStyle w:val="Heading1"/>
      </w:pPr>
      <w:bookmarkStart w:id="332" w:name="_Toc70607056"/>
      <w:bookmarkEnd w:id="323"/>
      <w:r w:rsidRPr="00542737">
        <w:lastRenderedPageBreak/>
        <w:t>INTRODUCTION</w:t>
      </w:r>
      <w:bookmarkEnd w:id="332"/>
    </w:p>
    <w:p w14:paraId="44AF58D2" w14:textId="15EF4616" w:rsidR="00C45BC0" w:rsidRPr="00542737" w:rsidRDefault="00C45BC0" w:rsidP="00B941A2">
      <w:pPr>
        <w:pStyle w:val="Heading2"/>
      </w:pPr>
      <w:bookmarkStart w:id="333" w:name="_Toc70607057"/>
      <w:r w:rsidRPr="00542737">
        <w:t>Purpose of document</w:t>
      </w:r>
      <w:bookmarkEnd w:id="333"/>
    </w:p>
    <w:p w14:paraId="2BDD6031" w14:textId="4D30C676" w:rsidR="00430AEA" w:rsidRPr="00542737" w:rsidRDefault="00E3609E" w:rsidP="00430AEA">
      <w:pPr>
        <w:pStyle w:val="BodyText"/>
        <w:rPr>
          <w:rFonts w:cs="Arial"/>
        </w:rPr>
      </w:pPr>
      <w:r w:rsidRPr="00542737">
        <w:rPr>
          <w:rFonts w:cs="Arial"/>
        </w:rPr>
        <w:t xml:space="preserve">This document explains how the information management aspects of </w:t>
      </w:r>
      <w:r w:rsidR="00DC762F" w:rsidRPr="00542737">
        <w:rPr>
          <w:rFonts w:cs="Arial"/>
        </w:rPr>
        <w:fldChar w:fldCharType="begin"/>
      </w:r>
      <w:r w:rsidR="00DC762F" w:rsidRPr="00542737">
        <w:rPr>
          <w:rFonts w:cs="Arial"/>
        </w:rPr>
        <w:instrText xml:space="preserve"> STYLEREF  "Report Project"  \* MERGEFORMAT </w:instrText>
      </w:r>
      <w:r w:rsidR="00DC762F" w:rsidRPr="00542737">
        <w:rPr>
          <w:rFonts w:cs="Arial"/>
        </w:rPr>
        <w:fldChar w:fldCharType="separate"/>
      </w:r>
      <w:r w:rsidR="00500416">
        <w:rPr>
          <w:rFonts w:cs="Arial"/>
          <w:noProof/>
        </w:rPr>
        <w:t>Pilot Project TBC</w:t>
      </w:r>
      <w:r w:rsidR="00DC762F" w:rsidRPr="00542737">
        <w:rPr>
          <w:rFonts w:cs="Arial"/>
        </w:rPr>
        <w:fldChar w:fldCharType="end"/>
      </w:r>
      <w:r w:rsidR="00430AEA" w:rsidRPr="00542737">
        <w:rPr>
          <w:rFonts w:cs="Arial"/>
        </w:rPr>
        <w:t xml:space="preserve"> will be carried out by the delivery team. In doing so this document will respond</w:t>
      </w:r>
      <w:r w:rsidR="00C65809" w:rsidRPr="00542737">
        <w:rPr>
          <w:rFonts w:cs="Arial"/>
        </w:rPr>
        <w:t xml:space="preserve"> to</w:t>
      </w:r>
      <w:r w:rsidR="00430AEA" w:rsidRPr="00542737">
        <w:rPr>
          <w:rFonts w:cs="Arial"/>
        </w:rPr>
        <w:t xml:space="preserve"> the Appointing Party’s EIR </w:t>
      </w:r>
      <w:r w:rsidR="00430AEA" w:rsidRPr="00542737">
        <w:rPr>
          <w:rFonts w:cs="Arial"/>
          <w:color w:val="D55C17" w:themeColor="accent5"/>
        </w:rPr>
        <w:t xml:space="preserve">(doc reference) </w:t>
      </w:r>
      <w:r w:rsidR="00430AEA" w:rsidRPr="00542737">
        <w:rPr>
          <w:rFonts w:cs="Arial"/>
        </w:rPr>
        <w:t>and confirm compliance</w:t>
      </w:r>
      <w:r w:rsidR="00C65809" w:rsidRPr="00542737">
        <w:rPr>
          <w:rFonts w:cs="Arial"/>
        </w:rPr>
        <w:t xml:space="preserve"> as required</w:t>
      </w:r>
      <w:r w:rsidR="00430AEA" w:rsidRPr="00542737">
        <w:rPr>
          <w:rFonts w:cs="Arial"/>
        </w:rPr>
        <w:t xml:space="preserve"> with the ISO 19650 series and remaining PAS 1192 series specifications.</w:t>
      </w:r>
      <w:r w:rsidR="00F619BB" w:rsidRPr="00542737">
        <w:rPr>
          <w:rFonts w:cs="Arial"/>
        </w:rPr>
        <w:t xml:space="preserve"> All members of the Delivery Team are required to adopt the agreed standards, methods and procedures contained throughout this document.</w:t>
      </w:r>
    </w:p>
    <w:p w14:paraId="135E56F8" w14:textId="2823D73F" w:rsidR="00F619BB" w:rsidRPr="00542737" w:rsidRDefault="002B6A51" w:rsidP="00F619BB">
      <w:pPr>
        <w:pStyle w:val="BodyText"/>
      </w:pPr>
      <w:ins w:id="334" w:author="Niall Murphy" w:date="2021-04-27T10:23:00Z">
        <w:r w:rsidRPr="00542737">
          <w:t xml:space="preserve">Prior to the commencement of the </w:t>
        </w:r>
      </w:ins>
      <w:ins w:id="335" w:author="Niall Murphy" w:date="2021-04-27T10:25:00Z">
        <w:r w:rsidRPr="00542737">
          <w:t xml:space="preserve">project’s </w:t>
        </w:r>
      </w:ins>
      <w:ins w:id="336" w:author="Niall Murphy" w:date="2021-04-29T16:19:00Z">
        <w:r w:rsidR="005E583E">
          <w:t>Construction Stage</w:t>
        </w:r>
      </w:ins>
      <w:ins w:id="337" w:author="Niall Murphy" w:date="2021-04-27T10:25:00Z">
        <w:r w:rsidRPr="00542737">
          <w:t xml:space="preserve">, </w:t>
        </w:r>
      </w:ins>
      <w:commentRangeStart w:id="338"/>
      <w:commentRangeStart w:id="339"/>
      <w:del w:id="340" w:author="Niall Murphy" w:date="2021-04-27T10:23:00Z">
        <w:r w:rsidR="00F619BB" w:rsidRPr="00542737" w:rsidDel="002B6A51">
          <w:delText xml:space="preserve">Upon Main Contractor appointment, the Main Contractor (Construction Lead Appointed Party) </w:delText>
        </w:r>
      </w:del>
      <w:ins w:id="341" w:author="Niall Murphy" w:date="2021-04-27T10:24:00Z">
        <w:r w:rsidRPr="00542737">
          <w:t xml:space="preserve">the Construction Lead </w:t>
        </w:r>
      </w:ins>
      <w:ins w:id="342" w:author="Niall Murphy" w:date="2021-04-27T10:25:00Z">
        <w:r w:rsidRPr="00542737">
          <w:t>(</w:t>
        </w:r>
      </w:ins>
      <w:ins w:id="343" w:author="Niall Murphy" w:date="2021-04-27T10:24:00Z">
        <w:r w:rsidRPr="00542737">
          <w:t>Appointed Party</w:t>
        </w:r>
      </w:ins>
      <w:ins w:id="344" w:author="Niall Murphy" w:date="2021-04-27T10:25:00Z">
        <w:r w:rsidRPr="00542737">
          <w:t>)</w:t>
        </w:r>
      </w:ins>
      <w:ins w:id="345" w:author="Niall Murphy" w:date="2021-04-27T10:24:00Z">
        <w:r w:rsidRPr="00542737">
          <w:t xml:space="preserve"> </w:t>
        </w:r>
      </w:ins>
      <w:r w:rsidR="00F619BB" w:rsidRPr="00542737">
        <w:t xml:space="preserve">shall develop this BIM Execution Plan to generate the Construction Delivery Team BIM Execution Plan </w:t>
      </w:r>
      <w:commentRangeEnd w:id="338"/>
      <w:r w:rsidR="00FB1913" w:rsidRPr="00542737">
        <w:rPr>
          <w:rStyle w:val="CommentReference"/>
          <w:rFonts w:ascii="Verdana" w:hAnsi="Verdana"/>
        </w:rPr>
        <w:commentReference w:id="338"/>
      </w:r>
      <w:commentRangeEnd w:id="339"/>
      <w:r w:rsidR="00525310" w:rsidRPr="00542737">
        <w:rPr>
          <w:rStyle w:val="CommentReference"/>
          <w:rFonts w:ascii="Verdana" w:hAnsi="Verdana"/>
        </w:rPr>
        <w:commentReference w:id="339"/>
      </w:r>
      <w:r w:rsidR="00F619BB" w:rsidRPr="00542737">
        <w:t xml:space="preserve">and maintain this document for the remaining project duration. The </w:t>
      </w:r>
      <w:del w:id="346" w:author="Niall Murphy" w:date="2021-04-27T10:25:00Z">
        <w:r w:rsidR="00F619BB" w:rsidRPr="00542737" w:rsidDel="002B6A51">
          <w:delText>Construction Lead Appointed Party</w:delText>
        </w:r>
      </w:del>
      <w:ins w:id="347" w:author="Niall Murphy" w:date="2021-04-27T10:25:00Z">
        <w:r w:rsidRPr="00542737">
          <w:t>Construction Lead (Appointed Party)</w:t>
        </w:r>
      </w:ins>
      <w:r w:rsidR="00F619BB" w:rsidRPr="00542737">
        <w:t xml:space="preserve"> shall incorporate existing processes identified within the design phase BEP into their own construction phase BEP to mitigate the risk of information gaps arising.</w:t>
      </w:r>
    </w:p>
    <w:p w14:paraId="305A4D90" w14:textId="77777777" w:rsidR="00F619BB" w:rsidRPr="00542737" w:rsidRDefault="00F619BB" w:rsidP="00430AEA">
      <w:pPr>
        <w:pStyle w:val="BodyText"/>
        <w:rPr>
          <w:rFonts w:cs="Arial"/>
        </w:rPr>
      </w:pPr>
    </w:p>
    <w:p w14:paraId="038E83B8" w14:textId="62570313" w:rsidR="00C65809" w:rsidRPr="00542737" w:rsidRDefault="00C65809" w:rsidP="00C65809">
      <w:pPr>
        <w:pStyle w:val="Heading2"/>
      </w:pPr>
      <w:bookmarkStart w:id="348" w:name="_Toc70607058"/>
      <w:r w:rsidRPr="00542737">
        <w:t>Amendment of documents</w:t>
      </w:r>
      <w:bookmarkEnd w:id="348"/>
    </w:p>
    <w:p w14:paraId="61236EAD" w14:textId="78C3A066" w:rsidR="00C65809" w:rsidRPr="00542737" w:rsidDel="00525310" w:rsidRDefault="00C65809" w:rsidP="00C65809">
      <w:pPr>
        <w:pStyle w:val="BodyText"/>
        <w:rPr>
          <w:del w:id="349" w:author="Niall Murphy" w:date="2021-04-27T10:28:00Z"/>
        </w:rPr>
      </w:pPr>
      <w:r w:rsidRPr="00542737">
        <w:t>Both the EIR and the BEP may be subject</w:t>
      </w:r>
      <w:del w:id="350" w:author="Laurice Peverett" w:date="2021-04-26T20:25:00Z">
        <w:r w:rsidRPr="00542737" w:rsidDel="00FB1913">
          <w:delText>ed</w:delText>
        </w:r>
      </w:del>
      <w:r w:rsidRPr="00542737">
        <w:t xml:space="preserve"> to amendments and further developments during the execution of the project. </w:t>
      </w:r>
      <w:commentRangeStart w:id="351"/>
      <w:del w:id="352" w:author="Niall Murphy" w:date="2021-04-27T10:27:00Z">
        <w:r w:rsidRPr="00542737" w:rsidDel="00525310">
          <w:delText>The EIR may be updated throughout the design phase if the Appointing Party or Appointing Party Information Manager consider that amendments are fundamental to the successful delivery of the project throughout the Construction phase. This will be subject to an informed change control process.</w:delText>
        </w:r>
        <w:commentRangeEnd w:id="351"/>
        <w:r w:rsidR="00FB1913" w:rsidRPr="00542737" w:rsidDel="00525310">
          <w:rPr>
            <w:rStyle w:val="CommentReference"/>
            <w:rFonts w:ascii="Verdana" w:hAnsi="Verdana"/>
          </w:rPr>
          <w:commentReference w:id="351"/>
        </w:r>
      </w:del>
    </w:p>
    <w:p w14:paraId="2759C18F" w14:textId="7DD475FB" w:rsidR="00C65809" w:rsidRPr="00542737" w:rsidRDefault="00C65809" w:rsidP="00C65809">
      <w:pPr>
        <w:pStyle w:val="BodyText"/>
      </w:pPr>
      <w:r w:rsidRPr="00542737">
        <w:t xml:space="preserve">Once the EIR is issued as part of the </w:t>
      </w:r>
      <w:commentRangeStart w:id="353"/>
      <w:del w:id="354" w:author="Niall Murphy" w:date="2021-04-27T10:27:00Z">
        <w:r w:rsidRPr="00542737" w:rsidDel="00525310">
          <w:delText>construction tender pack</w:delText>
        </w:r>
        <w:commentRangeEnd w:id="353"/>
        <w:r w:rsidRPr="00542737" w:rsidDel="00525310">
          <w:rPr>
            <w:rStyle w:val="CommentReference"/>
            <w:rFonts w:eastAsia="Times New Roman" w:cs="Times New Roman"/>
            <w:color w:val="auto"/>
          </w:rPr>
          <w:commentReference w:id="353"/>
        </w:r>
      </w:del>
      <w:ins w:id="355" w:author="Niall Murphy" w:date="2021-04-27T10:27:00Z">
        <w:r w:rsidR="00525310" w:rsidRPr="00542737">
          <w:t>ITT</w:t>
        </w:r>
      </w:ins>
      <w:ins w:id="356" w:author="Niall Murphy" w:date="2021-04-28T10:07:00Z">
        <w:r w:rsidR="00422AB8" w:rsidRPr="00542737">
          <w:t xml:space="preserve"> packs</w:t>
        </w:r>
      </w:ins>
      <w:r w:rsidRPr="00542737">
        <w:t xml:space="preserve">, any amendments to the information requirements defined in the EIR will be captured and agreed within the </w:t>
      </w:r>
      <w:r w:rsidR="00F619BB" w:rsidRPr="00542737">
        <w:t>Construction Delivery Team BIM Execution Plan</w:t>
      </w:r>
      <w:r w:rsidRPr="00542737">
        <w:t>. The BEP shall be considered a live document, capturing continuous improvements throughout the construction phase of the project.</w:t>
      </w:r>
    </w:p>
    <w:p w14:paraId="6E347B01" w14:textId="77777777" w:rsidR="00F24820" w:rsidRPr="00542737" w:rsidRDefault="00F24820">
      <w:pPr>
        <w:spacing w:after="200" w:line="276" w:lineRule="auto"/>
        <w:rPr>
          <w:rFonts w:ascii="Arial" w:eastAsiaTheme="majorEastAsia" w:hAnsi="Arial" w:cs="Arial"/>
          <w:b/>
          <w:bCs/>
          <w:color w:val="404040" w:themeColor="text1" w:themeTint="BF"/>
          <w:sz w:val="20"/>
          <w:szCs w:val="20"/>
        </w:rPr>
      </w:pPr>
      <w:r w:rsidRPr="00542737">
        <w:br w:type="page"/>
      </w:r>
    </w:p>
    <w:p w14:paraId="7BF6AB52" w14:textId="2D3F3DD9" w:rsidR="003B6DB3" w:rsidRPr="00542737" w:rsidRDefault="003B6DB3" w:rsidP="003B6DB3">
      <w:pPr>
        <w:pStyle w:val="Heading1"/>
      </w:pPr>
      <w:bookmarkStart w:id="357" w:name="_Toc70607059"/>
      <w:r w:rsidRPr="00542737">
        <w:lastRenderedPageBreak/>
        <w:t>PROJECT INFORMATION</w:t>
      </w:r>
      <w:bookmarkEnd w:id="357"/>
    </w:p>
    <w:p w14:paraId="41176253" w14:textId="77777777" w:rsidR="003B6DB3" w:rsidRPr="00542737" w:rsidRDefault="003B6DB3" w:rsidP="003B6DB3">
      <w:pPr>
        <w:pStyle w:val="Heading2"/>
      </w:pPr>
      <w:bookmarkStart w:id="358" w:name="_Toc388364757"/>
      <w:bookmarkStart w:id="359" w:name="_Toc389031730"/>
      <w:bookmarkStart w:id="360" w:name="_Toc441825966"/>
      <w:bookmarkStart w:id="361" w:name="_Toc450653347"/>
      <w:bookmarkStart w:id="362" w:name="_Toc450653849"/>
      <w:bookmarkStart w:id="363" w:name="_Toc470161206"/>
      <w:bookmarkStart w:id="364" w:name="_Toc3801157"/>
      <w:bookmarkStart w:id="365" w:name="_Toc3801388"/>
      <w:bookmarkStart w:id="366" w:name="_Toc67325194"/>
      <w:bookmarkStart w:id="367" w:name="_Toc68616471"/>
      <w:bookmarkStart w:id="368" w:name="_Toc70607060"/>
      <w:r w:rsidRPr="00542737">
        <w:t>General</w:t>
      </w:r>
      <w:bookmarkEnd w:id="358"/>
      <w:bookmarkEnd w:id="359"/>
      <w:bookmarkEnd w:id="360"/>
      <w:bookmarkEnd w:id="361"/>
      <w:bookmarkEnd w:id="362"/>
      <w:bookmarkEnd w:id="363"/>
      <w:bookmarkEnd w:id="364"/>
      <w:bookmarkEnd w:id="365"/>
      <w:bookmarkEnd w:id="366"/>
      <w:bookmarkEnd w:id="367"/>
      <w:bookmarkEnd w:id="368"/>
    </w:p>
    <w:tbl>
      <w:tblPr>
        <w:tblStyle w:val="TurnTown"/>
        <w:tblW w:w="9746" w:type="dxa"/>
        <w:tblInd w:w="794" w:type="dxa"/>
        <w:tblLook w:val="0480" w:firstRow="0" w:lastRow="0" w:firstColumn="1" w:lastColumn="0" w:noHBand="0" w:noVBand="1"/>
      </w:tblPr>
      <w:tblGrid>
        <w:gridCol w:w="3317"/>
        <w:gridCol w:w="6429"/>
      </w:tblGrid>
      <w:tr w:rsidR="003B6DB3" w:rsidRPr="00542737" w14:paraId="0E07AA4D" w14:textId="77777777" w:rsidTr="003B6DB3">
        <w:trPr>
          <w:cnfStyle w:val="000000100000" w:firstRow="0" w:lastRow="0" w:firstColumn="0" w:lastColumn="0" w:oddVBand="0" w:evenVBand="0" w:oddHBand="1" w:evenHBand="0" w:firstRowFirstColumn="0" w:firstRowLastColumn="0" w:lastRowFirstColumn="0" w:lastRowLastColumn="0"/>
          <w:trHeight w:val="283"/>
        </w:trPr>
        <w:tc>
          <w:tcPr>
            <w:tcW w:w="331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689319"/>
          </w:tcPr>
          <w:p w14:paraId="3923D59B" w14:textId="77777777" w:rsidR="003B6DB3" w:rsidRPr="00542737" w:rsidRDefault="003B6DB3" w:rsidP="003B6DB3">
            <w:pPr>
              <w:pStyle w:val="BodyText"/>
              <w:spacing w:after="0"/>
              <w:ind w:left="84"/>
              <w:rPr>
                <w:color w:val="FFFFFF" w:themeColor="background1"/>
              </w:rPr>
            </w:pPr>
            <w:r w:rsidRPr="00542737">
              <w:rPr>
                <w:color w:val="FFFFFF" w:themeColor="background1"/>
              </w:rPr>
              <w:t>Appointing Party</w:t>
            </w:r>
          </w:p>
        </w:tc>
        <w:tc>
          <w:tcPr>
            <w:tcW w:w="642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EC671C7" w14:textId="77777777" w:rsidR="003B6DB3" w:rsidRPr="00542737" w:rsidRDefault="003B6DB3" w:rsidP="003B6DB3">
            <w:pPr>
              <w:pStyle w:val="BodyText"/>
              <w:spacing w:after="0"/>
              <w:ind w:left="36"/>
            </w:pPr>
            <w:r w:rsidRPr="00542737">
              <w:t>SP Energy network (SPEN)</w:t>
            </w:r>
          </w:p>
        </w:tc>
      </w:tr>
      <w:tr w:rsidR="003B6DB3" w:rsidRPr="00542737" w14:paraId="46F6611E" w14:textId="77777777" w:rsidTr="003B6DB3">
        <w:trPr>
          <w:cnfStyle w:val="000000010000" w:firstRow="0" w:lastRow="0" w:firstColumn="0" w:lastColumn="0" w:oddVBand="0" w:evenVBand="0" w:oddHBand="0" w:evenHBand="1" w:firstRowFirstColumn="0" w:firstRowLastColumn="0" w:lastRowFirstColumn="0" w:lastRowLastColumn="0"/>
          <w:trHeight w:val="283"/>
        </w:trPr>
        <w:tc>
          <w:tcPr>
            <w:tcW w:w="331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689319"/>
          </w:tcPr>
          <w:p w14:paraId="571CF8A1" w14:textId="77777777" w:rsidR="003B6DB3" w:rsidRPr="00542737" w:rsidRDefault="003B6DB3" w:rsidP="003B6DB3">
            <w:pPr>
              <w:pStyle w:val="BodyText"/>
              <w:spacing w:after="0"/>
              <w:ind w:left="84"/>
              <w:rPr>
                <w:color w:val="FFFFFF" w:themeColor="background1"/>
              </w:rPr>
            </w:pPr>
            <w:commentRangeStart w:id="369"/>
            <w:r w:rsidRPr="00542737">
              <w:rPr>
                <w:color w:val="FFFFFF" w:themeColor="background1"/>
              </w:rPr>
              <w:t>Appointing Party Main contact</w:t>
            </w:r>
          </w:p>
        </w:tc>
        <w:tc>
          <w:tcPr>
            <w:tcW w:w="642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D7B1C39" w14:textId="77777777" w:rsidR="003B6DB3" w:rsidRPr="00542737" w:rsidRDefault="003B6DB3" w:rsidP="003B6DB3">
            <w:pPr>
              <w:pStyle w:val="BodyText"/>
              <w:spacing w:after="0"/>
              <w:ind w:left="36"/>
              <w:rPr>
                <w:color w:val="D55C17" w:themeColor="accent5"/>
              </w:rPr>
            </w:pPr>
            <w:r w:rsidRPr="00542737">
              <w:rPr>
                <w:color w:val="D55C17" w:themeColor="accent5"/>
              </w:rPr>
              <w:t>TBC</w:t>
            </w:r>
          </w:p>
        </w:tc>
      </w:tr>
      <w:tr w:rsidR="003B6DB3" w:rsidRPr="00542737" w14:paraId="659D1DFB" w14:textId="77777777" w:rsidTr="003B6DB3">
        <w:trPr>
          <w:cnfStyle w:val="000000100000" w:firstRow="0" w:lastRow="0" w:firstColumn="0" w:lastColumn="0" w:oddVBand="0" w:evenVBand="0" w:oddHBand="1" w:evenHBand="0" w:firstRowFirstColumn="0" w:firstRowLastColumn="0" w:lastRowFirstColumn="0" w:lastRowLastColumn="0"/>
          <w:trHeight w:val="283"/>
        </w:trPr>
        <w:tc>
          <w:tcPr>
            <w:tcW w:w="331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689319"/>
          </w:tcPr>
          <w:p w14:paraId="74F88E64" w14:textId="77777777" w:rsidR="003B6DB3" w:rsidRPr="00542737" w:rsidRDefault="003B6DB3" w:rsidP="003B6DB3">
            <w:pPr>
              <w:pStyle w:val="BodyText"/>
              <w:spacing w:after="0"/>
              <w:ind w:left="84"/>
              <w:rPr>
                <w:color w:val="FFFFFF" w:themeColor="background1"/>
              </w:rPr>
            </w:pPr>
            <w:r w:rsidRPr="00542737">
              <w:rPr>
                <w:color w:val="FFFFFF" w:themeColor="background1"/>
              </w:rPr>
              <w:t>Project name</w:t>
            </w:r>
          </w:p>
        </w:tc>
        <w:sdt>
          <w:sdtPr>
            <w:rPr>
              <w:color w:val="D55C17" w:themeColor="accent5"/>
            </w:rPr>
            <w:tag w:val="PROJECT"/>
            <w:id w:val="-358217"/>
            <w:placeholder>
              <w:docPart w:val="630B565B06344D5D82BAF2D1892A61BC"/>
            </w:placeholder>
            <w:text/>
          </w:sdtPr>
          <w:sdtEndPr/>
          <w:sdtContent>
            <w:tc>
              <w:tcPr>
                <w:tcW w:w="642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E7B9201" w14:textId="3D0A35BF" w:rsidR="003B6DB3" w:rsidRPr="00542737" w:rsidRDefault="00542737" w:rsidP="003B6DB3">
                <w:pPr>
                  <w:pStyle w:val="BodyText"/>
                  <w:spacing w:after="0"/>
                  <w:ind w:left="36"/>
                  <w:rPr>
                    <w:color w:val="D55C17" w:themeColor="accent5"/>
                  </w:rPr>
                </w:pPr>
                <w:r w:rsidRPr="00542737">
                  <w:rPr>
                    <w:color w:val="D55C17" w:themeColor="accent5"/>
                  </w:rPr>
                  <w:t>Pilot Project TBC</w:t>
                </w:r>
              </w:p>
            </w:tc>
          </w:sdtContent>
        </w:sdt>
      </w:tr>
      <w:tr w:rsidR="003B6DB3" w:rsidRPr="00542737" w14:paraId="300C2E0A" w14:textId="77777777" w:rsidTr="003B6DB3">
        <w:trPr>
          <w:cnfStyle w:val="000000010000" w:firstRow="0" w:lastRow="0" w:firstColumn="0" w:lastColumn="0" w:oddVBand="0" w:evenVBand="0" w:oddHBand="0" w:evenHBand="1" w:firstRowFirstColumn="0" w:firstRowLastColumn="0" w:lastRowFirstColumn="0" w:lastRowLastColumn="0"/>
          <w:trHeight w:val="283"/>
        </w:trPr>
        <w:tc>
          <w:tcPr>
            <w:tcW w:w="331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689319"/>
          </w:tcPr>
          <w:p w14:paraId="57941C7F" w14:textId="77777777" w:rsidR="003B6DB3" w:rsidRPr="00542737" w:rsidRDefault="003B6DB3" w:rsidP="003B6DB3">
            <w:pPr>
              <w:pStyle w:val="BodyText"/>
              <w:spacing w:after="0"/>
              <w:ind w:left="84"/>
              <w:rPr>
                <w:color w:val="FFFFFF" w:themeColor="background1"/>
              </w:rPr>
            </w:pPr>
            <w:r w:rsidRPr="00542737">
              <w:rPr>
                <w:color w:val="FFFFFF" w:themeColor="background1"/>
              </w:rPr>
              <w:t>Short project description</w:t>
            </w:r>
          </w:p>
        </w:tc>
        <w:tc>
          <w:tcPr>
            <w:tcW w:w="642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81606B5" w14:textId="77777777" w:rsidR="003B6DB3" w:rsidRPr="00542737" w:rsidRDefault="003B6DB3" w:rsidP="003B6DB3">
            <w:pPr>
              <w:pStyle w:val="BodyText"/>
              <w:spacing w:after="0"/>
              <w:ind w:left="36"/>
              <w:rPr>
                <w:color w:val="D55C17" w:themeColor="accent5"/>
              </w:rPr>
            </w:pPr>
            <w:r w:rsidRPr="00542737">
              <w:rPr>
                <w:color w:val="D55C17" w:themeColor="accent5"/>
              </w:rPr>
              <w:t>TBC</w:t>
            </w:r>
          </w:p>
        </w:tc>
      </w:tr>
      <w:tr w:rsidR="003B6DB3" w:rsidRPr="00542737" w14:paraId="2343B302" w14:textId="77777777" w:rsidTr="003B6DB3">
        <w:trPr>
          <w:cnfStyle w:val="000000100000" w:firstRow="0" w:lastRow="0" w:firstColumn="0" w:lastColumn="0" w:oddVBand="0" w:evenVBand="0" w:oddHBand="1" w:evenHBand="0" w:firstRowFirstColumn="0" w:firstRowLastColumn="0" w:lastRowFirstColumn="0" w:lastRowLastColumn="0"/>
          <w:trHeight w:val="283"/>
        </w:trPr>
        <w:tc>
          <w:tcPr>
            <w:tcW w:w="331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689319"/>
          </w:tcPr>
          <w:p w14:paraId="5E4EF8C4" w14:textId="77777777" w:rsidR="003B6DB3" w:rsidRPr="00542737" w:rsidRDefault="003B6DB3" w:rsidP="003B6DB3">
            <w:pPr>
              <w:pStyle w:val="BodyText"/>
              <w:spacing w:after="0"/>
              <w:ind w:left="84"/>
              <w:rPr>
                <w:color w:val="FFFFFF" w:themeColor="background1"/>
              </w:rPr>
            </w:pPr>
            <w:r w:rsidRPr="00542737">
              <w:rPr>
                <w:color w:val="FFFFFF" w:themeColor="background1"/>
              </w:rPr>
              <w:t>Project address</w:t>
            </w:r>
          </w:p>
        </w:tc>
        <w:tc>
          <w:tcPr>
            <w:tcW w:w="642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6AA6DD1" w14:textId="77777777" w:rsidR="003B6DB3" w:rsidRPr="00542737" w:rsidRDefault="003B6DB3" w:rsidP="003B6DB3">
            <w:pPr>
              <w:pStyle w:val="BodyText"/>
              <w:spacing w:after="0"/>
              <w:ind w:left="36"/>
              <w:rPr>
                <w:color w:val="D55C17" w:themeColor="accent5"/>
              </w:rPr>
            </w:pPr>
            <w:r w:rsidRPr="00542737">
              <w:rPr>
                <w:color w:val="D55C17" w:themeColor="accent5"/>
              </w:rPr>
              <w:t>TBC</w:t>
            </w:r>
          </w:p>
        </w:tc>
      </w:tr>
      <w:tr w:rsidR="003B6DB3" w:rsidRPr="00542737" w14:paraId="481EF35F" w14:textId="77777777" w:rsidTr="003B6DB3">
        <w:trPr>
          <w:cnfStyle w:val="000000010000" w:firstRow="0" w:lastRow="0" w:firstColumn="0" w:lastColumn="0" w:oddVBand="0" w:evenVBand="0" w:oddHBand="0" w:evenHBand="1" w:firstRowFirstColumn="0" w:firstRowLastColumn="0" w:lastRowFirstColumn="0" w:lastRowLastColumn="0"/>
          <w:trHeight w:val="283"/>
        </w:trPr>
        <w:tc>
          <w:tcPr>
            <w:tcW w:w="331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689319"/>
          </w:tcPr>
          <w:p w14:paraId="77372386" w14:textId="77777777" w:rsidR="003B6DB3" w:rsidRPr="00542737" w:rsidRDefault="003B6DB3" w:rsidP="003B6DB3">
            <w:pPr>
              <w:pStyle w:val="BodyText"/>
              <w:spacing w:after="0"/>
              <w:ind w:left="84"/>
              <w:rPr>
                <w:color w:val="FFFFFF" w:themeColor="background1"/>
              </w:rPr>
            </w:pPr>
            <w:r w:rsidRPr="00542737">
              <w:rPr>
                <w:color w:val="FFFFFF" w:themeColor="background1"/>
              </w:rPr>
              <w:t>Correspondence address</w:t>
            </w:r>
          </w:p>
        </w:tc>
        <w:tc>
          <w:tcPr>
            <w:tcW w:w="642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95AB6AE" w14:textId="77777777" w:rsidR="003B6DB3" w:rsidRPr="00542737" w:rsidRDefault="003B6DB3" w:rsidP="003B6DB3">
            <w:pPr>
              <w:pStyle w:val="BodyText"/>
              <w:spacing w:after="0"/>
              <w:ind w:left="36"/>
              <w:rPr>
                <w:color w:val="D55C17" w:themeColor="accent5"/>
              </w:rPr>
            </w:pPr>
            <w:r w:rsidRPr="00542737">
              <w:rPr>
                <w:color w:val="D55C17" w:themeColor="accent5"/>
              </w:rPr>
              <w:t>TBC</w:t>
            </w:r>
          </w:p>
        </w:tc>
      </w:tr>
      <w:tr w:rsidR="003B6DB3" w:rsidRPr="00542737" w14:paraId="24EE9AC8" w14:textId="77777777" w:rsidTr="003B6DB3">
        <w:trPr>
          <w:cnfStyle w:val="000000100000" w:firstRow="0" w:lastRow="0" w:firstColumn="0" w:lastColumn="0" w:oddVBand="0" w:evenVBand="0" w:oddHBand="1" w:evenHBand="0" w:firstRowFirstColumn="0" w:firstRowLastColumn="0" w:lastRowFirstColumn="0" w:lastRowLastColumn="0"/>
          <w:trHeight w:val="283"/>
        </w:trPr>
        <w:tc>
          <w:tcPr>
            <w:tcW w:w="331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689319"/>
          </w:tcPr>
          <w:p w14:paraId="666B6C42" w14:textId="77777777" w:rsidR="003B6DB3" w:rsidRPr="00542737" w:rsidRDefault="003B6DB3" w:rsidP="003B6DB3">
            <w:pPr>
              <w:pStyle w:val="BodyText"/>
              <w:spacing w:after="0"/>
              <w:ind w:left="84"/>
              <w:rPr>
                <w:color w:val="FFFFFF" w:themeColor="background1"/>
              </w:rPr>
            </w:pPr>
            <w:r w:rsidRPr="00542737">
              <w:rPr>
                <w:color w:val="FFFFFF" w:themeColor="background1"/>
              </w:rPr>
              <w:t>Plan of works</w:t>
            </w:r>
          </w:p>
        </w:tc>
        <w:tc>
          <w:tcPr>
            <w:tcW w:w="642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2251DA2" w14:textId="77777777" w:rsidR="003B6DB3" w:rsidRPr="00542737" w:rsidRDefault="003B6DB3" w:rsidP="003B6DB3">
            <w:pPr>
              <w:pStyle w:val="BodyText"/>
              <w:spacing w:after="0"/>
              <w:ind w:left="36"/>
              <w:rPr>
                <w:color w:val="D55C17" w:themeColor="accent5"/>
              </w:rPr>
            </w:pPr>
            <w:r w:rsidRPr="00542737">
              <w:rPr>
                <w:color w:val="D55C17" w:themeColor="accent5"/>
              </w:rPr>
              <w:t>TBC</w:t>
            </w:r>
          </w:p>
        </w:tc>
      </w:tr>
    </w:tbl>
    <w:p w14:paraId="70B4B6B5" w14:textId="40C04EB3" w:rsidR="003B6DB3" w:rsidRPr="00542737" w:rsidRDefault="003B6DB3" w:rsidP="003B6DB3">
      <w:pPr>
        <w:pStyle w:val="Caption"/>
      </w:pPr>
      <w:r w:rsidRPr="00542737">
        <w:t xml:space="preserve">Table </w:t>
      </w:r>
      <w:fldSimple w:instr=" SEQ Table \* ARABIC ">
        <w:r w:rsidR="00542737">
          <w:rPr>
            <w:noProof/>
          </w:rPr>
          <w:t>1</w:t>
        </w:r>
      </w:fldSimple>
      <w:r w:rsidRPr="00542737">
        <w:t>. General Project Information</w:t>
      </w:r>
      <w:commentRangeEnd w:id="369"/>
      <w:r w:rsidRPr="00542737">
        <w:rPr>
          <w:rStyle w:val="CommentReference"/>
          <w:rFonts w:ascii="Verdana" w:eastAsia="Times New Roman" w:hAnsi="Verdana" w:cs="Times New Roman"/>
          <w:i w:val="0"/>
          <w:iCs w:val="0"/>
          <w:color w:val="auto"/>
          <w:spacing w:val="0"/>
        </w:rPr>
        <w:commentReference w:id="369"/>
      </w:r>
    </w:p>
    <w:p w14:paraId="2C24EF6E" w14:textId="21BAC75A" w:rsidR="003B6DB3" w:rsidRPr="00542737" w:rsidRDefault="003B6DB3" w:rsidP="003B6DB3">
      <w:pPr>
        <w:pStyle w:val="Caption"/>
        <w:rPr>
          <w:i w:val="0"/>
          <w:iCs w:val="0"/>
        </w:rPr>
      </w:pPr>
    </w:p>
    <w:p w14:paraId="157E8BE2" w14:textId="02453AFC" w:rsidR="003B6DB3" w:rsidRPr="00542737" w:rsidRDefault="003B6DB3" w:rsidP="003B6DB3">
      <w:pPr>
        <w:pStyle w:val="Heading2"/>
      </w:pPr>
      <w:bookmarkStart w:id="370" w:name="_Toc70607061"/>
      <w:r w:rsidRPr="00542737">
        <w:t>Programme and phase information</w:t>
      </w:r>
      <w:bookmarkEnd w:id="370"/>
    </w:p>
    <w:p w14:paraId="0D2078C4" w14:textId="4A52365F" w:rsidR="00F619BB" w:rsidRPr="00542737" w:rsidRDefault="00F619BB" w:rsidP="003B6DB3">
      <w:pPr>
        <w:pStyle w:val="BodyText"/>
      </w:pPr>
      <w:r w:rsidRPr="00542737">
        <w:t>As per the Exchange Information Requirements (EIR) this BIM Execution plan expands upon the phase specific programme information. Details of this are as follows;</w:t>
      </w:r>
    </w:p>
    <w:p w14:paraId="4EFCA690" w14:textId="5D655F52" w:rsidR="00F619BB" w:rsidRPr="00542737" w:rsidRDefault="00F619BB" w:rsidP="00F619BB">
      <w:pPr>
        <w:pStyle w:val="ListBullet"/>
        <w:ind w:left="1134"/>
      </w:pPr>
      <w:r w:rsidRPr="00542737">
        <w:t xml:space="preserve">Organisations, individuals </w:t>
      </w:r>
      <w:r w:rsidR="0023545B" w:rsidRPr="00542737">
        <w:t>involved,</w:t>
      </w:r>
      <w:r w:rsidRPr="00542737">
        <w:t xml:space="preserve"> and their assigned functions are outlined in </w:t>
      </w:r>
      <w:r w:rsidRPr="00542737">
        <w:rPr>
          <w:b/>
          <w:bCs/>
        </w:rPr>
        <w:t xml:space="preserve">section </w:t>
      </w:r>
      <w:r w:rsidR="00E75121" w:rsidRPr="00542737">
        <w:rPr>
          <w:b/>
          <w:bCs/>
        </w:rPr>
        <w:fldChar w:fldCharType="begin"/>
      </w:r>
      <w:r w:rsidR="00E75121" w:rsidRPr="00542737">
        <w:rPr>
          <w:b/>
          <w:bCs/>
        </w:rPr>
        <w:instrText xml:space="preserve"> REF _Ref70345152 \r \h  \* MERGEFORMAT </w:instrText>
      </w:r>
      <w:r w:rsidR="00E75121" w:rsidRPr="00542737">
        <w:rPr>
          <w:b/>
          <w:bCs/>
        </w:rPr>
      </w:r>
      <w:r w:rsidR="00E75121" w:rsidRPr="00542737">
        <w:rPr>
          <w:b/>
          <w:bCs/>
        </w:rPr>
        <w:fldChar w:fldCharType="separate"/>
      </w:r>
      <w:r w:rsidR="00542737">
        <w:rPr>
          <w:b/>
          <w:bCs/>
        </w:rPr>
        <w:t>4</w:t>
      </w:r>
      <w:r w:rsidR="00E75121" w:rsidRPr="00542737">
        <w:rPr>
          <w:b/>
          <w:bCs/>
        </w:rPr>
        <w:fldChar w:fldCharType="end"/>
      </w:r>
    </w:p>
    <w:p w14:paraId="4EC7C30F" w14:textId="74FF82FE" w:rsidR="00F619BB" w:rsidRPr="00542737" w:rsidRDefault="00F619BB" w:rsidP="00F619BB">
      <w:pPr>
        <w:pStyle w:val="ListBullet"/>
        <w:ind w:left="1134"/>
      </w:pPr>
      <w:r w:rsidRPr="00542737">
        <w:t xml:space="preserve">Date of completion of all project stages shall be in accordance with the project programme </w:t>
      </w:r>
      <w:r w:rsidRPr="00542737">
        <w:rPr>
          <w:color w:val="D55C17" w:themeColor="accent5"/>
        </w:rPr>
        <w:t>(</w:t>
      </w:r>
      <w:ins w:id="371" w:author="Niall Murphy" w:date="2021-04-28T15:19:00Z">
        <w:r w:rsidR="00261CFE">
          <w:rPr>
            <w:color w:val="D55C17" w:themeColor="accent5"/>
          </w:rPr>
          <w:t xml:space="preserve">doc </w:t>
        </w:r>
      </w:ins>
      <w:r w:rsidRPr="00542737">
        <w:rPr>
          <w:color w:val="D55C17" w:themeColor="accent5"/>
        </w:rPr>
        <w:t>reference)</w:t>
      </w:r>
      <w:r w:rsidR="00D6107E" w:rsidRPr="00542737">
        <w:t>, which is maintained separately from this document</w:t>
      </w:r>
    </w:p>
    <w:p w14:paraId="54E063AD" w14:textId="3DC8626A" w:rsidR="00F619BB" w:rsidRPr="00542737" w:rsidRDefault="00F619BB" w:rsidP="00F619BB">
      <w:pPr>
        <w:pStyle w:val="ListBullet"/>
        <w:ind w:left="1134"/>
      </w:pPr>
      <w:r w:rsidRPr="00542737">
        <w:t xml:space="preserve">Dates of project milestones including Appointing Parties’ information exchanges are outlined relative to project stages within </w:t>
      </w:r>
      <w:r w:rsidRPr="00542737">
        <w:rPr>
          <w:b/>
          <w:bCs/>
        </w:rPr>
        <w:t xml:space="preserve">section </w:t>
      </w:r>
      <w:r w:rsidR="00E75121" w:rsidRPr="00542737">
        <w:rPr>
          <w:b/>
          <w:bCs/>
        </w:rPr>
        <w:fldChar w:fldCharType="begin"/>
      </w:r>
      <w:r w:rsidR="00E75121" w:rsidRPr="00542737">
        <w:rPr>
          <w:b/>
          <w:bCs/>
        </w:rPr>
        <w:instrText xml:space="preserve"> REF _Ref70345164 \r \h  \* MERGEFORMAT </w:instrText>
      </w:r>
      <w:r w:rsidR="00E75121" w:rsidRPr="00542737">
        <w:rPr>
          <w:b/>
          <w:bCs/>
        </w:rPr>
      </w:r>
      <w:r w:rsidR="00E75121" w:rsidRPr="00542737">
        <w:rPr>
          <w:b/>
          <w:bCs/>
        </w:rPr>
        <w:fldChar w:fldCharType="separate"/>
      </w:r>
      <w:r w:rsidR="00542737">
        <w:rPr>
          <w:b/>
          <w:bCs/>
        </w:rPr>
        <w:t>7.2.1</w:t>
      </w:r>
      <w:r w:rsidR="00E75121" w:rsidRPr="00542737">
        <w:rPr>
          <w:b/>
          <w:bCs/>
        </w:rPr>
        <w:fldChar w:fldCharType="end"/>
      </w:r>
    </w:p>
    <w:p w14:paraId="34F48EDE" w14:textId="77777777" w:rsidR="003B6DB3" w:rsidRPr="00542737" w:rsidRDefault="003B6DB3" w:rsidP="003B6DB3">
      <w:pPr>
        <w:pStyle w:val="BodyText"/>
      </w:pPr>
    </w:p>
    <w:p w14:paraId="1FAC0C3D" w14:textId="77777777" w:rsidR="00BD29A5" w:rsidRPr="00542737" w:rsidRDefault="003B6DB3" w:rsidP="003B6DB3">
      <w:pPr>
        <w:pStyle w:val="BodyText"/>
        <w:sectPr w:rsidR="00BD29A5" w:rsidRPr="00542737" w:rsidSect="00BE193D">
          <w:headerReference w:type="default" r:id="rId22"/>
          <w:footerReference w:type="default" r:id="rId23"/>
          <w:headerReference w:type="first" r:id="rId24"/>
          <w:footerReference w:type="first" r:id="rId25"/>
          <w:pgSz w:w="11906" w:h="16838" w:code="9"/>
          <w:pgMar w:top="720" w:right="720" w:bottom="720" w:left="720" w:header="992" w:footer="561" w:gutter="0"/>
          <w:pgNumType w:start="1"/>
          <w:cols w:space="708"/>
          <w:docGrid w:linePitch="360"/>
        </w:sectPr>
      </w:pPr>
      <w:r w:rsidRPr="00542737">
        <w:br w:type="page"/>
      </w:r>
    </w:p>
    <w:p w14:paraId="1CF3D4F9" w14:textId="62065C29" w:rsidR="00316466" w:rsidRPr="00542737" w:rsidRDefault="00316466" w:rsidP="00B941A2">
      <w:pPr>
        <w:pStyle w:val="Heading1"/>
      </w:pPr>
      <w:bookmarkStart w:id="381" w:name="_Toc70607062"/>
      <w:r w:rsidRPr="00542737">
        <w:lastRenderedPageBreak/>
        <w:t>APPLICABLE STANDARDS</w:t>
      </w:r>
      <w:bookmarkEnd w:id="381"/>
    </w:p>
    <w:p w14:paraId="09A25273" w14:textId="65878352" w:rsidR="00317115" w:rsidRPr="00542737" w:rsidRDefault="00317115" w:rsidP="00317115">
      <w:pPr>
        <w:pStyle w:val="BodyText"/>
      </w:pPr>
      <w:r w:rsidRPr="00542737">
        <w:t xml:space="preserve">As communicated by the EIR, </w:t>
      </w:r>
      <w:sdt>
        <w:sdtPr>
          <w:tag w:val="CLIENT"/>
          <w:id w:val="1359931548"/>
          <w:placeholder>
            <w:docPart w:val="16CDF3B1B4394A3B9F57A8F1FAA7DAF4"/>
          </w:placeholder>
          <w:text/>
        </w:sdtPr>
        <w:sdtEndPr/>
        <w:sdtContent>
          <w:r w:rsidR="00500416">
            <w:t>SP Energy Networks</w:t>
          </w:r>
        </w:sdtContent>
      </w:sdt>
      <w:r w:rsidRPr="00542737">
        <w:t xml:space="preserve"> requires Project Stakeholders to adopt the following references. </w:t>
      </w:r>
      <w:del w:id="382" w:author="Niall Murphy" w:date="2021-04-27T10:29:00Z">
        <w:r w:rsidRPr="00542737" w:rsidDel="00525310">
          <w:delText xml:space="preserve">These are included </w:delText>
        </w:r>
        <w:commentRangeStart w:id="383"/>
        <w:r w:rsidRPr="00542737" w:rsidDel="00525310">
          <w:delText>without alteration</w:delText>
        </w:r>
        <w:commentRangeEnd w:id="383"/>
        <w:r w:rsidR="00595EB8" w:rsidRPr="00542737" w:rsidDel="00525310">
          <w:rPr>
            <w:rStyle w:val="CommentReference"/>
            <w:rFonts w:ascii="Verdana" w:hAnsi="Verdana"/>
          </w:rPr>
          <w:commentReference w:id="383"/>
        </w:r>
        <w:r w:rsidRPr="00542737" w:rsidDel="00525310">
          <w:delText>.</w:delText>
        </w:r>
      </w:del>
    </w:p>
    <w:tbl>
      <w:tblPr>
        <w:tblStyle w:val="TurnTown"/>
        <w:tblW w:w="13828" w:type="dxa"/>
        <w:tblInd w:w="822" w:type="dxa"/>
        <w:tblLayout w:type="fixed"/>
        <w:tblLook w:val="04A0" w:firstRow="1" w:lastRow="0" w:firstColumn="1" w:lastColumn="0" w:noHBand="0" w:noVBand="1"/>
        <w:tblPrChange w:id="384" w:author="Niall Murphy" w:date="2021-04-29T16:33:00Z">
          <w:tblPr>
            <w:tblStyle w:val="TurnTown"/>
            <w:tblW w:w="14576" w:type="dxa"/>
            <w:tblInd w:w="822" w:type="dxa"/>
            <w:tblLayout w:type="fixed"/>
            <w:tblLook w:val="04A0" w:firstRow="1" w:lastRow="0" w:firstColumn="1" w:lastColumn="0" w:noHBand="0" w:noVBand="1"/>
          </w:tblPr>
        </w:tblPrChange>
      </w:tblPr>
      <w:tblGrid>
        <w:gridCol w:w="481"/>
        <w:gridCol w:w="2790"/>
        <w:gridCol w:w="703"/>
        <w:gridCol w:w="704"/>
        <w:gridCol w:w="704"/>
        <w:gridCol w:w="704"/>
        <w:gridCol w:w="704"/>
        <w:gridCol w:w="703"/>
        <w:gridCol w:w="704"/>
        <w:gridCol w:w="704"/>
        <w:gridCol w:w="704"/>
        <w:gridCol w:w="704"/>
        <w:gridCol w:w="703"/>
        <w:gridCol w:w="704"/>
        <w:gridCol w:w="704"/>
        <w:gridCol w:w="704"/>
        <w:gridCol w:w="698"/>
        <w:gridCol w:w="6"/>
        <w:tblGridChange w:id="385">
          <w:tblGrid>
            <w:gridCol w:w="481"/>
            <w:gridCol w:w="2790"/>
            <w:gridCol w:w="703"/>
            <w:gridCol w:w="704"/>
            <w:gridCol w:w="704"/>
            <w:gridCol w:w="704"/>
            <w:gridCol w:w="704"/>
            <w:gridCol w:w="703"/>
            <w:gridCol w:w="704"/>
            <w:gridCol w:w="704"/>
            <w:gridCol w:w="704"/>
            <w:gridCol w:w="704"/>
            <w:gridCol w:w="703"/>
            <w:gridCol w:w="704"/>
            <w:gridCol w:w="704"/>
            <w:gridCol w:w="704"/>
            <w:gridCol w:w="704"/>
            <w:gridCol w:w="748"/>
          </w:tblGrid>
        </w:tblGridChange>
      </w:tblGrid>
      <w:tr w:rsidR="002B106A" w:rsidRPr="00542737" w14:paraId="76F6F7D4" w14:textId="77777777" w:rsidTr="00702829">
        <w:trPr>
          <w:gridAfter w:val="1"/>
          <w:cnfStyle w:val="100000000000" w:firstRow="1" w:lastRow="0" w:firstColumn="0" w:lastColumn="0" w:oddVBand="0" w:evenVBand="0" w:oddHBand="0" w:evenHBand="0" w:firstRowFirstColumn="0" w:firstRowLastColumn="0" w:lastRowFirstColumn="0" w:lastRowLastColumn="0"/>
          <w:wAfter w:w="6" w:type="dxa"/>
        </w:trPr>
        <w:tc>
          <w:tcPr>
            <w:tcW w:w="0" w:type="dxa"/>
            <w:tcBorders>
              <w:top w:val="nil"/>
              <w:left w:val="nil"/>
              <w:bottom w:val="nil"/>
              <w:right w:val="nil"/>
            </w:tcBorders>
            <w:shd w:val="clear" w:color="auto" w:fill="auto"/>
            <w:tcPrChange w:id="386" w:author="Niall Murphy" w:date="2021-04-29T16:33:00Z">
              <w:tcPr>
                <w:tcW w:w="481" w:type="dxa"/>
                <w:tcBorders>
                  <w:top w:val="nil"/>
                  <w:left w:val="nil"/>
                  <w:bottom w:val="nil"/>
                  <w:right w:val="nil"/>
                </w:tcBorders>
                <w:shd w:val="clear" w:color="auto" w:fill="EBEDEE" w:themeFill="accent4" w:themeFillTint="33"/>
              </w:tcPr>
            </w:tcPrChange>
          </w:tcPr>
          <w:p w14:paraId="3323CED0" w14:textId="77777777" w:rsidR="002B106A" w:rsidRPr="00542737" w:rsidRDefault="002B106A" w:rsidP="00592879">
            <w:pPr>
              <w:pStyle w:val="BodyText"/>
              <w:spacing w:after="0"/>
              <w:ind w:left="67"/>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tc>
        <w:tc>
          <w:tcPr>
            <w:tcW w:w="0" w:type="dxa"/>
            <w:tcBorders>
              <w:top w:val="nil"/>
              <w:left w:val="nil"/>
              <w:bottom w:val="nil"/>
            </w:tcBorders>
            <w:shd w:val="clear" w:color="auto" w:fill="auto"/>
            <w:vAlign w:val="center"/>
            <w:tcPrChange w:id="387" w:author="Niall Murphy" w:date="2021-04-29T16:33:00Z">
              <w:tcPr>
                <w:tcW w:w="2790" w:type="dxa"/>
                <w:tcBorders>
                  <w:top w:val="nil"/>
                  <w:left w:val="nil"/>
                  <w:bottom w:val="nil"/>
                </w:tcBorders>
                <w:shd w:val="clear" w:color="auto" w:fill="EBEDEE" w:themeFill="accent4" w:themeFillTint="33"/>
                <w:vAlign w:val="center"/>
              </w:tcPr>
            </w:tcPrChange>
          </w:tcPr>
          <w:p w14:paraId="7FC1D8B3" w14:textId="77777777" w:rsidR="002B106A" w:rsidRPr="00542737" w:rsidRDefault="002B106A" w:rsidP="00592879">
            <w:pPr>
              <w:pStyle w:val="BodyText"/>
              <w:spacing w:after="0"/>
              <w:ind w:left="0"/>
              <w:cnfStyle w:val="100000000000" w:firstRow="1" w:lastRow="0" w:firstColumn="0" w:lastColumn="0" w:oddVBand="0" w:evenVBand="0" w:oddHBand="0" w:evenHBand="0" w:firstRowFirstColumn="0" w:firstRowLastColumn="0" w:lastRowFirstColumn="0" w:lastRowLastColumn="0"/>
            </w:pPr>
          </w:p>
        </w:tc>
        <w:tc>
          <w:tcPr>
            <w:tcW w:w="10551" w:type="dxa"/>
            <w:gridSpan w:val="15"/>
            <w:tcPrChange w:id="388" w:author="Niall Murphy" w:date="2021-04-29T16:33:00Z">
              <w:tcPr>
                <w:tcW w:w="11305" w:type="dxa"/>
                <w:gridSpan w:val="16"/>
              </w:tcPr>
            </w:tcPrChange>
          </w:tcPr>
          <w:p w14:paraId="4AA354BF" w14:textId="25472D9F" w:rsidR="002B106A" w:rsidRPr="00542737" w:rsidRDefault="002B106A" w:rsidP="00592879">
            <w:pPr>
              <w:pStyle w:val="BodyText"/>
              <w:spacing w:after="0"/>
              <w:ind w:left="0"/>
              <w:cnfStyle w:val="100000000000" w:firstRow="1" w:lastRow="0" w:firstColumn="0" w:lastColumn="0" w:oddVBand="0" w:evenVBand="0" w:oddHBand="0" w:evenHBand="0" w:firstRowFirstColumn="0" w:firstRowLastColumn="0" w:lastRowFirstColumn="0" w:lastRowLastColumn="0"/>
              <w:rPr>
                <w:b w:val="0"/>
                <w:bCs/>
                <w:color w:val="FFFFFF" w:themeColor="background1"/>
              </w:rPr>
            </w:pPr>
            <w:r w:rsidRPr="00542737">
              <w:rPr>
                <w:bCs/>
                <w:color w:val="FFFFFF" w:themeColor="background1"/>
              </w:rPr>
              <w:t>Application</w:t>
            </w:r>
          </w:p>
        </w:tc>
      </w:tr>
      <w:tr w:rsidR="00422AB8" w:rsidRPr="00542737" w14:paraId="4EE6EF47" w14:textId="77777777" w:rsidTr="00702829">
        <w:tblPrEx>
          <w:tblPrExChange w:id="389" w:author="Niall Murphy" w:date="2021-04-29T16:33:00Z">
            <w:tblPrEx>
              <w:tblW w:w="13828" w:type="dxa"/>
            </w:tblPrEx>
          </w:tblPrExChange>
        </w:tblPrEx>
        <w:trPr>
          <w:cnfStyle w:val="000000100000" w:firstRow="0" w:lastRow="0" w:firstColumn="0" w:lastColumn="0" w:oddVBand="0" w:evenVBand="0" w:oddHBand="1" w:evenHBand="0" w:firstRowFirstColumn="0" w:firstRowLastColumn="0" w:lastRowFirstColumn="0" w:lastRowLastColumn="0"/>
          <w:cantSplit/>
          <w:trHeight w:val="1990"/>
          <w:trPrChange w:id="390" w:author="Niall Murphy" w:date="2021-04-29T16:33:00Z">
            <w:trPr>
              <w:gridAfter w:val="0"/>
              <w:cantSplit/>
              <w:trHeight w:val="1990"/>
            </w:trPr>
          </w:trPrChange>
        </w:trPr>
        <w:tc>
          <w:tcPr>
            <w:tcW w:w="0" w:type="dxa"/>
            <w:tcBorders>
              <w:bottom w:val="single" w:sz="18" w:space="0" w:color="689319"/>
            </w:tcBorders>
            <w:shd w:val="clear" w:color="auto" w:fill="auto"/>
            <w:tcPrChange w:id="391" w:author="Niall Murphy" w:date="2021-04-29T16:33:00Z">
              <w:tcPr>
                <w:tcW w:w="0" w:type="dxa"/>
                <w:tcBorders>
                  <w:bottom w:val="single" w:sz="18" w:space="0" w:color="689319"/>
                </w:tcBorders>
              </w:tcPr>
            </w:tcPrChange>
          </w:tcPr>
          <w:p w14:paraId="7B8E750D" w14:textId="77777777" w:rsidR="002B106A" w:rsidRPr="00542737" w:rsidRDefault="002B106A" w:rsidP="00592879">
            <w:pPr>
              <w:pStyle w:val="BodyText"/>
              <w:spacing w:after="0"/>
              <w:ind w:left="67"/>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c>
          <w:tcPr>
            <w:tcW w:w="0" w:type="dxa"/>
            <w:tcBorders>
              <w:bottom w:val="single" w:sz="18" w:space="0" w:color="689319"/>
              <w:right w:val="single" w:sz="8" w:space="0" w:color="FFFFFF" w:themeColor="background1"/>
            </w:tcBorders>
            <w:shd w:val="clear" w:color="auto" w:fill="auto"/>
            <w:tcPrChange w:id="392" w:author="Niall Murphy" w:date="2021-04-29T16:33:00Z">
              <w:tcPr>
                <w:tcW w:w="0" w:type="dxa"/>
                <w:tcBorders>
                  <w:bottom w:val="single" w:sz="18" w:space="0" w:color="689319"/>
                  <w:right w:val="single" w:sz="8" w:space="0" w:color="FFFFFF" w:themeColor="background1"/>
                </w:tcBorders>
              </w:tcPr>
            </w:tcPrChange>
          </w:tcPr>
          <w:p w14:paraId="232D6970" w14:textId="77777777"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Reference</w:t>
            </w:r>
          </w:p>
          <w:p w14:paraId="2032AEF4" w14:textId="77777777"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M: Mandatory</w:t>
            </w:r>
          </w:p>
          <w:p w14:paraId="536E8222" w14:textId="77777777"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 xml:space="preserve">R: Recommended </w:t>
            </w:r>
          </w:p>
        </w:tc>
        <w:tc>
          <w:tcPr>
            <w:tcW w:w="0" w:type="dxa"/>
            <w:tcBorders>
              <w:left w:val="single" w:sz="8" w:space="0" w:color="FFFFFF" w:themeColor="background1"/>
              <w:bottom w:val="single" w:sz="18" w:space="0" w:color="689319"/>
              <w:right w:val="single" w:sz="8" w:space="0" w:color="FFFFFF" w:themeColor="background1"/>
            </w:tcBorders>
            <w:textDirection w:val="btLr"/>
            <w:vAlign w:val="center"/>
            <w:tcPrChange w:id="393" w:author="Niall Murphy" w:date="2021-04-29T16:33:00Z">
              <w:tcPr>
                <w:tcW w:w="0" w:type="dxa"/>
                <w:tcBorders>
                  <w:left w:val="single" w:sz="8" w:space="0" w:color="FFFFFF" w:themeColor="background1"/>
                  <w:bottom w:val="single" w:sz="18" w:space="0" w:color="689319"/>
                  <w:right w:val="single" w:sz="8" w:space="0" w:color="FFFFFF" w:themeColor="background1"/>
                </w:tcBorders>
                <w:textDirection w:val="btLr"/>
                <w:vAlign w:val="center"/>
              </w:tcPr>
            </w:tcPrChange>
          </w:tcPr>
          <w:p w14:paraId="518334BB" w14:textId="77777777"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Collaboration</w:t>
            </w:r>
          </w:p>
        </w:tc>
        <w:tc>
          <w:tcPr>
            <w:tcW w:w="0" w:type="dxa"/>
            <w:tcBorders>
              <w:left w:val="single" w:sz="8" w:space="0" w:color="FFFFFF" w:themeColor="background1"/>
              <w:bottom w:val="single" w:sz="18" w:space="0" w:color="689319"/>
              <w:right w:val="single" w:sz="8" w:space="0" w:color="FFFFFF" w:themeColor="background1"/>
            </w:tcBorders>
            <w:textDirection w:val="btLr"/>
            <w:vAlign w:val="center"/>
            <w:tcPrChange w:id="394" w:author="Niall Murphy" w:date="2021-04-29T16:33:00Z">
              <w:tcPr>
                <w:tcW w:w="0" w:type="dxa"/>
                <w:tcBorders>
                  <w:left w:val="single" w:sz="8" w:space="0" w:color="FFFFFF" w:themeColor="background1"/>
                  <w:bottom w:val="single" w:sz="18" w:space="0" w:color="689319"/>
                  <w:right w:val="single" w:sz="8" w:space="0" w:color="FFFFFF" w:themeColor="background1"/>
                </w:tcBorders>
                <w:textDirection w:val="btLr"/>
                <w:vAlign w:val="center"/>
              </w:tcPr>
            </w:tcPrChange>
          </w:tcPr>
          <w:p w14:paraId="318AD6BB" w14:textId="77777777"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Project stages</w:t>
            </w:r>
          </w:p>
        </w:tc>
        <w:tc>
          <w:tcPr>
            <w:tcW w:w="0" w:type="dxa"/>
            <w:tcBorders>
              <w:left w:val="single" w:sz="8" w:space="0" w:color="FFFFFF" w:themeColor="background1"/>
              <w:bottom w:val="single" w:sz="18" w:space="0" w:color="689319"/>
              <w:right w:val="single" w:sz="8" w:space="0" w:color="FFFFFF" w:themeColor="background1"/>
            </w:tcBorders>
            <w:textDirection w:val="btLr"/>
            <w:vAlign w:val="center"/>
            <w:tcPrChange w:id="395" w:author="Niall Murphy" w:date="2021-04-29T16:33:00Z">
              <w:tcPr>
                <w:tcW w:w="0" w:type="dxa"/>
                <w:tcBorders>
                  <w:left w:val="single" w:sz="8" w:space="0" w:color="FFFFFF" w:themeColor="background1"/>
                  <w:bottom w:val="single" w:sz="18" w:space="0" w:color="689319"/>
                  <w:right w:val="single" w:sz="8" w:space="0" w:color="FFFFFF" w:themeColor="background1"/>
                </w:tcBorders>
                <w:textDirection w:val="btLr"/>
                <w:vAlign w:val="center"/>
              </w:tcPr>
            </w:tcPrChange>
          </w:tcPr>
          <w:p w14:paraId="365C93E2" w14:textId="77777777"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Information container naming</w:t>
            </w:r>
          </w:p>
        </w:tc>
        <w:tc>
          <w:tcPr>
            <w:tcW w:w="0" w:type="dxa"/>
            <w:tcBorders>
              <w:left w:val="single" w:sz="8" w:space="0" w:color="FFFFFF" w:themeColor="background1"/>
              <w:bottom w:val="single" w:sz="18" w:space="0" w:color="689319"/>
              <w:right w:val="single" w:sz="8" w:space="0" w:color="FFFFFF" w:themeColor="background1"/>
            </w:tcBorders>
            <w:textDirection w:val="btLr"/>
            <w:vAlign w:val="center"/>
            <w:tcPrChange w:id="396" w:author="Niall Murphy" w:date="2021-04-29T16:33:00Z">
              <w:tcPr>
                <w:tcW w:w="0" w:type="dxa"/>
                <w:tcBorders>
                  <w:left w:val="single" w:sz="8" w:space="0" w:color="FFFFFF" w:themeColor="background1"/>
                  <w:bottom w:val="single" w:sz="18" w:space="0" w:color="689319"/>
                  <w:right w:val="single" w:sz="8" w:space="0" w:color="FFFFFF" w:themeColor="background1"/>
                </w:tcBorders>
                <w:textDirection w:val="btLr"/>
                <w:vAlign w:val="center"/>
              </w:tcPr>
            </w:tcPrChange>
          </w:tcPr>
          <w:p w14:paraId="18A217AD" w14:textId="77777777"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Object authoring</w:t>
            </w:r>
          </w:p>
        </w:tc>
        <w:tc>
          <w:tcPr>
            <w:tcW w:w="0" w:type="dxa"/>
            <w:tcBorders>
              <w:left w:val="single" w:sz="8" w:space="0" w:color="FFFFFF" w:themeColor="background1"/>
              <w:bottom w:val="single" w:sz="18" w:space="0" w:color="689319"/>
              <w:right w:val="single" w:sz="8" w:space="0" w:color="FFFFFF" w:themeColor="background1"/>
            </w:tcBorders>
            <w:textDirection w:val="btLr"/>
            <w:vAlign w:val="center"/>
            <w:tcPrChange w:id="397" w:author="Niall Murphy" w:date="2021-04-29T16:33:00Z">
              <w:tcPr>
                <w:tcW w:w="0" w:type="dxa"/>
                <w:tcBorders>
                  <w:left w:val="single" w:sz="8" w:space="0" w:color="FFFFFF" w:themeColor="background1"/>
                  <w:bottom w:val="single" w:sz="18" w:space="0" w:color="689319"/>
                  <w:right w:val="single" w:sz="8" w:space="0" w:color="FFFFFF" w:themeColor="background1"/>
                </w:tcBorders>
                <w:textDirection w:val="btLr"/>
                <w:vAlign w:val="center"/>
              </w:tcPr>
            </w:tcPrChange>
          </w:tcPr>
          <w:p w14:paraId="1D7301C5" w14:textId="77777777"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Drawing</w:t>
            </w:r>
          </w:p>
        </w:tc>
        <w:tc>
          <w:tcPr>
            <w:tcW w:w="0" w:type="dxa"/>
            <w:tcBorders>
              <w:left w:val="single" w:sz="8" w:space="0" w:color="FFFFFF" w:themeColor="background1"/>
              <w:bottom w:val="single" w:sz="18" w:space="0" w:color="689319"/>
              <w:right w:val="single" w:sz="8" w:space="0" w:color="FFFFFF" w:themeColor="background1"/>
            </w:tcBorders>
            <w:textDirection w:val="btLr"/>
            <w:vAlign w:val="center"/>
            <w:tcPrChange w:id="398" w:author="Niall Murphy" w:date="2021-04-29T16:33:00Z">
              <w:tcPr>
                <w:tcW w:w="0" w:type="dxa"/>
                <w:tcBorders>
                  <w:left w:val="single" w:sz="8" w:space="0" w:color="FFFFFF" w:themeColor="background1"/>
                  <w:bottom w:val="single" w:sz="18" w:space="0" w:color="689319"/>
                  <w:right w:val="single" w:sz="8" w:space="0" w:color="FFFFFF" w:themeColor="background1"/>
                </w:tcBorders>
                <w:textDirection w:val="btLr"/>
                <w:vAlign w:val="center"/>
              </w:tcPr>
            </w:tcPrChange>
          </w:tcPr>
          <w:p w14:paraId="6017A5B3" w14:textId="77777777"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Classification</w:t>
            </w:r>
          </w:p>
        </w:tc>
        <w:tc>
          <w:tcPr>
            <w:tcW w:w="0" w:type="dxa"/>
            <w:tcBorders>
              <w:left w:val="single" w:sz="8" w:space="0" w:color="FFFFFF" w:themeColor="background1"/>
              <w:bottom w:val="single" w:sz="18" w:space="0" w:color="689319"/>
              <w:right w:val="single" w:sz="8" w:space="0" w:color="FFFFFF" w:themeColor="background1"/>
            </w:tcBorders>
            <w:textDirection w:val="btLr"/>
            <w:vAlign w:val="center"/>
            <w:tcPrChange w:id="399" w:author="Niall Murphy" w:date="2021-04-29T16:33:00Z">
              <w:tcPr>
                <w:tcW w:w="0" w:type="dxa"/>
                <w:tcBorders>
                  <w:left w:val="single" w:sz="8" w:space="0" w:color="FFFFFF" w:themeColor="background1"/>
                  <w:bottom w:val="single" w:sz="18" w:space="0" w:color="689319"/>
                  <w:right w:val="single" w:sz="8" w:space="0" w:color="FFFFFF" w:themeColor="background1"/>
                </w:tcBorders>
                <w:textDirection w:val="btLr"/>
                <w:vAlign w:val="center"/>
              </w:tcPr>
            </w:tcPrChange>
          </w:tcPr>
          <w:p w14:paraId="063CBAA5" w14:textId="77777777"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Level of information need</w:t>
            </w:r>
          </w:p>
        </w:tc>
        <w:tc>
          <w:tcPr>
            <w:tcW w:w="0" w:type="dxa"/>
            <w:tcBorders>
              <w:left w:val="single" w:sz="8" w:space="0" w:color="FFFFFF" w:themeColor="background1"/>
              <w:bottom w:val="single" w:sz="18" w:space="0" w:color="689319"/>
              <w:right w:val="single" w:sz="8" w:space="0" w:color="FFFFFF" w:themeColor="background1"/>
            </w:tcBorders>
            <w:textDirection w:val="btLr"/>
            <w:vAlign w:val="center"/>
            <w:tcPrChange w:id="400" w:author="Niall Murphy" w:date="2021-04-29T16:33:00Z">
              <w:tcPr>
                <w:tcW w:w="0" w:type="dxa"/>
                <w:tcBorders>
                  <w:left w:val="single" w:sz="8" w:space="0" w:color="FFFFFF" w:themeColor="background1"/>
                  <w:bottom w:val="single" w:sz="18" w:space="0" w:color="689319"/>
                  <w:right w:val="single" w:sz="8" w:space="0" w:color="FFFFFF" w:themeColor="background1"/>
                </w:tcBorders>
                <w:textDirection w:val="btLr"/>
                <w:vAlign w:val="center"/>
              </w:tcPr>
            </w:tcPrChange>
          </w:tcPr>
          <w:p w14:paraId="62D0EDA8" w14:textId="77777777"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Common Data Environment</w:t>
            </w:r>
          </w:p>
        </w:tc>
        <w:tc>
          <w:tcPr>
            <w:tcW w:w="0" w:type="dxa"/>
            <w:tcBorders>
              <w:left w:val="single" w:sz="8" w:space="0" w:color="FFFFFF" w:themeColor="background1"/>
              <w:bottom w:val="single" w:sz="18" w:space="0" w:color="689319"/>
              <w:right w:val="single" w:sz="8" w:space="0" w:color="FFFFFF" w:themeColor="background1"/>
            </w:tcBorders>
            <w:textDirection w:val="btLr"/>
            <w:vAlign w:val="center"/>
            <w:tcPrChange w:id="401" w:author="Niall Murphy" w:date="2021-04-29T16:33:00Z">
              <w:tcPr>
                <w:tcW w:w="0" w:type="dxa"/>
                <w:tcBorders>
                  <w:left w:val="single" w:sz="8" w:space="0" w:color="FFFFFF" w:themeColor="background1"/>
                  <w:bottom w:val="single" w:sz="18" w:space="0" w:color="689319"/>
                  <w:right w:val="single" w:sz="8" w:space="0" w:color="FFFFFF" w:themeColor="background1"/>
                </w:tcBorders>
                <w:textDirection w:val="btLr"/>
                <w:vAlign w:val="center"/>
              </w:tcPr>
            </w:tcPrChange>
          </w:tcPr>
          <w:p w14:paraId="043A3C32" w14:textId="77777777"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Asset Information</w:t>
            </w:r>
          </w:p>
        </w:tc>
        <w:tc>
          <w:tcPr>
            <w:tcW w:w="0" w:type="dxa"/>
            <w:tcBorders>
              <w:left w:val="single" w:sz="8" w:space="0" w:color="FFFFFF" w:themeColor="background1"/>
              <w:bottom w:val="single" w:sz="18" w:space="0" w:color="689319"/>
              <w:right w:val="single" w:sz="8" w:space="0" w:color="FFFFFF" w:themeColor="background1"/>
            </w:tcBorders>
            <w:textDirection w:val="btLr"/>
            <w:vAlign w:val="center"/>
            <w:tcPrChange w:id="402" w:author="Niall Murphy" w:date="2021-04-29T16:33:00Z">
              <w:tcPr>
                <w:tcW w:w="0" w:type="dxa"/>
                <w:tcBorders>
                  <w:left w:val="single" w:sz="8" w:space="0" w:color="FFFFFF" w:themeColor="background1"/>
                  <w:bottom w:val="single" w:sz="18" w:space="0" w:color="689319"/>
                  <w:right w:val="single" w:sz="8" w:space="0" w:color="FFFFFF" w:themeColor="background1"/>
                </w:tcBorders>
                <w:textDirection w:val="btLr"/>
                <w:vAlign w:val="center"/>
              </w:tcPr>
            </w:tcPrChange>
          </w:tcPr>
          <w:p w14:paraId="49240ECC" w14:textId="77777777"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Appointment</w:t>
            </w:r>
            <w:r w:rsidRPr="00542737">
              <w:rPr>
                <w:szCs w:val="18"/>
              </w:rPr>
              <w:t>s</w:t>
            </w:r>
          </w:p>
        </w:tc>
        <w:tc>
          <w:tcPr>
            <w:tcW w:w="0" w:type="dxa"/>
            <w:tcBorders>
              <w:left w:val="single" w:sz="8" w:space="0" w:color="FFFFFF" w:themeColor="background1"/>
              <w:bottom w:val="single" w:sz="18" w:space="0" w:color="689319"/>
              <w:right w:val="single" w:sz="8" w:space="0" w:color="FFFFFF" w:themeColor="background1"/>
            </w:tcBorders>
            <w:textDirection w:val="btLr"/>
            <w:vAlign w:val="center"/>
            <w:tcPrChange w:id="403" w:author="Niall Murphy" w:date="2021-04-29T16:33:00Z">
              <w:tcPr>
                <w:tcW w:w="0" w:type="dxa"/>
                <w:tcBorders>
                  <w:left w:val="single" w:sz="8" w:space="0" w:color="FFFFFF" w:themeColor="background1"/>
                  <w:bottom w:val="single" w:sz="18" w:space="0" w:color="689319"/>
                  <w:right w:val="single" w:sz="8" w:space="0" w:color="FFFFFF" w:themeColor="background1"/>
                </w:tcBorders>
                <w:textDirection w:val="btLr"/>
                <w:vAlign w:val="center"/>
              </w:tcPr>
            </w:tcPrChange>
          </w:tcPr>
          <w:p w14:paraId="075890A3" w14:textId="77777777"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Facilities Management</w:t>
            </w:r>
          </w:p>
        </w:tc>
        <w:tc>
          <w:tcPr>
            <w:tcW w:w="0" w:type="dxa"/>
            <w:tcBorders>
              <w:left w:val="single" w:sz="8" w:space="0" w:color="FFFFFF" w:themeColor="background1"/>
              <w:bottom w:val="single" w:sz="18" w:space="0" w:color="689319"/>
              <w:right w:val="single" w:sz="8" w:space="0" w:color="FFFFFF" w:themeColor="background1"/>
            </w:tcBorders>
            <w:textDirection w:val="btLr"/>
            <w:vAlign w:val="center"/>
            <w:tcPrChange w:id="404" w:author="Niall Murphy" w:date="2021-04-29T16:33:00Z">
              <w:tcPr>
                <w:tcW w:w="0" w:type="dxa"/>
                <w:tcBorders>
                  <w:left w:val="single" w:sz="8" w:space="0" w:color="FFFFFF" w:themeColor="background1"/>
                  <w:bottom w:val="single" w:sz="18" w:space="0" w:color="689319"/>
                  <w:right w:val="single" w:sz="8" w:space="0" w:color="FFFFFF" w:themeColor="background1"/>
                </w:tcBorders>
                <w:textDirection w:val="btLr"/>
                <w:vAlign w:val="center"/>
              </w:tcPr>
            </w:tcPrChange>
          </w:tcPr>
          <w:p w14:paraId="6BB17F99" w14:textId="77777777"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Health &amp; Safety</w:t>
            </w:r>
          </w:p>
        </w:tc>
        <w:tc>
          <w:tcPr>
            <w:tcW w:w="0" w:type="dxa"/>
            <w:tcBorders>
              <w:left w:val="single" w:sz="8" w:space="0" w:color="FFFFFF" w:themeColor="background1"/>
              <w:bottom w:val="single" w:sz="18" w:space="0" w:color="689319"/>
              <w:right w:val="single" w:sz="8" w:space="0" w:color="FFFFFF" w:themeColor="background1"/>
            </w:tcBorders>
            <w:textDirection w:val="btLr"/>
            <w:vAlign w:val="center"/>
            <w:tcPrChange w:id="405" w:author="Niall Murphy" w:date="2021-04-29T16:33:00Z">
              <w:tcPr>
                <w:tcW w:w="0" w:type="dxa"/>
                <w:tcBorders>
                  <w:left w:val="single" w:sz="8" w:space="0" w:color="FFFFFF" w:themeColor="background1"/>
                  <w:bottom w:val="single" w:sz="18" w:space="0" w:color="689319"/>
                  <w:right w:val="single" w:sz="8" w:space="0" w:color="FFFFFF" w:themeColor="background1"/>
                </w:tcBorders>
                <w:textDirection w:val="btLr"/>
                <w:vAlign w:val="center"/>
              </w:tcPr>
            </w:tcPrChange>
          </w:tcPr>
          <w:p w14:paraId="13790E3D" w14:textId="77777777"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Costing</w:t>
            </w:r>
          </w:p>
        </w:tc>
        <w:tc>
          <w:tcPr>
            <w:tcW w:w="0" w:type="dxa"/>
            <w:tcBorders>
              <w:left w:val="single" w:sz="8" w:space="0" w:color="FFFFFF" w:themeColor="background1"/>
              <w:bottom w:val="single" w:sz="18" w:space="0" w:color="689319"/>
              <w:right w:val="single" w:sz="8" w:space="0" w:color="FFFFFF" w:themeColor="background1"/>
            </w:tcBorders>
            <w:textDirection w:val="btLr"/>
            <w:tcPrChange w:id="406" w:author="Niall Murphy" w:date="2021-04-29T16:33:00Z">
              <w:tcPr>
                <w:tcW w:w="0" w:type="dxa"/>
                <w:tcBorders>
                  <w:left w:val="single" w:sz="8" w:space="0" w:color="FFFFFF" w:themeColor="background1"/>
                  <w:bottom w:val="single" w:sz="18" w:space="0" w:color="689319"/>
                  <w:right w:val="single" w:sz="8" w:space="0" w:color="FFFFFF" w:themeColor="background1"/>
                </w:tcBorders>
                <w:textDirection w:val="btLr"/>
              </w:tcPr>
            </w:tcPrChange>
          </w:tcPr>
          <w:p w14:paraId="19D793F7" w14:textId="00A26733"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rPr>
                <w:ins w:id="407" w:author="Niall Murphy" w:date="2021-04-27T12:10:00Z"/>
              </w:rPr>
            </w:pPr>
            <w:ins w:id="408" w:author="Niall Murphy" w:date="2021-04-27T12:10:00Z">
              <w:r w:rsidRPr="00542737">
                <w:t>Security</w:t>
              </w:r>
            </w:ins>
          </w:p>
        </w:tc>
        <w:tc>
          <w:tcPr>
            <w:tcW w:w="0" w:type="dxa"/>
            <w:gridSpan w:val="2"/>
            <w:tcBorders>
              <w:left w:val="single" w:sz="8" w:space="0" w:color="FFFFFF" w:themeColor="background1"/>
              <w:bottom w:val="single" w:sz="18" w:space="0" w:color="689319"/>
            </w:tcBorders>
            <w:textDirection w:val="btLr"/>
            <w:vAlign w:val="center"/>
            <w:tcPrChange w:id="409" w:author="Niall Murphy" w:date="2021-04-29T16:33:00Z">
              <w:tcPr>
                <w:tcW w:w="0" w:type="dxa"/>
                <w:tcBorders>
                  <w:left w:val="single" w:sz="8" w:space="0" w:color="FFFFFF" w:themeColor="background1"/>
                  <w:bottom w:val="single" w:sz="18" w:space="0" w:color="689319"/>
                </w:tcBorders>
                <w:textDirection w:val="btLr"/>
                <w:vAlign w:val="center"/>
              </w:tcPr>
            </w:tcPrChange>
          </w:tcPr>
          <w:p w14:paraId="2624052A" w14:textId="5D5EE6A4" w:rsidR="002B106A" w:rsidRPr="00542737" w:rsidRDefault="002B106A" w:rsidP="00592879">
            <w:pPr>
              <w:pStyle w:val="BodyText"/>
              <w:spacing w:after="0"/>
              <w:ind w:left="0"/>
              <w:cnfStyle w:val="000000100000" w:firstRow="0" w:lastRow="0" w:firstColumn="0" w:lastColumn="0" w:oddVBand="0" w:evenVBand="0" w:oddHBand="1" w:evenHBand="0" w:firstRowFirstColumn="0" w:firstRowLastColumn="0" w:lastRowFirstColumn="0" w:lastRowLastColumn="0"/>
            </w:pPr>
            <w:del w:id="410" w:author="Niall Murphy" w:date="2021-04-27T12:10:00Z">
              <w:r w:rsidRPr="00542737" w:rsidDel="002B106A">
                <w:delText>Security</w:delText>
              </w:r>
            </w:del>
            <w:ins w:id="411" w:author="Niall Murphy" w:date="2021-04-27T12:10:00Z">
              <w:r w:rsidRPr="00542737">
                <w:t>Survey</w:t>
              </w:r>
            </w:ins>
          </w:p>
        </w:tc>
      </w:tr>
      <w:tr w:rsidR="002B106A" w:rsidRPr="00542737" w14:paraId="18172124" w14:textId="77777777" w:rsidTr="002B106A">
        <w:trPr>
          <w:cnfStyle w:val="000000010000" w:firstRow="0" w:lastRow="0" w:firstColumn="0" w:lastColumn="0" w:oddVBand="0" w:evenVBand="0" w:oddHBand="0" w:evenHBand="1" w:firstRowFirstColumn="0" w:firstRowLastColumn="0" w:lastRowFirstColumn="0" w:lastRowLastColumn="0"/>
        </w:trPr>
        <w:tc>
          <w:tcPr>
            <w:tcW w:w="481" w:type="dxa"/>
            <w:vMerge w:val="restart"/>
            <w:tcBorders>
              <w:top w:val="single" w:sz="18" w:space="0" w:color="689319"/>
            </w:tcBorders>
            <w:shd w:val="clear" w:color="auto" w:fill="689319"/>
            <w:textDirection w:val="btLr"/>
          </w:tcPr>
          <w:p w14:paraId="0C765A87" w14:textId="77777777" w:rsidR="002B106A" w:rsidRPr="00542737" w:rsidRDefault="002B106A" w:rsidP="00592879">
            <w:pPr>
              <w:pStyle w:val="BodyText"/>
              <w:spacing w:after="0"/>
              <w:ind w:left="67"/>
              <w:jc w:val="center"/>
              <w:rPr>
                <w:b/>
                <w:bCs/>
                <w:color w:val="FFFFFF" w:themeColor="background1"/>
              </w:rPr>
            </w:pPr>
            <w:r w:rsidRPr="00542737">
              <w:rPr>
                <w:b/>
                <w:bCs/>
                <w:color w:val="FFFFFF" w:themeColor="background1"/>
              </w:rPr>
              <w:t>Core Standards</w:t>
            </w:r>
          </w:p>
        </w:tc>
        <w:tc>
          <w:tcPr>
            <w:tcW w:w="2790" w:type="dxa"/>
            <w:tcBorders>
              <w:top w:val="single" w:sz="18" w:space="0" w:color="689319"/>
              <w:right w:val="single" w:sz="8" w:space="0" w:color="EBEDEE" w:themeColor="accent4" w:themeTint="33"/>
            </w:tcBorders>
            <w:vAlign w:val="center"/>
          </w:tcPr>
          <w:p w14:paraId="337B9774" w14:textId="77777777" w:rsidR="002B106A" w:rsidRPr="00542737" w:rsidRDefault="002B106A" w:rsidP="00592879">
            <w:pPr>
              <w:pStyle w:val="BodyText"/>
              <w:spacing w:after="0"/>
              <w:ind w:left="0"/>
            </w:pPr>
            <w:r w:rsidRPr="00542737">
              <w:t>BS EN ISO 19650-1:2018</w:t>
            </w:r>
          </w:p>
        </w:tc>
        <w:tc>
          <w:tcPr>
            <w:tcW w:w="703" w:type="dxa"/>
            <w:tcBorders>
              <w:top w:val="single" w:sz="18" w:space="0" w:color="689319"/>
              <w:left w:val="single" w:sz="8" w:space="0" w:color="EBEDEE" w:themeColor="accent4" w:themeTint="33"/>
              <w:right w:val="single" w:sz="8" w:space="0" w:color="EBEDEE" w:themeColor="accent4" w:themeTint="33"/>
            </w:tcBorders>
          </w:tcPr>
          <w:p w14:paraId="276E0FA3" w14:textId="77777777" w:rsidR="002B106A" w:rsidRPr="00542737" w:rsidRDefault="002B106A" w:rsidP="00592879">
            <w:pPr>
              <w:pStyle w:val="BodyText"/>
              <w:spacing w:after="0"/>
              <w:ind w:left="0"/>
              <w:jc w:val="center"/>
            </w:pPr>
            <w:r w:rsidRPr="00542737">
              <w:t>M</w:t>
            </w:r>
          </w:p>
        </w:tc>
        <w:tc>
          <w:tcPr>
            <w:tcW w:w="704" w:type="dxa"/>
            <w:tcBorders>
              <w:top w:val="single" w:sz="18" w:space="0" w:color="689319"/>
              <w:left w:val="single" w:sz="8" w:space="0" w:color="EBEDEE" w:themeColor="accent4" w:themeTint="33"/>
              <w:right w:val="single" w:sz="8" w:space="0" w:color="EBEDEE" w:themeColor="accent4" w:themeTint="33"/>
            </w:tcBorders>
          </w:tcPr>
          <w:p w14:paraId="445AB988"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right w:val="single" w:sz="8" w:space="0" w:color="EBEDEE" w:themeColor="accent4" w:themeTint="33"/>
            </w:tcBorders>
          </w:tcPr>
          <w:p w14:paraId="678C5DA9"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right w:val="single" w:sz="8" w:space="0" w:color="EBEDEE" w:themeColor="accent4" w:themeTint="33"/>
            </w:tcBorders>
          </w:tcPr>
          <w:p w14:paraId="0EF212A2"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right w:val="single" w:sz="8" w:space="0" w:color="EBEDEE" w:themeColor="accent4" w:themeTint="33"/>
            </w:tcBorders>
          </w:tcPr>
          <w:p w14:paraId="77C19C73" w14:textId="77777777" w:rsidR="002B106A" w:rsidRPr="00542737" w:rsidRDefault="002B106A" w:rsidP="00592879">
            <w:pPr>
              <w:pStyle w:val="BodyText"/>
              <w:spacing w:after="0"/>
              <w:ind w:left="0"/>
              <w:jc w:val="center"/>
            </w:pPr>
          </w:p>
        </w:tc>
        <w:tc>
          <w:tcPr>
            <w:tcW w:w="703" w:type="dxa"/>
            <w:tcBorders>
              <w:top w:val="single" w:sz="18" w:space="0" w:color="689319"/>
              <w:left w:val="single" w:sz="8" w:space="0" w:color="EBEDEE" w:themeColor="accent4" w:themeTint="33"/>
              <w:right w:val="single" w:sz="8" w:space="0" w:color="EBEDEE" w:themeColor="accent4" w:themeTint="33"/>
            </w:tcBorders>
          </w:tcPr>
          <w:p w14:paraId="599BF28B"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right w:val="single" w:sz="8" w:space="0" w:color="EBEDEE" w:themeColor="accent4" w:themeTint="33"/>
            </w:tcBorders>
          </w:tcPr>
          <w:p w14:paraId="4EB4A79F" w14:textId="77777777" w:rsidR="002B106A" w:rsidRPr="00542737" w:rsidRDefault="002B106A" w:rsidP="00592879">
            <w:pPr>
              <w:pStyle w:val="BodyText"/>
              <w:spacing w:after="0"/>
              <w:ind w:left="0"/>
              <w:jc w:val="center"/>
            </w:pPr>
            <w:r w:rsidRPr="00542737">
              <w:t>M</w:t>
            </w:r>
          </w:p>
        </w:tc>
        <w:tc>
          <w:tcPr>
            <w:tcW w:w="704" w:type="dxa"/>
            <w:tcBorders>
              <w:top w:val="single" w:sz="18" w:space="0" w:color="689319"/>
              <w:left w:val="single" w:sz="8" w:space="0" w:color="EBEDEE" w:themeColor="accent4" w:themeTint="33"/>
              <w:right w:val="single" w:sz="8" w:space="0" w:color="EBEDEE" w:themeColor="accent4" w:themeTint="33"/>
            </w:tcBorders>
          </w:tcPr>
          <w:p w14:paraId="038F5289" w14:textId="77777777" w:rsidR="002B106A" w:rsidRPr="00542737" w:rsidRDefault="002B106A" w:rsidP="00592879">
            <w:pPr>
              <w:pStyle w:val="BodyText"/>
              <w:spacing w:after="0"/>
              <w:ind w:left="0"/>
              <w:jc w:val="center"/>
            </w:pPr>
            <w:r w:rsidRPr="00542737">
              <w:t>M</w:t>
            </w:r>
          </w:p>
        </w:tc>
        <w:tc>
          <w:tcPr>
            <w:tcW w:w="704" w:type="dxa"/>
            <w:tcBorders>
              <w:top w:val="single" w:sz="18" w:space="0" w:color="689319"/>
              <w:left w:val="single" w:sz="8" w:space="0" w:color="EBEDEE" w:themeColor="accent4" w:themeTint="33"/>
              <w:right w:val="single" w:sz="8" w:space="0" w:color="EBEDEE" w:themeColor="accent4" w:themeTint="33"/>
            </w:tcBorders>
          </w:tcPr>
          <w:p w14:paraId="2C5E0818"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right w:val="single" w:sz="8" w:space="0" w:color="EBEDEE" w:themeColor="accent4" w:themeTint="33"/>
            </w:tcBorders>
          </w:tcPr>
          <w:p w14:paraId="2E694EA5" w14:textId="77777777" w:rsidR="002B106A" w:rsidRPr="00542737" w:rsidRDefault="002B106A" w:rsidP="00592879">
            <w:pPr>
              <w:pStyle w:val="BodyText"/>
              <w:spacing w:after="0"/>
              <w:ind w:left="0"/>
              <w:jc w:val="center"/>
            </w:pPr>
            <w:r w:rsidRPr="00542737">
              <w:t>M</w:t>
            </w:r>
          </w:p>
        </w:tc>
        <w:tc>
          <w:tcPr>
            <w:tcW w:w="703" w:type="dxa"/>
            <w:tcBorders>
              <w:top w:val="single" w:sz="18" w:space="0" w:color="689319"/>
              <w:left w:val="single" w:sz="8" w:space="0" w:color="EBEDEE" w:themeColor="accent4" w:themeTint="33"/>
              <w:right w:val="single" w:sz="8" w:space="0" w:color="EBEDEE" w:themeColor="accent4" w:themeTint="33"/>
            </w:tcBorders>
          </w:tcPr>
          <w:p w14:paraId="18FAE630" w14:textId="77777777" w:rsidR="002B106A" w:rsidRPr="00542737" w:rsidRDefault="002B106A" w:rsidP="00592879">
            <w:pPr>
              <w:pStyle w:val="BodyText"/>
              <w:spacing w:after="0"/>
              <w:ind w:left="0"/>
              <w:jc w:val="center"/>
            </w:pPr>
            <w:r w:rsidRPr="00542737">
              <w:t>M</w:t>
            </w:r>
          </w:p>
        </w:tc>
        <w:tc>
          <w:tcPr>
            <w:tcW w:w="704" w:type="dxa"/>
            <w:tcBorders>
              <w:top w:val="single" w:sz="18" w:space="0" w:color="689319"/>
              <w:left w:val="single" w:sz="8" w:space="0" w:color="EBEDEE" w:themeColor="accent4" w:themeTint="33"/>
              <w:right w:val="single" w:sz="8" w:space="0" w:color="EBEDEE" w:themeColor="accent4" w:themeTint="33"/>
            </w:tcBorders>
          </w:tcPr>
          <w:p w14:paraId="6C5D7589"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right w:val="single" w:sz="8" w:space="0" w:color="EBEDEE" w:themeColor="accent4" w:themeTint="33"/>
            </w:tcBorders>
          </w:tcPr>
          <w:p w14:paraId="5872E827"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right w:val="single" w:sz="8" w:space="0" w:color="EBEDEE" w:themeColor="accent4" w:themeTint="33"/>
            </w:tcBorders>
          </w:tcPr>
          <w:p w14:paraId="22526571" w14:textId="77777777" w:rsidR="002B106A" w:rsidRPr="00542737" w:rsidRDefault="002B106A" w:rsidP="00592879">
            <w:pPr>
              <w:pStyle w:val="BodyText"/>
              <w:spacing w:after="0"/>
              <w:ind w:left="0"/>
              <w:jc w:val="center"/>
              <w:rPr>
                <w:ins w:id="412" w:author="Niall Murphy" w:date="2021-04-27T12:10:00Z"/>
              </w:rPr>
            </w:pPr>
          </w:p>
        </w:tc>
        <w:tc>
          <w:tcPr>
            <w:tcW w:w="704" w:type="dxa"/>
            <w:gridSpan w:val="2"/>
            <w:tcBorders>
              <w:top w:val="single" w:sz="18" w:space="0" w:color="689319"/>
              <w:left w:val="single" w:sz="8" w:space="0" w:color="EBEDEE" w:themeColor="accent4" w:themeTint="33"/>
            </w:tcBorders>
          </w:tcPr>
          <w:p w14:paraId="4B4102D9" w14:textId="05081676" w:rsidR="002B106A" w:rsidRPr="00542737" w:rsidRDefault="002B106A" w:rsidP="00592879">
            <w:pPr>
              <w:pStyle w:val="BodyText"/>
              <w:spacing w:after="0"/>
              <w:ind w:left="0"/>
              <w:jc w:val="center"/>
            </w:pPr>
          </w:p>
        </w:tc>
      </w:tr>
      <w:tr w:rsidR="00B845F1" w:rsidRPr="00542737" w14:paraId="6BB0585F" w14:textId="77777777" w:rsidTr="002B106A">
        <w:trPr>
          <w:cnfStyle w:val="000000100000" w:firstRow="0" w:lastRow="0" w:firstColumn="0" w:lastColumn="0" w:oddVBand="0" w:evenVBand="0" w:oddHBand="1" w:evenHBand="0" w:firstRowFirstColumn="0" w:firstRowLastColumn="0" w:lastRowFirstColumn="0" w:lastRowLastColumn="0"/>
        </w:trPr>
        <w:tc>
          <w:tcPr>
            <w:tcW w:w="0" w:type="dxa"/>
            <w:vMerge/>
            <w:shd w:val="clear" w:color="auto" w:fill="689319"/>
          </w:tcPr>
          <w:p w14:paraId="4A5F218B" w14:textId="77777777" w:rsidR="002B106A" w:rsidRPr="00542737" w:rsidRDefault="002B106A" w:rsidP="00592879">
            <w:pPr>
              <w:pStyle w:val="BodyText"/>
              <w:spacing w:after="0"/>
              <w:ind w:left="67"/>
              <w:jc w:val="center"/>
              <w:rPr>
                <w:b/>
                <w:bCs/>
                <w:color w:val="FFFFFF" w:themeColor="background1"/>
              </w:rPr>
            </w:pPr>
          </w:p>
        </w:tc>
        <w:tc>
          <w:tcPr>
            <w:tcW w:w="0" w:type="dxa"/>
            <w:tcBorders>
              <w:right w:val="single" w:sz="8" w:space="0" w:color="FFFFFF" w:themeColor="background1"/>
            </w:tcBorders>
            <w:vAlign w:val="center"/>
          </w:tcPr>
          <w:p w14:paraId="3E96A591" w14:textId="77777777" w:rsidR="002B106A" w:rsidRPr="00542737" w:rsidRDefault="002B106A" w:rsidP="00592879">
            <w:pPr>
              <w:pStyle w:val="BodyText"/>
              <w:spacing w:after="0"/>
              <w:ind w:left="0"/>
            </w:pPr>
            <w:r w:rsidRPr="00542737">
              <w:t>BS EN ISO 19650-2:2018</w:t>
            </w:r>
          </w:p>
        </w:tc>
        <w:tc>
          <w:tcPr>
            <w:tcW w:w="0" w:type="dxa"/>
            <w:tcBorders>
              <w:left w:val="single" w:sz="8" w:space="0" w:color="FFFFFF" w:themeColor="background1"/>
              <w:right w:val="single" w:sz="8" w:space="0" w:color="FFFFFF" w:themeColor="background1"/>
            </w:tcBorders>
          </w:tcPr>
          <w:p w14:paraId="345A7DE0" w14:textId="77777777" w:rsidR="002B106A" w:rsidRPr="00542737" w:rsidRDefault="002B106A" w:rsidP="00592879">
            <w:pPr>
              <w:pStyle w:val="BodyText"/>
              <w:spacing w:after="0"/>
              <w:ind w:left="0"/>
              <w:jc w:val="center"/>
            </w:pPr>
            <w:r w:rsidRPr="00542737">
              <w:t>M</w:t>
            </w:r>
          </w:p>
        </w:tc>
        <w:tc>
          <w:tcPr>
            <w:tcW w:w="0" w:type="dxa"/>
            <w:tcBorders>
              <w:left w:val="single" w:sz="8" w:space="0" w:color="FFFFFF" w:themeColor="background1"/>
              <w:right w:val="single" w:sz="8" w:space="0" w:color="FFFFFF" w:themeColor="background1"/>
            </w:tcBorders>
          </w:tcPr>
          <w:p w14:paraId="0E9BB7D2" w14:textId="77777777" w:rsidR="002B106A" w:rsidRPr="00542737" w:rsidRDefault="002B106A" w:rsidP="00592879">
            <w:pPr>
              <w:pStyle w:val="BodyText"/>
              <w:spacing w:after="0"/>
              <w:ind w:left="0"/>
              <w:jc w:val="center"/>
            </w:pPr>
            <w:r w:rsidRPr="00542737">
              <w:t>M</w:t>
            </w:r>
          </w:p>
        </w:tc>
        <w:tc>
          <w:tcPr>
            <w:tcW w:w="0" w:type="dxa"/>
            <w:tcBorders>
              <w:left w:val="single" w:sz="8" w:space="0" w:color="FFFFFF" w:themeColor="background1"/>
              <w:right w:val="single" w:sz="8" w:space="0" w:color="FFFFFF" w:themeColor="background1"/>
            </w:tcBorders>
          </w:tcPr>
          <w:p w14:paraId="06E7A4AC" w14:textId="77777777" w:rsidR="002B106A" w:rsidRPr="00542737" w:rsidRDefault="002B106A" w:rsidP="00592879">
            <w:pPr>
              <w:pStyle w:val="BodyText"/>
              <w:spacing w:after="0"/>
              <w:ind w:left="0"/>
              <w:jc w:val="center"/>
            </w:pPr>
            <w:r w:rsidRPr="00542737">
              <w:t>M</w:t>
            </w:r>
          </w:p>
        </w:tc>
        <w:tc>
          <w:tcPr>
            <w:tcW w:w="0" w:type="dxa"/>
            <w:tcBorders>
              <w:left w:val="single" w:sz="8" w:space="0" w:color="FFFFFF" w:themeColor="background1"/>
              <w:right w:val="single" w:sz="8" w:space="0" w:color="FFFFFF" w:themeColor="background1"/>
            </w:tcBorders>
          </w:tcPr>
          <w:p w14:paraId="7FA5027E"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785D9BD3"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3A2FD7D4"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5877A253" w14:textId="77777777" w:rsidR="002B106A" w:rsidRPr="00542737" w:rsidRDefault="002B106A" w:rsidP="00592879">
            <w:pPr>
              <w:pStyle w:val="BodyText"/>
              <w:spacing w:after="0"/>
              <w:ind w:left="0"/>
              <w:jc w:val="center"/>
            </w:pPr>
            <w:r w:rsidRPr="00542737">
              <w:t>M</w:t>
            </w:r>
          </w:p>
        </w:tc>
        <w:tc>
          <w:tcPr>
            <w:tcW w:w="0" w:type="dxa"/>
            <w:tcBorders>
              <w:left w:val="single" w:sz="8" w:space="0" w:color="FFFFFF" w:themeColor="background1"/>
              <w:right w:val="single" w:sz="8" w:space="0" w:color="FFFFFF" w:themeColor="background1"/>
            </w:tcBorders>
          </w:tcPr>
          <w:p w14:paraId="009B40D8" w14:textId="77777777" w:rsidR="002B106A" w:rsidRPr="00542737" w:rsidRDefault="002B106A" w:rsidP="00592879">
            <w:pPr>
              <w:pStyle w:val="BodyText"/>
              <w:spacing w:after="0"/>
              <w:ind w:left="0"/>
              <w:jc w:val="center"/>
            </w:pPr>
            <w:r w:rsidRPr="00542737">
              <w:t>M</w:t>
            </w:r>
          </w:p>
        </w:tc>
        <w:tc>
          <w:tcPr>
            <w:tcW w:w="0" w:type="dxa"/>
            <w:tcBorders>
              <w:left w:val="single" w:sz="8" w:space="0" w:color="FFFFFF" w:themeColor="background1"/>
              <w:right w:val="single" w:sz="8" w:space="0" w:color="FFFFFF" w:themeColor="background1"/>
            </w:tcBorders>
          </w:tcPr>
          <w:p w14:paraId="5F134727"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019D9537" w14:textId="77777777" w:rsidR="002B106A" w:rsidRPr="00542737" w:rsidRDefault="002B106A" w:rsidP="00592879">
            <w:pPr>
              <w:pStyle w:val="BodyText"/>
              <w:spacing w:after="0"/>
              <w:ind w:left="0"/>
              <w:jc w:val="center"/>
            </w:pPr>
            <w:r w:rsidRPr="00542737">
              <w:t>M</w:t>
            </w:r>
          </w:p>
        </w:tc>
        <w:tc>
          <w:tcPr>
            <w:tcW w:w="0" w:type="dxa"/>
            <w:tcBorders>
              <w:left w:val="single" w:sz="8" w:space="0" w:color="FFFFFF" w:themeColor="background1"/>
              <w:right w:val="single" w:sz="8" w:space="0" w:color="FFFFFF" w:themeColor="background1"/>
            </w:tcBorders>
          </w:tcPr>
          <w:p w14:paraId="15720918"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52D39458"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19EEC2E9"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041193A3" w14:textId="77777777" w:rsidR="002B106A" w:rsidRPr="00542737" w:rsidRDefault="002B106A" w:rsidP="00592879">
            <w:pPr>
              <w:pStyle w:val="BodyText"/>
              <w:spacing w:after="0"/>
              <w:ind w:left="0"/>
              <w:jc w:val="center"/>
              <w:rPr>
                <w:ins w:id="413" w:author="Niall Murphy" w:date="2021-04-27T12:10:00Z"/>
              </w:rPr>
            </w:pPr>
          </w:p>
        </w:tc>
        <w:tc>
          <w:tcPr>
            <w:tcW w:w="0" w:type="dxa"/>
            <w:gridSpan w:val="2"/>
            <w:tcBorders>
              <w:left w:val="single" w:sz="8" w:space="0" w:color="FFFFFF" w:themeColor="background1"/>
            </w:tcBorders>
          </w:tcPr>
          <w:p w14:paraId="77B812A6" w14:textId="45DB2B1B" w:rsidR="002B106A" w:rsidRPr="00542737" w:rsidRDefault="002B106A" w:rsidP="00592879">
            <w:pPr>
              <w:pStyle w:val="BodyText"/>
              <w:spacing w:after="0"/>
              <w:ind w:left="0"/>
              <w:jc w:val="center"/>
            </w:pPr>
          </w:p>
        </w:tc>
      </w:tr>
      <w:tr w:rsidR="002B106A" w:rsidRPr="00542737" w14:paraId="6C11A470" w14:textId="77777777" w:rsidTr="002B106A">
        <w:trPr>
          <w:cnfStyle w:val="000000010000" w:firstRow="0" w:lastRow="0" w:firstColumn="0" w:lastColumn="0" w:oddVBand="0" w:evenVBand="0" w:oddHBand="0" w:evenHBand="1" w:firstRowFirstColumn="0" w:firstRowLastColumn="0" w:lastRowFirstColumn="0" w:lastRowLastColumn="0"/>
        </w:trPr>
        <w:tc>
          <w:tcPr>
            <w:tcW w:w="481" w:type="dxa"/>
            <w:vMerge/>
            <w:shd w:val="clear" w:color="auto" w:fill="689319"/>
          </w:tcPr>
          <w:p w14:paraId="673B2E45" w14:textId="77777777" w:rsidR="002B106A" w:rsidRPr="00542737" w:rsidRDefault="002B106A" w:rsidP="00592879">
            <w:pPr>
              <w:pStyle w:val="BodyText"/>
              <w:spacing w:after="0"/>
              <w:ind w:left="67"/>
              <w:jc w:val="center"/>
              <w:rPr>
                <w:b/>
                <w:bCs/>
                <w:color w:val="FFFFFF" w:themeColor="background1"/>
              </w:rPr>
            </w:pPr>
          </w:p>
        </w:tc>
        <w:tc>
          <w:tcPr>
            <w:tcW w:w="2790" w:type="dxa"/>
            <w:tcBorders>
              <w:right w:val="single" w:sz="8" w:space="0" w:color="EBEDEE" w:themeColor="accent4" w:themeTint="33"/>
            </w:tcBorders>
            <w:vAlign w:val="center"/>
          </w:tcPr>
          <w:p w14:paraId="646AED59" w14:textId="77777777" w:rsidR="002B106A" w:rsidRPr="00542737" w:rsidRDefault="002B106A" w:rsidP="00592879">
            <w:pPr>
              <w:pStyle w:val="BodyText"/>
              <w:spacing w:after="0"/>
              <w:ind w:left="0"/>
            </w:pPr>
            <w:r w:rsidRPr="00542737">
              <w:t>BS EN ISO 19650-3:2020</w:t>
            </w:r>
          </w:p>
        </w:tc>
        <w:tc>
          <w:tcPr>
            <w:tcW w:w="703" w:type="dxa"/>
            <w:tcBorders>
              <w:left w:val="single" w:sz="8" w:space="0" w:color="EBEDEE" w:themeColor="accent4" w:themeTint="33"/>
              <w:right w:val="single" w:sz="8" w:space="0" w:color="EBEDEE" w:themeColor="accent4" w:themeTint="33"/>
            </w:tcBorders>
          </w:tcPr>
          <w:p w14:paraId="752058D4"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74FCB3A0"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1D83EFA6"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698D63C8"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7039DD80" w14:textId="77777777" w:rsidR="002B106A" w:rsidRPr="00542737" w:rsidRDefault="002B106A" w:rsidP="00592879">
            <w:pPr>
              <w:pStyle w:val="BodyText"/>
              <w:spacing w:after="0"/>
              <w:ind w:left="0"/>
              <w:jc w:val="center"/>
            </w:pPr>
          </w:p>
        </w:tc>
        <w:tc>
          <w:tcPr>
            <w:tcW w:w="703" w:type="dxa"/>
            <w:tcBorders>
              <w:left w:val="single" w:sz="8" w:space="0" w:color="EBEDEE" w:themeColor="accent4" w:themeTint="33"/>
              <w:right w:val="single" w:sz="8" w:space="0" w:color="EBEDEE" w:themeColor="accent4" w:themeTint="33"/>
            </w:tcBorders>
          </w:tcPr>
          <w:p w14:paraId="76F35C47"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7127F578"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right w:val="single" w:sz="8" w:space="0" w:color="EBEDEE" w:themeColor="accent4" w:themeTint="33"/>
            </w:tcBorders>
          </w:tcPr>
          <w:p w14:paraId="2500E92B"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right w:val="single" w:sz="8" w:space="0" w:color="EBEDEE" w:themeColor="accent4" w:themeTint="33"/>
            </w:tcBorders>
          </w:tcPr>
          <w:p w14:paraId="2EFDD1BE"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right w:val="single" w:sz="8" w:space="0" w:color="EBEDEE" w:themeColor="accent4" w:themeTint="33"/>
            </w:tcBorders>
          </w:tcPr>
          <w:p w14:paraId="5A642590" w14:textId="77777777" w:rsidR="002B106A" w:rsidRPr="00542737" w:rsidRDefault="002B106A" w:rsidP="00592879">
            <w:pPr>
              <w:pStyle w:val="BodyText"/>
              <w:spacing w:after="0"/>
              <w:ind w:left="0"/>
              <w:jc w:val="center"/>
            </w:pPr>
            <w:r w:rsidRPr="00542737">
              <w:t>M</w:t>
            </w:r>
          </w:p>
        </w:tc>
        <w:tc>
          <w:tcPr>
            <w:tcW w:w="703" w:type="dxa"/>
            <w:tcBorders>
              <w:left w:val="single" w:sz="8" w:space="0" w:color="EBEDEE" w:themeColor="accent4" w:themeTint="33"/>
              <w:right w:val="single" w:sz="8" w:space="0" w:color="EBEDEE" w:themeColor="accent4" w:themeTint="33"/>
            </w:tcBorders>
          </w:tcPr>
          <w:p w14:paraId="4F01E05A"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right w:val="single" w:sz="8" w:space="0" w:color="EBEDEE" w:themeColor="accent4" w:themeTint="33"/>
            </w:tcBorders>
          </w:tcPr>
          <w:p w14:paraId="1608AAC6"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658C2BBE"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2468A606" w14:textId="77777777" w:rsidR="002B106A" w:rsidRPr="00542737" w:rsidRDefault="002B106A" w:rsidP="00592879">
            <w:pPr>
              <w:pStyle w:val="BodyText"/>
              <w:spacing w:after="0"/>
              <w:ind w:left="0"/>
              <w:jc w:val="center"/>
              <w:rPr>
                <w:ins w:id="414" w:author="Niall Murphy" w:date="2021-04-27T12:10:00Z"/>
              </w:rPr>
            </w:pPr>
          </w:p>
        </w:tc>
        <w:tc>
          <w:tcPr>
            <w:tcW w:w="704" w:type="dxa"/>
            <w:gridSpan w:val="2"/>
            <w:tcBorders>
              <w:left w:val="single" w:sz="8" w:space="0" w:color="EBEDEE" w:themeColor="accent4" w:themeTint="33"/>
            </w:tcBorders>
          </w:tcPr>
          <w:p w14:paraId="4D77129B" w14:textId="4A972B65" w:rsidR="002B106A" w:rsidRPr="00542737" w:rsidRDefault="002B106A" w:rsidP="00592879">
            <w:pPr>
              <w:pStyle w:val="BodyText"/>
              <w:spacing w:after="0"/>
              <w:ind w:left="0"/>
              <w:jc w:val="center"/>
            </w:pPr>
          </w:p>
        </w:tc>
      </w:tr>
      <w:tr w:rsidR="00B845F1" w:rsidRPr="00542737" w14:paraId="4A6B95F4" w14:textId="77777777" w:rsidTr="002B106A">
        <w:trPr>
          <w:cnfStyle w:val="000000100000" w:firstRow="0" w:lastRow="0" w:firstColumn="0" w:lastColumn="0" w:oddVBand="0" w:evenVBand="0" w:oddHBand="1" w:evenHBand="0" w:firstRowFirstColumn="0" w:firstRowLastColumn="0" w:lastRowFirstColumn="0" w:lastRowLastColumn="0"/>
        </w:trPr>
        <w:tc>
          <w:tcPr>
            <w:tcW w:w="0" w:type="dxa"/>
            <w:vMerge/>
            <w:shd w:val="clear" w:color="auto" w:fill="689319"/>
          </w:tcPr>
          <w:p w14:paraId="7BDE5E9C" w14:textId="77777777" w:rsidR="002B106A" w:rsidRPr="00542737" w:rsidRDefault="002B106A" w:rsidP="00592879">
            <w:pPr>
              <w:pStyle w:val="BodyText"/>
              <w:spacing w:after="0"/>
              <w:ind w:left="67"/>
              <w:jc w:val="center"/>
              <w:rPr>
                <w:b/>
                <w:bCs/>
                <w:color w:val="FFFFFF" w:themeColor="background1"/>
              </w:rPr>
            </w:pPr>
          </w:p>
        </w:tc>
        <w:tc>
          <w:tcPr>
            <w:tcW w:w="0" w:type="dxa"/>
            <w:tcBorders>
              <w:right w:val="single" w:sz="8" w:space="0" w:color="FFFFFF" w:themeColor="background1"/>
            </w:tcBorders>
            <w:vAlign w:val="center"/>
          </w:tcPr>
          <w:p w14:paraId="1CE085AE" w14:textId="77777777" w:rsidR="002B106A" w:rsidRPr="00542737" w:rsidRDefault="002B106A" w:rsidP="00592879">
            <w:pPr>
              <w:pStyle w:val="BodyText"/>
              <w:spacing w:after="0"/>
              <w:ind w:left="0"/>
            </w:pPr>
            <w:r w:rsidRPr="00542737">
              <w:t>BS 1192-4:2014</w:t>
            </w:r>
          </w:p>
        </w:tc>
        <w:tc>
          <w:tcPr>
            <w:tcW w:w="0" w:type="dxa"/>
            <w:tcBorders>
              <w:left w:val="single" w:sz="8" w:space="0" w:color="FFFFFF" w:themeColor="background1"/>
              <w:right w:val="single" w:sz="8" w:space="0" w:color="FFFFFF" w:themeColor="background1"/>
            </w:tcBorders>
          </w:tcPr>
          <w:p w14:paraId="6C751330" w14:textId="77777777" w:rsidR="002B106A" w:rsidRPr="00542737" w:rsidRDefault="002B106A" w:rsidP="00592879">
            <w:pPr>
              <w:pStyle w:val="BodyText"/>
              <w:spacing w:after="0"/>
              <w:ind w:left="0"/>
              <w:jc w:val="center"/>
            </w:pPr>
            <w:r w:rsidRPr="00542737">
              <w:t>M</w:t>
            </w:r>
          </w:p>
        </w:tc>
        <w:tc>
          <w:tcPr>
            <w:tcW w:w="0" w:type="dxa"/>
            <w:tcBorders>
              <w:left w:val="single" w:sz="8" w:space="0" w:color="FFFFFF" w:themeColor="background1"/>
              <w:right w:val="single" w:sz="8" w:space="0" w:color="FFFFFF" w:themeColor="background1"/>
            </w:tcBorders>
          </w:tcPr>
          <w:p w14:paraId="626E145E"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341044C6"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6F2B259C"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654ECF06"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1B69150A" w14:textId="77777777" w:rsidR="002B106A" w:rsidRPr="00542737" w:rsidRDefault="002B106A" w:rsidP="00592879">
            <w:pPr>
              <w:pStyle w:val="BodyText"/>
              <w:spacing w:after="0"/>
              <w:ind w:left="0"/>
              <w:jc w:val="center"/>
            </w:pPr>
            <w:r w:rsidRPr="00542737">
              <w:t>M</w:t>
            </w:r>
          </w:p>
        </w:tc>
        <w:tc>
          <w:tcPr>
            <w:tcW w:w="0" w:type="dxa"/>
            <w:tcBorders>
              <w:left w:val="single" w:sz="8" w:space="0" w:color="FFFFFF" w:themeColor="background1"/>
              <w:right w:val="single" w:sz="8" w:space="0" w:color="FFFFFF" w:themeColor="background1"/>
            </w:tcBorders>
          </w:tcPr>
          <w:p w14:paraId="2958DDC7" w14:textId="77777777" w:rsidR="002B106A" w:rsidRPr="00542737" w:rsidRDefault="002B106A" w:rsidP="00592879">
            <w:pPr>
              <w:pStyle w:val="BodyText"/>
              <w:spacing w:after="0"/>
              <w:ind w:left="0"/>
              <w:jc w:val="center"/>
            </w:pPr>
            <w:r w:rsidRPr="00542737">
              <w:t>M</w:t>
            </w:r>
          </w:p>
        </w:tc>
        <w:tc>
          <w:tcPr>
            <w:tcW w:w="0" w:type="dxa"/>
            <w:tcBorders>
              <w:left w:val="single" w:sz="8" w:space="0" w:color="FFFFFF" w:themeColor="background1"/>
              <w:right w:val="single" w:sz="8" w:space="0" w:color="FFFFFF" w:themeColor="background1"/>
            </w:tcBorders>
          </w:tcPr>
          <w:p w14:paraId="5140D729"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3F8B1EC1" w14:textId="77777777" w:rsidR="002B106A" w:rsidRPr="00542737" w:rsidRDefault="002B106A" w:rsidP="00592879">
            <w:pPr>
              <w:pStyle w:val="BodyText"/>
              <w:spacing w:after="0"/>
              <w:ind w:left="0"/>
              <w:jc w:val="center"/>
            </w:pPr>
            <w:r w:rsidRPr="00542737">
              <w:t>M</w:t>
            </w:r>
          </w:p>
        </w:tc>
        <w:tc>
          <w:tcPr>
            <w:tcW w:w="0" w:type="dxa"/>
            <w:tcBorders>
              <w:left w:val="single" w:sz="8" w:space="0" w:color="FFFFFF" w:themeColor="background1"/>
              <w:right w:val="single" w:sz="8" w:space="0" w:color="FFFFFF" w:themeColor="background1"/>
            </w:tcBorders>
          </w:tcPr>
          <w:p w14:paraId="5727AA4E"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27BD4429" w14:textId="77777777" w:rsidR="002B106A" w:rsidRPr="00542737" w:rsidRDefault="002B106A" w:rsidP="00592879">
            <w:pPr>
              <w:pStyle w:val="BodyText"/>
              <w:spacing w:after="0"/>
              <w:ind w:left="0"/>
              <w:jc w:val="center"/>
            </w:pPr>
            <w:r w:rsidRPr="00542737">
              <w:t>M</w:t>
            </w:r>
          </w:p>
        </w:tc>
        <w:tc>
          <w:tcPr>
            <w:tcW w:w="0" w:type="dxa"/>
            <w:tcBorders>
              <w:left w:val="single" w:sz="8" w:space="0" w:color="FFFFFF" w:themeColor="background1"/>
              <w:right w:val="single" w:sz="8" w:space="0" w:color="FFFFFF" w:themeColor="background1"/>
            </w:tcBorders>
          </w:tcPr>
          <w:p w14:paraId="22EC99DC"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69D752E7"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0544C864" w14:textId="77777777" w:rsidR="002B106A" w:rsidRPr="00542737" w:rsidRDefault="002B106A" w:rsidP="00592879">
            <w:pPr>
              <w:pStyle w:val="BodyText"/>
              <w:spacing w:after="0"/>
              <w:ind w:left="0"/>
              <w:jc w:val="center"/>
              <w:rPr>
                <w:ins w:id="415" w:author="Niall Murphy" w:date="2021-04-27T12:10:00Z"/>
              </w:rPr>
            </w:pPr>
          </w:p>
        </w:tc>
        <w:tc>
          <w:tcPr>
            <w:tcW w:w="0" w:type="dxa"/>
            <w:gridSpan w:val="2"/>
            <w:tcBorders>
              <w:left w:val="single" w:sz="8" w:space="0" w:color="FFFFFF" w:themeColor="background1"/>
            </w:tcBorders>
          </w:tcPr>
          <w:p w14:paraId="04945AC9" w14:textId="248E61A5" w:rsidR="002B106A" w:rsidRPr="00542737" w:rsidRDefault="002B106A" w:rsidP="00592879">
            <w:pPr>
              <w:pStyle w:val="BodyText"/>
              <w:spacing w:after="0"/>
              <w:ind w:left="0"/>
              <w:jc w:val="center"/>
            </w:pPr>
          </w:p>
        </w:tc>
      </w:tr>
      <w:tr w:rsidR="002B106A" w:rsidRPr="00542737" w14:paraId="4BA0DB52" w14:textId="77777777" w:rsidTr="002B106A">
        <w:trPr>
          <w:cnfStyle w:val="000000010000" w:firstRow="0" w:lastRow="0" w:firstColumn="0" w:lastColumn="0" w:oddVBand="0" w:evenVBand="0" w:oddHBand="0" w:evenHBand="1" w:firstRowFirstColumn="0" w:firstRowLastColumn="0" w:lastRowFirstColumn="0" w:lastRowLastColumn="0"/>
        </w:trPr>
        <w:tc>
          <w:tcPr>
            <w:tcW w:w="481" w:type="dxa"/>
            <w:vMerge/>
            <w:shd w:val="clear" w:color="auto" w:fill="689319"/>
          </w:tcPr>
          <w:p w14:paraId="1C648FAE" w14:textId="77777777" w:rsidR="002B106A" w:rsidRPr="00542737" w:rsidRDefault="002B106A" w:rsidP="00592879">
            <w:pPr>
              <w:pStyle w:val="BodyText"/>
              <w:spacing w:after="0"/>
              <w:ind w:left="67"/>
              <w:jc w:val="center"/>
              <w:rPr>
                <w:b/>
                <w:bCs/>
                <w:color w:val="FFFFFF" w:themeColor="background1"/>
              </w:rPr>
            </w:pPr>
          </w:p>
        </w:tc>
        <w:tc>
          <w:tcPr>
            <w:tcW w:w="2790" w:type="dxa"/>
            <w:tcBorders>
              <w:right w:val="single" w:sz="8" w:space="0" w:color="EBEDEE" w:themeColor="accent4" w:themeTint="33"/>
            </w:tcBorders>
            <w:vAlign w:val="center"/>
          </w:tcPr>
          <w:p w14:paraId="58E8B81D" w14:textId="77777777" w:rsidR="002B106A" w:rsidRPr="00542737" w:rsidRDefault="002B106A" w:rsidP="00592879">
            <w:pPr>
              <w:pStyle w:val="BodyText"/>
              <w:spacing w:after="0"/>
              <w:ind w:left="0"/>
            </w:pPr>
            <w:r w:rsidRPr="00542737">
              <w:t>BS EN ISO 19650-5:2020</w:t>
            </w:r>
          </w:p>
        </w:tc>
        <w:tc>
          <w:tcPr>
            <w:tcW w:w="703" w:type="dxa"/>
            <w:tcBorders>
              <w:left w:val="single" w:sz="8" w:space="0" w:color="EBEDEE" w:themeColor="accent4" w:themeTint="33"/>
              <w:right w:val="single" w:sz="8" w:space="0" w:color="EBEDEE" w:themeColor="accent4" w:themeTint="33"/>
            </w:tcBorders>
          </w:tcPr>
          <w:p w14:paraId="72EC0953"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right w:val="single" w:sz="8" w:space="0" w:color="EBEDEE" w:themeColor="accent4" w:themeTint="33"/>
            </w:tcBorders>
          </w:tcPr>
          <w:p w14:paraId="642E985B"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right w:val="single" w:sz="8" w:space="0" w:color="EBEDEE" w:themeColor="accent4" w:themeTint="33"/>
            </w:tcBorders>
          </w:tcPr>
          <w:p w14:paraId="6A97C7C7"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right w:val="single" w:sz="8" w:space="0" w:color="EBEDEE" w:themeColor="accent4" w:themeTint="33"/>
            </w:tcBorders>
          </w:tcPr>
          <w:p w14:paraId="5BD80CA3"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right w:val="single" w:sz="8" w:space="0" w:color="EBEDEE" w:themeColor="accent4" w:themeTint="33"/>
            </w:tcBorders>
          </w:tcPr>
          <w:p w14:paraId="0A699FE9" w14:textId="77777777" w:rsidR="002B106A" w:rsidRPr="00542737" w:rsidRDefault="002B106A" w:rsidP="00592879">
            <w:pPr>
              <w:pStyle w:val="BodyText"/>
              <w:spacing w:after="0"/>
              <w:ind w:left="0"/>
              <w:jc w:val="center"/>
            </w:pPr>
            <w:r w:rsidRPr="00542737">
              <w:t>M</w:t>
            </w:r>
          </w:p>
        </w:tc>
        <w:tc>
          <w:tcPr>
            <w:tcW w:w="703" w:type="dxa"/>
            <w:tcBorders>
              <w:left w:val="single" w:sz="8" w:space="0" w:color="EBEDEE" w:themeColor="accent4" w:themeTint="33"/>
              <w:right w:val="single" w:sz="8" w:space="0" w:color="EBEDEE" w:themeColor="accent4" w:themeTint="33"/>
            </w:tcBorders>
          </w:tcPr>
          <w:p w14:paraId="11286731"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right w:val="single" w:sz="8" w:space="0" w:color="EBEDEE" w:themeColor="accent4" w:themeTint="33"/>
            </w:tcBorders>
          </w:tcPr>
          <w:p w14:paraId="560B8975"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right w:val="single" w:sz="8" w:space="0" w:color="EBEDEE" w:themeColor="accent4" w:themeTint="33"/>
            </w:tcBorders>
          </w:tcPr>
          <w:p w14:paraId="13A5325C"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right w:val="single" w:sz="8" w:space="0" w:color="EBEDEE" w:themeColor="accent4" w:themeTint="33"/>
            </w:tcBorders>
          </w:tcPr>
          <w:p w14:paraId="4389B9A1"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right w:val="single" w:sz="8" w:space="0" w:color="EBEDEE" w:themeColor="accent4" w:themeTint="33"/>
            </w:tcBorders>
          </w:tcPr>
          <w:p w14:paraId="15A336E6" w14:textId="77777777" w:rsidR="002B106A" w:rsidRPr="00542737" w:rsidRDefault="002B106A" w:rsidP="00592879">
            <w:pPr>
              <w:pStyle w:val="BodyText"/>
              <w:spacing w:after="0"/>
              <w:ind w:left="0"/>
              <w:jc w:val="center"/>
            </w:pPr>
            <w:r w:rsidRPr="00542737">
              <w:t>M</w:t>
            </w:r>
          </w:p>
        </w:tc>
        <w:tc>
          <w:tcPr>
            <w:tcW w:w="703" w:type="dxa"/>
            <w:tcBorders>
              <w:left w:val="single" w:sz="8" w:space="0" w:color="EBEDEE" w:themeColor="accent4" w:themeTint="33"/>
              <w:right w:val="single" w:sz="8" w:space="0" w:color="EBEDEE" w:themeColor="accent4" w:themeTint="33"/>
            </w:tcBorders>
          </w:tcPr>
          <w:p w14:paraId="317DCE20"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right w:val="single" w:sz="8" w:space="0" w:color="EBEDEE" w:themeColor="accent4" w:themeTint="33"/>
            </w:tcBorders>
          </w:tcPr>
          <w:p w14:paraId="425980C9"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right w:val="single" w:sz="8" w:space="0" w:color="EBEDEE" w:themeColor="accent4" w:themeTint="33"/>
            </w:tcBorders>
          </w:tcPr>
          <w:p w14:paraId="7EAE6CB7"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right w:val="single" w:sz="8" w:space="0" w:color="EBEDEE" w:themeColor="accent4" w:themeTint="33"/>
            </w:tcBorders>
          </w:tcPr>
          <w:p w14:paraId="742500A6" w14:textId="1CC2FCEB" w:rsidR="002B106A" w:rsidRPr="00542737" w:rsidRDefault="002B106A" w:rsidP="00592879">
            <w:pPr>
              <w:pStyle w:val="BodyText"/>
              <w:spacing w:after="0"/>
              <w:ind w:left="0"/>
              <w:jc w:val="center"/>
              <w:rPr>
                <w:ins w:id="416" w:author="Niall Murphy" w:date="2021-04-27T12:10:00Z"/>
              </w:rPr>
            </w:pPr>
            <w:ins w:id="417" w:author="Niall Murphy" w:date="2021-04-27T12:10:00Z">
              <w:r w:rsidRPr="00542737">
                <w:t>M</w:t>
              </w:r>
            </w:ins>
          </w:p>
        </w:tc>
        <w:tc>
          <w:tcPr>
            <w:tcW w:w="704" w:type="dxa"/>
            <w:gridSpan w:val="2"/>
            <w:tcBorders>
              <w:left w:val="single" w:sz="8" w:space="0" w:color="EBEDEE" w:themeColor="accent4" w:themeTint="33"/>
            </w:tcBorders>
          </w:tcPr>
          <w:p w14:paraId="048DB68C" w14:textId="371678CC" w:rsidR="002B106A" w:rsidRPr="00542737" w:rsidRDefault="002B106A" w:rsidP="00592879">
            <w:pPr>
              <w:pStyle w:val="BodyText"/>
              <w:spacing w:after="0"/>
              <w:ind w:left="0"/>
              <w:jc w:val="center"/>
            </w:pPr>
            <w:r w:rsidRPr="00542737">
              <w:t>M</w:t>
            </w:r>
          </w:p>
        </w:tc>
      </w:tr>
      <w:tr w:rsidR="00422AB8" w:rsidRPr="00542737" w14:paraId="5F881B10" w14:textId="77777777" w:rsidTr="002B106A">
        <w:trPr>
          <w:cnfStyle w:val="000000100000" w:firstRow="0" w:lastRow="0" w:firstColumn="0" w:lastColumn="0" w:oddVBand="0" w:evenVBand="0" w:oddHBand="1" w:evenHBand="0" w:firstRowFirstColumn="0" w:firstRowLastColumn="0" w:lastRowFirstColumn="0" w:lastRowLastColumn="0"/>
        </w:trPr>
        <w:tc>
          <w:tcPr>
            <w:tcW w:w="0" w:type="dxa"/>
            <w:vMerge/>
            <w:shd w:val="clear" w:color="auto" w:fill="689319"/>
          </w:tcPr>
          <w:p w14:paraId="750AB70C" w14:textId="77777777" w:rsidR="002B106A" w:rsidRPr="00542737" w:rsidRDefault="002B106A" w:rsidP="00592879">
            <w:pPr>
              <w:pStyle w:val="BodyText"/>
              <w:spacing w:after="0"/>
              <w:ind w:left="67"/>
              <w:jc w:val="center"/>
              <w:rPr>
                <w:b/>
                <w:bCs/>
                <w:color w:val="FFFFFF" w:themeColor="background1"/>
              </w:rPr>
            </w:pPr>
          </w:p>
        </w:tc>
        <w:tc>
          <w:tcPr>
            <w:tcW w:w="0" w:type="dxa"/>
            <w:tcBorders>
              <w:bottom w:val="single" w:sz="18" w:space="0" w:color="689319"/>
              <w:right w:val="single" w:sz="8" w:space="0" w:color="FFFFFF" w:themeColor="background1"/>
            </w:tcBorders>
            <w:vAlign w:val="center"/>
          </w:tcPr>
          <w:p w14:paraId="371D3488" w14:textId="77777777" w:rsidR="002B106A" w:rsidRPr="00542737" w:rsidRDefault="002B106A" w:rsidP="00592879">
            <w:pPr>
              <w:pStyle w:val="BodyText"/>
              <w:spacing w:after="0"/>
              <w:ind w:left="0"/>
            </w:pPr>
            <w:r w:rsidRPr="00542737">
              <w:t>PAS 1192-6:2015</w:t>
            </w:r>
          </w:p>
        </w:tc>
        <w:tc>
          <w:tcPr>
            <w:tcW w:w="0" w:type="dxa"/>
            <w:tcBorders>
              <w:left w:val="single" w:sz="8" w:space="0" w:color="FFFFFF" w:themeColor="background1"/>
              <w:bottom w:val="single" w:sz="18" w:space="0" w:color="689319"/>
              <w:right w:val="single" w:sz="8" w:space="0" w:color="FFFFFF" w:themeColor="background1"/>
            </w:tcBorders>
          </w:tcPr>
          <w:p w14:paraId="767511E8" w14:textId="77777777" w:rsidR="002B106A" w:rsidRPr="00542737" w:rsidRDefault="002B106A" w:rsidP="00592879">
            <w:pPr>
              <w:pStyle w:val="BodyText"/>
              <w:spacing w:after="0"/>
              <w:ind w:left="0"/>
              <w:jc w:val="center"/>
            </w:pPr>
          </w:p>
        </w:tc>
        <w:tc>
          <w:tcPr>
            <w:tcW w:w="0" w:type="dxa"/>
            <w:tcBorders>
              <w:left w:val="single" w:sz="8" w:space="0" w:color="FFFFFF" w:themeColor="background1"/>
              <w:bottom w:val="single" w:sz="18" w:space="0" w:color="689319"/>
              <w:right w:val="single" w:sz="8" w:space="0" w:color="FFFFFF" w:themeColor="background1"/>
            </w:tcBorders>
          </w:tcPr>
          <w:p w14:paraId="043CDC95" w14:textId="77777777" w:rsidR="002B106A" w:rsidRPr="00542737" w:rsidRDefault="002B106A" w:rsidP="00592879">
            <w:pPr>
              <w:pStyle w:val="BodyText"/>
              <w:spacing w:after="0"/>
              <w:ind w:left="0"/>
              <w:jc w:val="center"/>
            </w:pPr>
          </w:p>
        </w:tc>
        <w:tc>
          <w:tcPr>
            <w:tcW w:w="0" w:type="dxa"/>
            <w:tcBorders>
              <w:left w:val="single" w:sz="8" w:space="0" w:color="FFFFFF" w:themeColor="background1"/>
              <w:bottom w:val="single" w:sz="18" w:space="0" w:color="689319"/>
              <w:right w:val="single" w:sz="8" w:space="0" w:color="FFFFFF" w:themeColor="background1"/>
            </w:tcBorders>
          </w:tcPr>
          <w:p w14:paraId="2DE6F7CD" w14:textId="77777777" w:rsidR="002B106A" w:rsidRPr="00542737" w:rsidRDefault="002B106A" w:rsidP="00592879">
            <w:pPr>
              <w:pStyle w:val="BodyText"/>
              <w:spacing w:after="0"/>
              <w:ind w:left="0"/>
              <w:jc w:val="center"/>
            </w:pPr>
          </w:p>
        </w:tc>
        <w:tc>
          <w:tcPr>
            <w:tcW w:w="0" w:type="dxa"/>
            <w:tcBorders>
              <w:left w:val="single" w:sz="8" w:space="0" w:color="FFFFFF" w:themeColor="background1"/>
              <w:bottom w:val="single" w:sz="18" w:space="0" w:color="689319"/>
              <w:right w:val="single" w:sz="8" w:space="0" w:color="FFFFFF" w:themeColor="background1"/>
            </w:tcBorders>
          </w:tcPr>
          <w:p w14:paraId="10BD4BBE" w14:textId="77777777" w:rsidR="002B106A" w:rsidRPr="00542737" w:rsidRDefault="002B106A" w:rsidP="00592879">
            <w:pPr>
              <w:pStyle w:val="BodyText"/>
              <w:spacing w:after="0"/>
              <w:ind w:left="0"/>
              <w:jc w:val="center"/>
            </w:pPr>
          </w:p>
        </w:tc>
        <w:tc>
          <w:tcPr>
            <w:tcW w:w="0" w:type="dxa"/>
            <w:tcBorders>
              <w:left w:val="single" w:sz="8" w:space="0" w:color="FFFFFF" w:themeColor="background1"/>
              <w:bottom w:val="single" w:sz="18" w:space="0" w:color="689319"/>
              <w:right w:val="single" w:sz="8" w:space="0" w:color="FFFFFF" w:themeColor="background1"/>
            </w:tcBorders>
          </w:tcPr>
          <w:p w14:paraId="490F6A73" w14:textId="77777777" w:rsidR="002B106A" w:rsidRPr="00542737" w:rsidRDefault="002B106A" w:rsidP="00592879">
            <w:pPr>
              <w:pStyle w:val="BodyText"/>
              <w:spacing w:after="0"/>
              <w:ind w:left="0"/>
              <w:jc w:val="center"/>
            </w:pPr>
          </w:p>
        </w:tc>
        <w:tc>
          <w:tcPr>
            <w:tcW w:w="0" w:type="dxa"/>
            <w:tcBorders>
              <w:left w:val="single" w:sz="8" w:space="0" w:color="FFFFFF" w:themeColor="background1"/>
              <w:bottom w:val="single" w:sz="18" w:space="0" w:color="689319"/>
              <w:right w:val="single" w:sz="8" w:space="0" w:color="FFFFFF" w:themeColor="background1"/>
            </w:tcBorders>
          </w:tcPr>
          <w:p w14:paraId="6F73A0FB" w14:textId="77777777" w:rsidR="002B106A" w:rsidRPr="00542737" w:rsidRDefault="002B106A" w:rsidP="00592879">
            <w:pPr>
              <w:pStyle w:val="BodyText"/>
              <w:spacing w:after="0"/>
              <w:ind w:left="0"/>
              <w:jc w:val="center"/>
            </w:pPr>
          </w:p>
        </w:tc>
        <w:tc>
          <w:tcPr>
            <w:tcW w:w="0" w:type="dxa"/>
            <w:tcBorders>
              <w:left w:val="single" w:sz="8" w:space="0" w:color="FFFFFF" w:themeColor="background1"/>
              <w:bottom w:val="single" w:sz="18" w:space="0" w:color="689319"/>
              <w:right w:val="single" w:sz="8" w:space="0" w:color="FFFFFF" w:themeColor="background1"/>
            </w:tcBorders>
          </w:tcPr>
          <w:p w14:paraId="41F3A9E8" w14:textId="77777777" w:rsidR="002B106A" w:rsidRPr="00542737" w:rsidRDefault="002B106A" w:rsidP="00592879">
            <w:pPr>
              <w:pStyle w:val="BodyText"/>
              <w:spacing w:after="0"/>
              <w:ind w:left="0"/>
              <w:jc w:val="center"/>
            </w:pPr>
          </w:p>
        </w:tc>
        <w:tc>
          <w:tcPr>
            <w:tcW w:w="0" w:type="dxa"/>
            <w:tcBorders>
              <w:left w:val="single" w:sz="8" w:space="0" w:color="FFFFFF" w:themeColor="background1"/>
              <w:bottom w:val="single" w:sz="18" w:space="0" w:color="689319"/>
              <w:right w:val="single" w:sz="8" w:space="0" w:color="FFFFFF" w:themeColor="background1"/>
            </w:tcBorders>
          </w:tcPr>
          <w:p w14:paraId="3BC9F256" w14:textId="77777777" w:rsidR="002B106A" w:rsidRPr="00542737" w:rsidRDefault="002B106A" w:rsidP="00592879">
            <w:pPr>
              <w:pStyle w:val="BodyText"/>
              <w:spacing w:after="0"/>
              <w:ind w:left="0"/>
              <w:jc w:val="center"/>
            </w:pPr>
          </w:p>
        </w:tc>
        <w:tc>
          <w:tcPr>
            <w:tcW w:w="0" w:type="dxa"/>
            <w:tcBorders>
              <w:left w:val="single" w:sz="8" w:space="0" w:color="FFFFFF" w:themeColor="background1"/>
              <w:bottom w:val="single" w:sz="18" w:space="0" w:color="689319"/>
              <w:right w:val="single" w:sz="8" w:space="0" w:color="FFFFFF" w:themeColor="background1"/>
            </w:tcBorders>
          </w:tcPr>
          <w:p w14:paraId="4D62AAE7" w14:textId="77777777" w:rsidR="002B106A" w:rsidRPr="00542737" w:rsidRDefault="002B106A" w:rsidP="00592879">
            <w:pPr>
              <w:pStyle w:val="BodyText"/>
              <w:spacing w:after="0"/>
              <w:ind w:left="0"/>
              <w:jc w:val="center"/>
            </w:pPr>
            <w:r w:rsidRPr="00542737">
              <w:t>M</w:t>
            </w:r>
          </w:p>
        </w:tc>
        <w:tc>
          <w:tcPr>
            <w:tcW w:w="0" w:type="dxa"/>
            <w:tcBorders>
              <w:left w:val="single" w:sz="8" w:space="0" w:color="FFFFFF" w:themeColor="background1"/>
              <w:bottom w:val="single" w:sz="18" w:space="0" w:color="689319"/>
              <w:right w:val="single" w:sz="8" w:space="0" w:color="FFFFFF" w:themeColor="background1"/>
            </w:tcBorders>
          </w:tcPr>
          <w:p w14:paraId="5D433BB4" w14:textId="77777777" w:rsidR="002B106A" w:rsidRPr="00542737" w:rsidRDefault="002B106A" w:rsidP="00592879">
            <w:pPr>
              <w:pStyle w:val="BodyText"/>
              <w:spacing w:after="0"/>
              <w:ind w:left="0"/>
              <w:jc w:val="center"/>
            </w:pPr>
          </w:p>
        </w:tc>
        <w:tc>
          <w:tcPr>
            <w:tcW w:w="0" w:type="dxa"/>
            <w:tcBorders>
              <w:left w:val="single" w:sz="8" w:space="0" w:color="FFFFFF" w:themeColor="background1"/>
              <w:bottom w:val="single" w:sz="18" w:space="0" w:color="689319"/>
              <w:right w:val="single" w:sz="8" w:space="0" w:color="FFFFFF" w:themeColor="background1"/>
            </w:tcBorders>
          </w:tcPr>
          <w:p w14:paraId="775655C8" w14:textId="77777777" w:rsidR="002B106A" w:rsidRPr="00542737" w:rsidRDefault="002B106A" w:rsidP="00592879">
            <w:pPr>
              <w:pStyle w:val="BodyText"/>
              <w:spacing w:after="0"/>
              <w:ind w:left="0"/>
              <w:jc w:val="center"/>
            </w:pPr>
            <w:r w:rsidRPr="00542737">
              <w:t>M</w:t>
            </w:r>
          </w:p>
        </w:tc>
        <w:tc>
          <w:tcPr>
            <w:tcW w:w="0" w:type="dxa"/>
            <w:tcBorders>
              <w:left w:val="single" w:sz="8" w:space="0" w:color="FFFFFF" w:themeColor="background1"/>
              <w:bottom w:val="single" w:sz="18" w:space="0" w:color="689319"/>
              <w:right w:val="single" w:sz="8" w:space="0" w:color="FFFFFF" w:themeColor="background1"/>
            </w:tcBorders>
          </w:tcPr>
          <w:p w14:paraId="4625E15A" w14:textId="77777777" w:rsidR="002B106A" w:rsidRPr="00542737" w:rsidRDefault="002B106A" w:rsidP="00592879">
            <w:pPr>
              <w:pStyle w:val="BodyText"/>
              <w:spacing w:after="0"/>
              <w:ind w:left="0"/>
              <w:jc w:val="center"/>
            </w:pPr>
            <w:r w:rsidRPr="00542737">
              <w:t>M</w:t>
            </w:r>
          </w:p>
        </w:tc>
        <w:tc>
          <w:tcPr>
            <w:tcW w:w="0" w:type="dxa"/>
            <w:tcBorders>
              <w:left w:val="single" w:sz="8" w:space="0" w:color="FFFFFF" w:themeColor="background1"/>
              <w:bottom w:val="single" w:sz="18" w:space="0" w:color="689319"/>
              <w:right w:val="single" w:sz="8" w:space="0" w:color="FFFFFF" w:themeColor="background1"/>
            </w:tcBorders>
          </w:tcPr>
          <w:p w14:paraId="364311BD" w14:textId="77777777" w:rsidR="002B106A" w:rsidRPr="00542737" w:rsidRDefault="002B106A" w:rsidP="00592879">
            <w:pPr>
              <w:pStyle w:val="BodyText"/>
              <w:spacing w:after="0"/>
              <w:ind w:left="0"/>
              <w:jc w:val="center"/>
            </w:pPr>
          </w:p>
        </w:tc>
        <w:tc>
          <w:tcPr>
            <w:tcW w:w="0" w:type="dxa"/>
            <w:tcBorders>
              <w:left w:val="single" w:sz="8" w:space="0" w:color="FFFFFF" w:themeColor="background1"/>
              <w:bottom w:val="single" w:sz="18" w:space="0" w:color="689319"/>
              <w:right w:val="single" w:sz="8" w:space="0" w:color="FFFFFF" w:themeColor="background1"/>
            </w:tcBorders>
          </w:tcPr>
          <w:p w14:paraId="4FEB1CA1" w14:textId="77777777" w:rsidR="002B106A" w:rsidRPr="00542737" w:rsidRDefault="002B106A" w:rsidP="00592879">
            <w:pPr>
              <w:pStyle w:val="BodyText"/>
              <w:spacing w:after="0"/>
              <w:ind w:left="0"/>
              <w:jc w:val="center"/>
              <w:rPr>
                <w:ins w:id="418" w:author="Niall Murphy" w:date="2021-04-27T12:10:00Z"/>
              </w:rPr>
            </w:pPr>
          </w:p>
        </w:tc>
        <w:tc>
          <w:tcPr>
            <w:tcW w:w="0" w:type="dxa"/>
            <w:gridSpan w:val="2"/>
            <w:tcBorders>
              <w:left w:val="single" w:sz="8" w:space="0" w:color="FFFFFF" w:themeColor="background1"/>
              <w:bottom w:val="single" w:sz="18" w:space="0" w:color="689319"/>
            </w:tcBorders>
          </w:tcPr>
          <w:p w14:paraId="460C438C" w14:textId="1A2D1E2B" w:rsidR="002B106A" w:rsidRPr="00542737" w:rsidRDefault="002B106A" w:rsidP="00592879">
            <w:pPr>
              <w:pStyle w:val="BodyText"/>
              <w:spacing w:after="0"/>
              <w:ind w:left="0"/>
              <w:jc w:val="center"/>
            </w:pPr>
          </w:p>
        </w:tc>
      </w:tr>
      <w:tr w:rsidR="002B106A" w:rsidRPr="00542737" w14:paraId="23C3252F" w14:textId="77777777" w:rsidTr="002B106A">
        <w:trPr>
          <w:cnfStyle w:val="000000010000" w:firstRow="0" w:lastRow="0" w:firstColumn="0" w:lastColumn="0" w:oddVBand="0" w:evenVBand="0" w:oddHBand="0" w:evenHBand="1" w:firstRowFirstColumn="0" w:firstRowLastColumn="0" w:lastRowFirstColumn="0" w:lastRowLastColumn="0"/>
        </w:trPr>
        <w:tc>
          <w:tcPr>
            <w:tcW w:w="481" w:type="dxa"/>
            <w:vMerge w:val="restart"/>
            <w:tcBorders>
              <w:top w:val="single" w:sz="18" w:space="0" w:color="689319"/>
            </w:tcBorders>
            <w:shd w:val="clear" w:color="auto" w:fill="689319"/>
            <w:textDirection w:val="btLr"/>
          </w:tcPr>
          <w:p w14:paraId="0383206A" w14:textId="77777777" w:rsidR="002B106A" w:rsidRPr="00542737" w:rsidRDefault="002B106A" w:rsidP="00592879">
            <w:pPr>
              <w:pStyle w:val="BodyText"/>
              <w:spacing w:after="0"/>
              <w:ind w:left="67"/>
              <w:jc w:val="center"/>
              <w:rPr>
                <w:b/>
                <w:bCs/>
                <w:color w:val="FFFFFF" w:themeColor="background1"/>
              </w:rPr>
            </w:pPr>
            <w:r w:rsidRPr="00542737">
              <w:rPr>
                <w:b/>
                <w:bCs/>
                <w:color w:val="FFFFFF" w:themeColor="background1"/>
              </w:rPr>
              <w:t>Enablers</w:t>
            </w:r>
          </w:p>
        </w:tc>
        <w:tc>
          <w:tcPr>
            <w:tcW w:w="2790" w:type="dxa"/>
            <w:tcBorders>
              <w:top w:val="single" w:sz="18" w:space="0" w:color="689319"/>
              <w:bottom w:val="single" w:sz="8" w:space="0" w:color="FFFFFF" w:themeColor="background1"/>
              <w:right w:val="single" w:sz="8" w:space="0" w:color="EBEDEE" w:themeColor="accent4" w:themeTint="33"/>
            </w:tcBorders>
            <w:vAlign w:val="center"/>
          </w:tcPr>
          <w:p w14:paraId="587F2FB0" w14:textId="77777777" w:rsidR="002B106A" w:rsidRPr="00542737" w:rsidRDefault="002B106A" w:rsidP="00592879">
            <w:pPr>
              <w:pStyle w:val="BodyText"/>
              <w:spacing w:after="0"/>
              <w:ind w:left="0"/>
            </w:pPr>
            <w:r w:rsidRPr="00542737">
              <w:t>BS 8541-1:2012</w:t>
            </w:r>
          </w:p>
        </w:tc>
        <w:tc>
          <w:tcPr>
            <w:tcW w:w="703" w:type="dxa"/>
            <w:tcBorders>
              <w:top w:val="single" w:sz="18" w:space="0" w:color="689319"/>
              <w:left w:val="single" w:sz="8" w:space="0" w:color="EBEDEE" w:themeColor="accent4" w:themeTint="33"/>
              <w:bottom w:val="single" w:sz="8" w:space="0" w:color="FFFFFF" w:themeColor="background1"/>
              <w:right w:val="single" w:sz="8" w:space="0" w:color="EBEDEE" w:themeColor="accent4" w:themeTint="33"/>
            </w:tcBorders>
          </w:tcPr>
          <w:p w14:paraId="22556116"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bottom w:val="single" w:sz="8" w:space="0" w:color="FFFFFF" w:themeColor="background1"/>
              <w:right w:val="single" w:sz="8" w:space="0" w:color="EBEDEE" w:themeColor="accent4" w:themeTint="33"/>
            </w:tcBorders>
          </w:tcPr>
          <w:p w14:paraId="407A3CEB"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bottom w:val="single" w:sz="8" w:space="0" w:color="FFFFFF" w:themeColor="background1"/>
              <w:right w:val="single" w:sz="8" w:space="0" w:color="EBEDEE" w:themeColor="accent4" w:themeTint="33"/>
            </w:tcBorders>
          </w:tcPr>
          <w:p w14:paraId="2C7FD87E"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bottom w:val="single" w:sz="8" w:space="0" w:color="FFFFFF" w:themeColor="background1"/>
              <w:right w:val="single" w:sz="8" w:space="0" w:color="EBEDEE" w:themeColor="accent4" w:themeTint="33"/>
            </w:tcBorders>
          </w:tcPr>
          <w:p w14:paraId="3FA11A70" w14:textId="77777777" w:rsidR="002B106A" w:rsidRPr="00542737" w:rsidRDefault="002B106A" w:rsidP="00592879">
            <w:pPr>
              <w:pStyle w:val="BodyText"/>
              <w:spacing w:after="0"/>
              <w:ind w:left="0"/>
              <w:jc w:val="center"/>
              <w:rPr>
                <w:color w:val="D55C17" w:themeColor="accent5"/>
              </w:rPr>
            </w:pPr>
            <w:commentRangeStart w:id="419"/>
            <w:r w:rsidRPr="00542737">
              <w:rPr>
                <w:color w:val="D55C17" w:themeColor="accent5"/>
              </w:rPr>
              <w:t>M</w:t>
            </w:r>
          </w:p>
        </w:tc>
        <w:tc>
          <w:tcPr>
            <w:tcW w:w="704" w:type="dxa"/>
            <w:tcBorders>
              <w:top w:val="single" w:sz="18" w:space="0" w:color="689319"/>
              <w:left w:val="single" w:sz="8" w:space="0" w:color="EBEDEE" w:themeColor="accent4" w:themeTint="33"/>
              <w:bottom w:val="single" w:sz="8" w:space="0" w:color="FFFFFF" w:themeColor="background1"/>
              <w:right w:val="single" w:sz="8" w:space="0" w:color="EBEDEE" w:themeColor="accent4" w:themeTint="33"/>
            </w:tcBorders>
          </w:tcPr>
          <w:p w14:paraId="22800B2A" w14:textId="77777777" w:rsidR="002B106A" w:rsidRPr="00542737" w:rsidRDefault="002B106A" w:rsidP="00592879">
            <w:pPr>
              <w:pStyle w:val="BodyText"/>
              <w:spacing w:after="0"/>
              <w:ind w:left="0"/>
              <w:jc w:val="center"/>
              <w:rPr>
                <w:color w:val="D55C17" w:themeColor="accent5"/>
              </w:rPr>
            </w:pPr>
            <w:r w:rsidRPr="00542737">
              <w:rPr>
                <w:color w:val="D55C17" w:themeColor="accent5"/>
              </w:rPr>
              <w:t>M</w:t>
            </w:r>
            <w:commentRangeEnd w:id="419"/>
            <w:r w:rsidRPr="00542737">
              <w:rPr>
                <w:rStyle w:val="CommentReference"/>
                <w:rFonts w:ascii="Verdana" w:hAnsi="Verdana"/>
                <w:color w:val="D55C17" w:themeColor="accent5"/>
                <w:lang w:eastAsia="en-US"/>
              </w:rPr>
              <w:commentReference w:id="419"/>
            </w:r>
          </w:p>
        </w:tc>
        <w:tc>
          <w:tcPr>
            <w:tcW w:w="703" w:type="dxa"/>
            <w:tcBorders>
              <w:top w:val="single" w:sz="18" w:space="0" w:color="689319"/>
              <w:left w:val="single" w:sz="8" w:space="0" w:color="EBEDEE" w:themeColor="accent4" w:themeTint="33"/>
              <w:bottom w:val="single" w:sz="8" w:space="0" w:color="FFFFFF" w:themeColor="background1"/>
              <w:right w:val="single" w:sz="8" w:space="0" w:color="EBEDEE" w:themeColor="accent4" w:themeTint="33"/>
            </w:tcBorders>
          </w:tcPr>
          <w:p w14:paraId="253900E2"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bottom w:val="single" w:sz="8" w:space="0" w:color="FFFFFF" w:themeColor="background1"/>
              <w:right w:val="single" w:sz="8" w:space="0" w:color="EBEDEE" w:themeColor="accent4" w:themeTint="33"/>
            </w:tcBorders>
          </w:tcPr>
          <w:p w14:paraId="16E3A18A"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bottom w:val="single" w:sz="8" w:space="0" w:color="FFFFFF" w:themeColor="background1"/>
              <w:right w:val="single" w:sz="8" w:space="0" w:color="EBEDEE" w:themeColor="accent4" w:themeTint="33"/>
            </w:tcBorders>
          </w:tcPr>
          <w:p w14:paraId="35B8F0E4"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bottom w:val="single" w:sz="8" w:space="0" w:color="FFFFFF" w:themeColor="background1"/>
              <w:right w:val="single" w:sz="8" w:space="0" w:color="EBEDEE" w:themeColor="accent4" w:themeTint="33"/>
            </w:tcBorders>
          </w:tcPr>
          <w:p w14:paraId="12FE38CB"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bottom w:val="single" w:sz="8" w:space="0" w:color="FFFFFF" w:themeColor="background1"/>
              <w:right w:val="single" w:sz="8" w:space="0" w:color="EBEDEE" w:themeColor="accent4" w:themeTint="33"/>
            </w:tcBorders>
          </w:tcPr>
          <w:p w14:paraId="3DD56EAE" w14:textId="77777777" w:rsidR="002B106A" w:rsidRPr="00542737" w:rsidRDefault="002B106A" w:rsidP="00592879">
            <w:pPr>
              <w:pStyle w:val="BodyText"/>
              <w:spacing w:after="0"/>
              <w:ind w:left="0"/>
              <w:jc w:val="center"/>
            </w:pPr>
          </w:p>
        </w:tc>
        <w:tc>
          <w:tcPr>
            <w:tcW w:w="703" w:type="dxa"/>
            <w:tcBorders>
              <w:top w:val="single" w:sz="18" w:space="0" w:color="689319"/>
              <w:left w:val="single" w:sz="8" w:space="0" w:color="EBEDEE" w:themeColor="accent4" w:themeTint="33"/>
              <w:bottom w:val="single" w:sz="8" w:space="0" w:color="FFFFFF" w:themeColor="background1"/>
              <w:right w:val="single" w:sz="8" w:space="0" w:color="EBEDEE" w:themeColor="accent4" w:themeTint="33"/>
            </w:tcBorders>
          </w:tcPr>
          <w:p w14:paraId="4003E61F"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bottom w:val="single" w:sz="8" w:space="0" w:color="FFFFFF" w:themeColor="background1"/>
              <w:right w:val="single" w:sz="8" w:space="0" w:color="EBEDEE" w:themeColor="accent4" w:themeTint="33"/>
            </w:tcBorders>
          </w:tcPr>
          <w:p w14:paraId="70A01617"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bottom w:val="single" w:sz="8" w:space="0" w:color="FFFFFF" w:themeColor="background1"/>
              <w:right w:val="single" w:sz="8" w:space="0" w:color="EBEDEE" w:themeColor="accent4" w:themeTint="33"/>
            </w:tcBorders>
          </w:tcPr>
          <w:p w14:paraId="487C6099" w14:textId="77777777" w:rsidR="002B106A" w:rsidRPr="00542737" w:rsidRDefault="002B106A" w:rsidP="00592879">
            <w:pPr>
              <w:pStyle w:val="BodyText"/>
              <w:spacing w:after="0"/>
              <w:ind w:left="0"/>
              <w:jc w:val="center"/>
            </w:pPr>
          </w:p>
        </w:tc>
        <w:tc>
          <w:tcPr>
            <w:tcW w:w="704" w:type="dxa"/>
            <w:tcBorders>
              <w:top w:val="single" w:sz="18" w:space="0" w:color="689319"/>
              <w:left w:val="single" w:sz="8" w:space="0" w:color="EBEDEE" w:themeColor="accent4" w:themeTint="33"/>
              <w:bottom w:val="single" w:sz="8" w:space="0" w:color="FFFFFF" w:themeColor="background1"/>
              <w:right w:val="single" w:sz="8" w:space="0" w:color="EBEDEE" w:themeColor="accent4" w:themeTint="33"/>
            </w:tcBorders>
          </w:tcPr>
          <w:p w14:paraId="47544974" w14:textId="77777777" w:rsidR="002B106A" w:rsidRPr="00542737" w:rsidRDefault="002B106A" w:rsidP="00592879">
            <w:pPr>
              <w:pStyle w:val="BodyText"/>
              <w:spacing w:after="0"/>
              <w:ind w:left="0"/>
              <w:jc w:val="center"/>
              <w:rPr>
                <w:ins w:id="420" w:author="Niall Murphy" w:date="2021-04-27T12:10:00Z"/>
              </w:rPr>
            </w:pPr>
          </w:p>
        </w:tc>
        <w:tc>
          <w:tcPr>
            <w:tcW w:w="704" w:type="dxa"/>
            <w:gridSpan w:val="2"/>
            <w:tcBorders>
              <w:top w:val="single" w:sz="18" w:space="0" w:color="689319"/>
              <w:left w:val="single" w:sz="8" w:space="0" w:color="EBEDEE" w:themeColor="accent4" w:themeTint="33"/>
              <w:bottom w:val="single" w:sz="8" w:space="0" w:color="FFFFFF" w:themeColor="background1"/>
            </w:tcBorders>
          </w:tcPr>
          <w:p w14:paraId="6692AB51" w14:textId="5BCC4A89" w:rsidR="002B106A" w:rsidRPr="00542737" w:rsidRDefault="002B106A" w:rsidP="00592879">
            <w:pPr>
              <w:pStyle w:val="BodyText"/>
              <w:spacing w:after="0"/>
              <w:ind w:left="0"/>
              <w:jc w:val="center"/>
            </w:pPr>
          </w:p>
        </w:tc>
      </w:tr>
      <w:tr w:rsidR="00422AB8" w:rsidRPr="00542737" w14:paraId="7CA2E586" w14:textId="77777777" w:rsidTr="002B106A">
        <w:trPr>
          <w:cnfStyle w:val="000000100000" w:firstRow="0" w:lastRow="0" w:firstColumn="0" w:lastColumn="0" w:oddVBand="0" w:evenVBand="0" w:oddHBand="1" w:evenHBand="0" w:firstRowFirstColumn="0" w:firstRowLastColumn="0" w:lastRowFirstColumn="0" w:lastRowLastColumn="0"/>
        </w:trPr>
        <w:tc>
          <w:tcPr>
            <w:tcW w:w="0" w:type="dxa"/>
            <w:vMerge/>
            <w:shd w:val="clear" w:color="auto" w:fill="689319"/>
          </w:tcPr>
          <w:p w14:paraId="10763EFD" w14:textId="77777777" w:rsidR="002B106A" w:rsidRPr="00542737" w:rsidRDefault="002B106A" w:rsidP="00592879">
            <w:pPr>
              <w:pStyle w:val="BodyText"/>
              <w:spacing w:after="0"/>
              <w:ind w:left="67"/>
              <w:jc w:val="center"/>
              <w:rPr>
                <w:b/>
                <w:bCs/>
                <w:color w:val="FFFFFF" w:themeColor="background1"/>
              </w:rPr>
            </w:pPr>
          </w:p>
        </w:tc>
        <w:tc>
          <w:tcPr>
            <w:tcW w:w="0" w:type="dxa"/>
            <w:tcBorders>
              <w:top w:val="single" w:sz="8" w:space="0" w:color="FFFFFF" w:themeColor="background1"/>
              <w:right w:val="single" w:sz="8" w:space="0" w:color="FFFFFF" w:themeColor="background1"/>
            </w:tcBorders>
            <w:vAlign w:val="center"/>
          </w:tcPr>
          <w:p w14:paraId="235B2B41" w14:textId="77777777" w:rsidR="002B106A" w:rsidRPr="00542737" w:rsidRDefault="002B106A" w:rsidP="00592879">
            <w:pPr>
              <w:pStyle w:val="BodyText"/>
              <w:spacing w:after="0"/>
              <w:ind w:left="0"/>
            </w:pPr>
            <w:r w:rsidRPr="00542737">
              <w:t>BS 8541-2:2011</w:t>
            </w:r>
          </w:p>
        </w:tc>
        <w:tc>
          <w:tcPr>
            <w:tcW w:w="0" w:type="dxa"/>
            <w:tcBorders>
              <w:top w:val="single" w:sz="8" w:space="0" w:color="FFFFFF" w:themeColor="background1"/>
              <w:left w:val="single" w:sz="8" w:space="0" w:color="FFFFFF" w:themeColor="background1"/>
              <w:right w:val="single" w:sz="8" w:space="0" w:color="FFFFFF" w:themeColor="background1"/>
            </w:tcBorders>
          </w:tcPr>
          <w:p w14:paraId="7B97310E" w14:textId="77777777" w:rsidR="002B106A" w:rsidRPr="00542737" w:rsidRDefault="002B106A" w:rsidP="00592879">
            <w:pPr>
              <w:pStyle w:val="BodyText"/>
              <w:spacing w:after="0"/>
              <w:ind w:left="0"/>
              <w:jc w:val="center"/>
            </w:pPr>
          </w:p>
        </w:tc>
        <w:tc>
          <w:tcPr>
            <w:tcW w:w="0" w:type="dxa"/>
            <w:tcBorders>
              <w:top w:val="single" w:sz="8" w:space="0" w:color="FFFFFF" w:themeColor="background1"/>
              <w:left w:val="single" w:sz="8" w:space="0" w:color="FFFFFF" w:themeColor="background1"/>
              <w:right w:val="single" w:sz="8" w:space="0" w:color="FFFFFF" w:themeColor="background1"/>
            </w:tcBorders>
          </w:tcPr>
          <w:p w14:paraId="7241DB1F" w14:textId="77777777" w:rsidR="002B106A" w:rsidRPr="00542737" w:rsidRDefault="002B106A" w:rsidP="00592879">
            <w:pPr>
              <w:pStyle w:val="BodyText"/>
              <w:spacing w:after="0"/>
              <w:ind w:left="0"/>
              <w:jc w:val="center"/>
            </w:pPr>
          </w:p>
        </w:tc>
        <w:tc>
          <w:tcPr>
            <w:tcW w:w="0" w:type="dxa"/>
            <w:tcBorders>
              <w:top w:val="single" w:sz="8" w:space="0" w:color="FFFFFF" w:themeColor="background1"/>
              <w:left w:val="single" w:sz="8" w:space="0" w:color="FFFFFF" w:themeColor="background1"/>
              <w:right w:val="single" w:sz="8" w:space="0" w:color="FFFFFF" w:themeColor="background1"/>
            </w:tcBorders>
          </w:tcPr>
          <w:p w14:paraId="638029F9" w14:textId="77777777" w:rsidR="002B106A" w:rsidRPr="00542737" w:rsidRDefault="002B106A" w:rsidP="00592879">
            <w:pPr>
              <w:pStyle w:val="BodyText"/>
              <w:spacing w:after="0"/>
              <w:ind w:left="0"/>
              <w:jc w:val="center"/>
            </w:pPr>
          </w:p>
        </w:tc>
        <w:tc>
          <w:tcPr>
            <w:tcW w:w="0" w:type="dxa"/>
            <w:tcBorders>
              <w:top w:val="single" w:sz="8" w:space="0" w:color="FFFFFF" w:themeColor="background1"/>
              <w:left w:val="single" w:sz="8" w:space="0" w:color="FFFFFF" w:themeColor="background1"/>
              <w:right w:val="single" w:sz="8" w:space="0" w:color="FFFFFF" w:themeColor="background1"/>
            </w:tcBorders>
          </w:tcPr>
          <w:p w14:paraId="46D71D15" w14:textId="77777777" w:rsidR="002B106A" w:rsidRPr="00542737" w:rsidRDefault="002B106A" w:rsidP="00592879">
            <w:pPr>
              <w:pStyle w:val="BodyText"/>
              <w:spacing w:after="0"/>
              <w:ind w:left="0"/>
              <w:jc w:val="center"/>
            </w:pPr>
            <w:r w:rsidRPr="00542737">
              <w:t>R</w:t>
            </w:r>
          </w:p>
        </w:tc>
        <w:tc>
          <w:tcPr>
            <w:tcW w:w="0" w:type="dxa"/>
            <w:tcBorders>
              <w:top w:val="single" w:sz="8" w:space="0" w:color="FFFFFF" w:themeColor="background1"/>
              <w:left w:val="single" w:sz="8" w:space="0" w:color="FFFFFF" w:themeColor="background1"/>
              <w:right w:val="single" w:sz="8" w:space="0" w:color="FFFFFF" w:themeColor="background1"/>
            </w:tcBorders>
          </w:tcPr>
          <w:p w14:paraId="4583907C" w14:textId="77777777" w:rsidR="002B106A" w:rsidRPr="00542737" w:rsidRDefault="002B106A" w:rsidP="00592879">
            <w:pPr>
              <w:pStyle w:val="BodyText"/>
              <w:spacing w:after="0"/>
              <w:ind w:left="0"/>
              <w:jc w:val="center"/>
            </w:pPr>
            <w:r w:rsidRPr="00542737">
              <w:t>R</w:t>
            </w:r>
          </w:p>
        </w:tc>
        <w:tc>
          <w:tcPr>
            <w:tcW w:w="0" w:type="dxa"/>
            <w:tcBorders>
              <w:top w:val="single" w:sz="8" w:space="0" w:color="FFFFFF" w:themeColor="background1"/>
              <w:left w:val="single" w:sz="8" w:space="0" w:color="FFFFFF" w:themeColor="background1"/>
              <w:right w:val="single" w:sz="8" w:space="0" w:color="FFFFFF" w:themeColor="background1"/>
            </w:tcBorders>
          </w:tcPr>
          <w:p w14:paraId="634AC76D" w14:textId="77777777" w:rsidR="002B106A" w:rsidRPr="00542737" w:rsidRDefault="002B106A" w:rsidP="00592879">
            <w:pPr>
              <w:pStyle w:val="BodyText"/>
              <w:spacing w:after="0"/>
              <w:ind w:left="0"/>
              <w:jc w:val="center"/>
            </w:pPr>
          </w:p>
        </w:tc>
        <w:tc>
          <w:tcPr>
            <w:tcW w:w="0" w:type="dxa"/>
            <w:tcBorders>
              <w:top w:val="single" w:sz="8" w:space="0" w:color="FFFFFF" w:themeColor="background1"/>
              <w:left w:val="single" w:sz="8" w:space="0" w:color="FFFFFF" w:themeColor="background1"/>
              <w:right w:val="single" w:sz="8" w:space="0" w:color="FFFFFF" w:themeColor="background1"/>
            </w:tcBorders>
          </w:tcPr>
          <w:p w14:paraId="46D18D65" w14:textId="77777777" w:rsidR="002B106A" w:rsidRPr="00542737" w:rsidRDefault="002B106A" w:rsidP="00592879">
            <w:pPr>
              <w:pStyle w:val="BodyText"/>
              <w:spacing w:after="0"/>
              <w:ind w:left="0"/>
              <w:jc w:val="center"/>
            </w:pPr>
          </w:p>
        </w:tc>
        <w:tc>
          <w:tcPr>
            <w:tcW w:w="0" w:type="dxa"/>
            <w:tcBorders>
              <w:top w:val="single" w:sz="8" w:space="0" w:color="FFFFFF" w:themeColor="background1"/>
              <w:left w:val="single" w:sz="8" w:space="0" w:color="FFFFFF" w:themeColor="background1"/>
              <w:right w:val="single" w:sz="8" w:space="0" w:color="FFFFFF" w:themeColor="background1"/>
            </w:tcBorders>
          </w:tcPr>
          <w:p w14:paraId="702A2BA3" w14:textId="77777777" w:rsidR="002B106A" w:rsidRPr="00542737" w:rsidRDefault="002B106A" w:rsidP="00592879">
            <w:pPr>
              <w:pStyle w:val="BodyText"/>
              <w:spacing w:after="0"/>
              <w:ind w:left="0"/>
              <w:jc w:val="center"/>
            </w:pPr>
          </w:p>
        </w:tc>
        <w:tc>
          <w:tcPr>
            <w:tcW w:w="0" w:type="dxa"/>
            <w:tcBorders>
              <w:top w:val="single" w:sz="8" w:space="0" w:color="FFFFFF" w:themeColor="background1"/>
              <w:left w:val="single" w:sz="8" w:space="0" w:color="FFFFFF" w:themeColor="background1"/>
              <w:right w:val="single" w:sz="8" w:space="0" w:color="FFFFFF" w:themeColor="background1"/>
            </w:tcBorders>
          </w:tcPr>
          <w:p w14:paraId="1CD90527" w14:textId="77777777" w:rsidR="002B106A" w:rsidRPr="00542737" w:rsidRDefault="002B106A" w:rsidP="00592879">
            <w:pPr>
              <w:pStyle w:val="BodyText"/>
              <w:spacing w:after="0"/>
              <w:ind w:left="0"/>
              <w:jc w:val="center"/>
            </w:pPr>
          </w:p>
        </w:tc>
        <w:tc>
          <w:tcPr>
            <w:tcW w:w="0" w:type="dxa"/>
            <w:tcBorders>
              <w:top w:val="single" w:sz="8" w:space="0" w:color="FFFFFF" w:themeColor="background1"/>
              <w:left w:val="single" w:sz="8" w:space="0" w:color="FFFFFF" w:themeColor="background1"/>
              <w:right w:val="single" w:sz="8" w:space="0" w:color="FFFFFF" w:themeColor="background1"/>
            </w:tcBorders>
          </w:tcPr>
          <w:p w14:paraId="4CA7633D" w14:textId="77777777" w:rsidR="002B106A" w:rsidRPr="00542737" w:rsidRDefault="002B106A" w:rsidP="00592879">
            <w:pPr>
              <w:pStyle w:val="BodyText"/>
              <w:spacing w:after="0"/>
              <w:ind w:left="0"/>
              <w:jc w:val="center"/>
            </w:pPr>
          </w:p>
        </w:tc>
        <w:tc>
          <w:tcPr>
            <w:tcW w:w="0" w:type="dxa"/>
            <w:tcBorders>
              <w:top w:val="single" w:sz="8" w:space="0" w:color="FFFFFF" w:themeColor="background1"/>
              <w:left w:val="single" w:sz="8" w:space="0" w:color="FFFFFF" w:themeColor="background1"/>
              <w:right w:val="single" w:sz="8" w:space="0" w:color="FFFFFF" w:themeColor="background1"/>
            </w:tcBorders>
          </w:tcPr>
          <w:p w14:paraId="4C96EC3B" w14:textId="77777777" w:rsidR="002B106A" w:rsidRPr="00542737" w:rsidRDefault="002B106A" w:rsidP="00592879">
            <w:pPr>
              <w:pStyle w:val="BodyText"/>
              <w:spacing w:after="0"/>
              <w:ind w:left="0"/>
              <w:jc w:val="center"/>
            </w:pPr>
          </w:p>
        </w:tc>
        <w:tc>
          <w:tcPr>
            <w:tcW w:w="0" w:type="dxa"/>
            <w:tcBorders>
              <w:top w:val="single" w:sz="8" w:space="0" w:color="FFFFFF" w:themeColor="background1"/>
              <w:left w:val="single" w:sz="8" w:space="0" w:color="FFFFFF" w:themeColor="background1"/>
              <w:right w:val="single" w:sz="8" w:space="0" w:color="FFFFFF" w:themeColor="background1"/>
            </w:tcBorders>
          </w:tcPr>
          <w:p w14:paraId="54F181CD" w14:textId="77777777" w:rsidR="002B106A" w:rsidRPr="00542737" w:rsidRDefault="002B106A" w:rsidP="00592879">
            <w:pPr>
              <w:pStyle w:val="BodyText"/>
              <w:spacing w:after="0"/>
              <w:ind w:left="0"/>
              <w:jc w:val="center"/>
            </w:pPr>
          </w:p>
        </w:tc>
        <w:tc>
          <w:tcPr>
            <w:tcW w:w="0" w:type="dxa"/>
            <w:tcBorders>
              <w:top w:val="single" w:sz="8" w:space="0" w:color="FFFFFF" w:themeColor="background1"/>
              <w:left w:val="single" w:sz="8" w:space="0" w:color="FFFFFF" w:themeColor="background1"/>
              <w:right w:val="single" w:sz="8" w:space="0" w:color="FFFFFF" w:themeColor="background1"/>
            </w:tcBorders>
          </w:tcPr>
          <w:p w14:paraId="500D84AA" w14:textId="77777777" w:rsidR="002B106A" w:rsidRPr="00542737" w:rsidRDefault="002B106A" w:rsidP="00592879">
            <w:pPr>
              <w:pStyle w:val="BodyText"/>
              <w:spacing w:after="0"/>
              <w:ind w:left="0"/>
              <w:jc w:val="center"/>
            </w:pPr>
          </w:p>
        </w:tc>
        <w:tc>
          <w:tcPr>
            <w:tcW w:w="0" w:type="dxa"/>
            <w:tcBorders>
              <w:top w:val="single" w:sz="8" w:space="0" w:color="FFFFFF" w:themeColor="background1"/>
              <w:left w:val="single" w:sz="8" w:space="0" w:color="FFFFFF" w:themeColor="background1"/>
              <w:right w:val="single" w:sz="8" w:space="0" w:color="FFFFFF" w:themeColor="background1"/>
            </w:tcBorders>
          </w:tcPr>
          <w:p w14:paraId="29D4E3D7" w14:textId="77777777" w:rsidR="002B106A" w:rsidRPr="00542737" w:rsidRDefault="002B106A" w:rsidP="00592879">
            <w:pPr>
              <w:pStyle w:val="BodyText"/>
              <w:spacing w:after="0"/>
              <w:ind w:left="0"/>
              <w:jc w:val="center"/>
              <w:rPr>
                <w:ins w:id="421" w:author="Niall Murphy" w:date="2021-04-27T12:10:00Z"/>
              </w:rPr>
            </w:pPr>
          </w:p>
        </w:tc>
        <w:tc>
          <w:tcPr>
            <w:tcW w:w="0" w:type="dxa"/>
            <w:gridSpan w:val="2"/>
            <w:tcBorders>
              <w:top w:val="single" w:sz="8" w:space="0" w:color="FFFFFF" w:themeColor="background1"/>
              <w:left w:val="single" w:sz="8" w:space="0" w:color="FFFFFF" w:themeColor="background1"/>
            </w:tcBorders>
          </w:tcPr>
          <w:p w14:paraId="31A75CE1" w14:textId="1A78DD77" w:rsidR="002B106A" w:rsidRPr="00542737" w:rsidRDefault="002B106A" w:rsidP="00592879">
            <w:pPr>
              <w:pStyle w:val="BodyText"/>
              <w:spacing w:after="0"/>
              <w:ind w:left="0"/>
              <w:jc w:val="center"/>
            </w:pPr>
          </w:p>
        </w:tc>
      </w:tr>
      <w:tr w:rsidR="002B106A" w:rsidRPr="00542737" w14:paraId="2FAE272B" w14:textId="77777777" w:rsidTr="002B106A">
        <w:trPr>
          <w:cnfStyle w:val="000000010000" w:firstRow="0" w:lastRow="0" w:firstColumn="0" w:lastColumn="0" w:oddVBand="0" w:evenVBand="0" w:oddHBand="0" w:evenHBand="1" w:firstRowFirstColumn="0" w:firstRowLastColumn="0" w:lastRowFirstColumn="0" w:lastRowLastColumn="0"/>
        </w:trPr>
        <w:tc>
          <w:tcPr>
            <w:tcW w:w="481" w:type="dxa"/>
            <w:vMerge/>
            <w:shd w:val="clear" w:color="auto" w:fill="689319"/>
          </w:tcPr>
          <w:p w14:paraId="104C31F4" w14:textId="77777777" w:rsidR="002B106A" w:rsidRPr="00542737" w:rsidRDefault="002B106A" w:rsidP="00592879">
            <w:pPr>
              <w:pStyle w:val="BodyText"/>
              <w:spacing w:after="0"/>
              <w:ind w:left="67"/>
              <w:jc w:val="center"/>
              <w:rPr>
                <w:b/>
                <w:bCs/>
                <w:color w:val="FFFFFF" w:themeColor="background1"/>
              </w:rPr>
            </w:pPr>
          </w:p>
        </w:tc>
        <w:tc>
          <w:tcPr>
            <w:tcW w:w="2790" w:type="dxa"/>
            <w:tcBorders>
              <w:right w:val="single" w:sz="8" w:space="0" w:color="EBEDEE" w:themeColor="accent4" w:themeTint="33"/>
            </w:tcBorders>
            <w:vAlign w:val="center"/>
          </w:tcPr>
          <w:p w14:paraId="5625233F" w14:textId="77777777" w:rsidR="002B106A" w:rsidRPr="00542737" w:rsidRDefault="002B106A" w:rsidP="00592879">
            <w:pPr>
              <w:pStyle w:val="BodyText"/>
              <w:spacing w:after="0"/>
              <w:ind w:left="0"/>
            </w:pPr>
            <w:r w:rsidRPr="00542737">
              <w:t>BS 8541-3:2012</w:t>
            </w:r>
          </w:p>
        </w:tc>
        <w:tc>
          <w:tcPr>
            <w:tcW w:w="703" w:type="dxa"/>
            <w:tcBorders>
              <w:left w:val="single" w:sz="8" w:space="0" w:color="EBEDEE" w:themeColor="accent4" w:themeTint="33"/>
              <w:right w:val="single" w:sz="8" w:space="0" w:color="EBEDEE" w:themeColor="accent4" w:themeTint="33"/>
            </w:tcBorders>
          </w:tcPr>
          <w:p w14:paraId="69C61E45"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70843CF7"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1C23D242"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2545F1A4" w14:textId="77777777" w:rsidR="002B106A" w:rsidRPr="00542737" w:rsidRDefault="002B106A" w:rsidP="00592879">
            <w:pPr>
              <w:pStyle w:val="BodyText"/>
              <w:spacing w:after="0"/>
              <w:ind w:left="0"/>
              <w:jc w:val="center"/>
            </w:pPr>
            <w:r w:rsidRPr="00542737">
              <w:t>R</w:t>
            </w:r>
          </w:p>
        </w:tc>
        <w:tc>
          <w:tcPr>
            <w:tcW w:w="704" w:type="dxa"/>
            <w:tcBorders>
              <w:left w:val="single" w:sz="8" w:space="0" w:color="EBEDEE" w:themeColor="accent4" w:themeTint="33"/>
              <w:right w:val="single" w:sz="8" w:space="0" w:color="EBEDEE" w:themeColor="accent4" w:themeTint="33"/>
            </w:tcBorders>
          </w:tcPr>
          <w:p w14:paraId="0753D4E2" w14:textId="77777777" w:rsidR="002B106A" w:rsidRPr="00542737" w:rsidRDefault="002B106A" w:rsidP="00592879">
            <w:pPr>
              <w:pStyle w:val="BodyText"/>
              <w:spacing w:after="0"/>
              <w:ind w:left="0"/>
              <w:jc w:val="center"/>
            </w:pPr>
            <w:r w:rsidRPr="00542737">
              <w:t>R</w:t>
            </w:r>
          </w:p>
        </w:tc>
        <w:tc>
          <w:tcPr>
            <w:tcW w:w="703" w:type="dxa"/>
            <w:tcBorders>
              <w:left w:val="single" w:sz="8" w:space="0" w:color="EBEDEE" w:themeColor="accent4" w:themeTint="33"/>
              <w:right w:val="single" w:sz="8" w:space="0" w:color="EBEDEE" w:themeColor="accent4" w:themeTint="33"/>
            </w:tcBorders>
          </w:tcPr>
          <w:p w14:paraId="361A8D56"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33ACEEAA"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0C4CC21C"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77BF512F"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019A6DF1" w14:textId="77777777" w:rsidR="002B106A" w:rsidRPr="00542737" w:rsidRDefault="002B106A" w:rsidP="00592879">
            <w:pPr>
              <w:pStyle w:val="BodyText"/>
              <w:spacing w:after="0"/>
              <w:ind w:left="0"/>
              <w:jc w:val="center"/>
            </w:pPr>
          </w:p>
        </w:tc>
        <w:tc>
          <w:tcPr>
            <w:tcW w:w="703" w:type="dxa"/>
            <w:tcBorders>
              <w:left w:val="single" w:sz="8" w:space="0" w:color="EBEDEE" w:themeColor="accent4" w:themeTint="33"/>
              <w:right w:val="single" w:sz="8" w:space="0" w:color="EBEDEE" w:themeColor="accent4" w:themeTint="33"/>
            </w:tcBorders>
          </w:tcPr>
          <w:p w14:paraId="1C785F64"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50F03294"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29D14666"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349EEDC4" w14:textId="77777777" w:rsidR="002B106A" w:rsidRPr="00542737" w:rsidRDefault="002B106A" w:rsidP="00592879">
            <w:pPr>
              <w:pStyle w:val="BodyText"/>
              <w:spacing w:after="0"/>
              <w:ind w:left="0"/>
              <w:jc w:val="center"/>
              <w:rPr>
                <w:ins w:id="422" w:author="Niall Murphy" w:date="2021-04-27T12:10:00Z"/>
              </w:rPr>
            </w:pPr>
          </w:p>
        </w:tc>
        <w:tc>
          <w:tcPr>
            <w:tcW w:w="704" w:type="dxa"/>
            <w:gridSpan w:val="2"/>
            <w:tcBorders>
              <w:left w:val="single" w:sz="8" w:space="0" w:color="EBEDEE" w:themeColor="accent4" w:themeTint="33"/>
            </w:tcBorders>
          </w:tcPr>
          <w:p w14:paraId="5C868521" w14:textId="5D7D8D34" w:rsidR="002B106A" w:rsidRPr="00542737" w:rsidRDefault="002B106A" w:rsidP="00592879">
            <w:pPr>
              <w:pStyle w:val="BodyText"/>
              <w:spacing w:after="0"/>
              <w:ind w:left="0"/>
              <w:jc w:val="center"/>
            </w:pPr>
          </w:p>
        </w:tc>
      </w:tr>
      <w:tr w:rsidR="00B845F1" w:rsidRPr="00542737" w14:paraId="4F47122F" w14:textId="77777777" w:rsidTr="002B106A">
        <w:trPr>
          <w:cnfStyle w:val="000000100000" w:firstRow="0" w:lastRow="0" w:firstColumn="0" w:lastColumn="0" w:oddVBand="0" w:evenVBand="0" w:oddHBand="1" w:evenHBand="0" w:firstRowFirstColumn="0" w:firstRowLastColumn="0" w:lastRowFirstColumn="0" w:lastRowLastColumn="0"/>
        </w:trPr>
        <w:tc>
          <w:tcPr>
            <w:tcW w:w="0" w:type="dxa"/>
            <w:vMerge/>
            <w:shd w:val="clear" w:color="auto" w:fill="689319"/>
          </w:tcPr>
          <w:p w14:paraId="472170D7" w14:textId="77777777" w:rsidR="002B106A" w:rsidRPr="00542737" w:rsidRDefault="002B106A" w:rsidP="00592879">
            <w:pPr>
              <w:pStyle w:val="BodyText"/>
              <w:spacing w:after="0"/>
              <w:ind w:left="67"/>
              <w:jc w:val="center"/>
              <w:rPr>
                <w:b/>
                <w:bCs/>
                <w:color w:val="FFFFFF" w:themeColor="background1"/>
              </w:rPr>
            </w:pPr>
          </w:p>
        </w:tc>
        <w:tc>
          <w:tcPr>
            <w:tcW w:w="0" w:type="dxa"/>
            <w:tcBorders>
              <w:right w:val="single" w:sz="8" w:space="0" w:color="FFFFFF" w:themeColor="background1"/>
            </w:tcBorders>
            <w:vAlign w:val="center"/>
          </w:tcPr>
          <w:p w14:paraId="68F2C83C" w14:textId="77777777" w:rsidR="002B106A" w:rsidRPr="00542737" w:rsidRDefault="002B106A" w:rsidP="00592879">
            <w:pPr>
              <w:pStyle w:val="BodyText"/>
              <w:spacing w:after="0"/>
              <w:ind w:left="0"/>
            </w:pPr>
            <w:r w:rsidRPr="00542737">
              <w:t>BS 8541-4:2012</w:t>
            </w:r>
          </w:p>
        </w:tc>
        <w:tc>
          <w:tcPr>
            <w:tcW w:w="0" w:type="dxa"/>
            <w:tcBorders>
              <w:left w:val="single" w:sz="8" w:space="0" w:color="FFFFFF" w:themeColor="background1"/>
              <w:right w:val="single" w:sz="8" w:space="0" w:color="FFFFFF" w:themeColor="background1"/>
            </w:tcBorders>
          </w:tcPr>
          <w:p w14:paraId="44F8A7B9"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12473CB3"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51F0665C"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0E93AE44" w14:textId="77777777" w:rsidR="002B106A" w:rsidRPr="00542737" w:rsidRDefault="002B106A" w:rsidP="00592879">
            <w:pPr>
              <w:pStyle w:val="BodyText"/>
              <w:spacing w:after="0"/>
              <w:ind w:left="0"/>
              <w:jc w:val="center"/>
            </w:pPr>
            <w:r w:rsidRPr="00542737">
              <w:t>R</w:t>
            </w:r>
          </w:p>
        </w:tc>
        <w:tc>
          <w:tcPr>
            <w:tcW w:w="0" w:type="dxa"/>
            <w:tcBorders>
              <w:left w:val="single" w:sz="8" w:space="0" w:color="FFFFFF" w:themeColor="background1"/>
              <w:right w:val="single" w:sz="8" w:space="0" w:color="FFFFFF" w:themeColor="background1"/>
            </w:tcBorders>
          </w:tcPr>
          <w:p w14:paraId="52912E2F" w14:textId="77777777" w:rsidR="002B106A" w:rsidRPr="00542737" w:rsidRDefault="002B106A" w:rsidP="00592879">
            <w:pPr>
              <w:pStyle w:val="BodyText"/>
              <w:spacing w:after="0"/>
              <w:ind w:left="0"/>
              <w:jc w:val="center"/>
            </w:pPr>
            <w:r w:rsidRPr="00542737">
              <w:t>R</w:t>
            </w:r>
          </w:p>
        </w:tc>
        <w:tc>
          <w:tcPr>
            <w:tcW w:w="0" w:type="dxa"/>
            <w:tcBorders>
              <w:left w:val="single" w:sz="8" w:space="0" w:color="FFFFFF" w:themeColor="background1"/>
              <w:right w:val="single" w:sz="8" w:space="0" w:color="FFFFFF" w:themeColor="background1"/>
            </w:tcBorders>
          </w:tcPr>
          <w:p w14:paraId="26A5A5DB"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3BD881CC"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7BF854A2"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00D3CFC7"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58D6C1C2"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41D41FB8"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01D1BEE6"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669523FE"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28919A55" w14:textId="77777777" w:rsidR="002B106A" w:rsidRPr="00542737" w:rsidRDefault="002B106A" w:rsidP="00592879">
            <w:pPr>
              <w:pStyle w:val="BodyText"/>
              <w:spacing w:after="0"/>
              <w:ind w:left="0"/>
              <w:jc w:val="center"/>
              <w:rPr>
                <w:ins w:id="423" w:author="Niall Murphy" w:date="2021-04-27T12:10:00Z"/>
              </w:rPr>
            </w:pPr>
          </w:p>
        </w:tc>
        <w:tc>
          <w:tcPr>
            <w:tcW w:w="0" w:type="dxa"/>
            <w:gridSpan w:val="2"/>
            <w:tcBorders>
              <w:left w:val="single" w:sz="8" w:space="0" w:color="FFFFFF" w:themeColor="background1"/>
            </w:tcBorders>
          </w:tcPr>
          <w:p w14:paraId="0292A816" w14:textId="416DB3A5" w:rsidR="002B106A" w:rsidRPr="00542737" w:rsidRDefault="002B106A" w:rsidP="00592879">
            <w:pPr>
              <w:pStyle w:val="BodyText"/>
              <w:spacing w:after="0"/>
              <w:ind w:left="0"/>
              <w:jc w:val="center"/>
            </w:pPr>
          </w:p>
        </w:tc>
      </w:tr>
      <w:tr w:rsidR="002B106A" w:rsidRPr="00542737" w14:paraId="3B2154E7" w14:textId="77777777" w:rsidTr="002B106A">
        <w:trPr>
          <w:cnfStyle w:val="000000010000" w:firstRow="0" w:lastRow="0" w:firstColumn="0" w:lastColumn="0" w:oddVBand="0" w:evenVBand="0" w:oddHBand="0" w:evenHBand="1" w:firstRowFirstColumn="0" w:firstRowLastColumn="0" w:lastRowFirstColumn="0" w:lastRowLastColumn="0"/>
        </w:trPr>
        <w:tc>
          <w:tcPr>
            <w:tcW w:w="481" w:type="dxa"/>
            <w:vMerge/>
            <w:shd w:val="clear" w:color="auto" w:fill="689319"/>
          </w:tcPr>
          <w:p w14:paraId="749165C5" w14:textId="77777777" w:rsidR="002B106A" w:rsidRPr="00542737" w:rsidRDefault="002B106A" w:rsidP="00592879">
            <w:pPr>
              <w:pStyle w:val="BodyText"/>
              <w:spacing w:after="0"/>
              <w:ind w:left="67"/>
              <w:jc w:val="center"/>
              <w:rPr>
                <w:b/>
                <w:bCs/>
                <w:color w:val="FFFFFF" w:themeColor="background1"/>
              </w:rPr>
            </w:pPr>
          </w:p>
        </w:tc>
        <w:tc>
          <w:tcPr>
            <w:tcW w:w="2790" w:type="dxa"/>
            <w:tcBorders>
              <w:right w:val="single" w:sz="8" w:space="0" w:color="EBEDEE" w:themeColor="accent4" w:themeTint="33"/>
            </w:tcBorders>
            <w:vAlign w:val="center"/>
          </w:tcPr>
          <w:p w14:paraId="08FA3F77" w14:textId="77777777" w:rsidR="002B106A" w:rsidRPr="00542737" w:rsidRDefault="002B106A" w:rsidP="00592879">
            <w:pPr>
              <w:pStyle w:val="BodyText"/>
              <w:spacing w:after="0"/>
              <w:ind w:left="0"/>
            </w:pPr>
            <w:r w:rsidRPr="00542737">
              <w:t>BS 8541-5:2015</w:t>
            </w:r>
          </w:p>
        </w:tc>
        <w:tc>
          <w:tcPr>
            <w:tcW w:w="703" w:type="dxa"/>
            <w:tcBorders>
              <w:left w:val="single" w:sz="8" w:space="0" w:color="EBEDEE" w:themeColor="accent4" w:themeTint="33"/>
              <w:right w:val="single" w:sz="8" w:space="0" w:color="EBEDEE" w:themeColor="accent4" w:themeTint="33"/>
            </w:tcBorders>
          </w:tcPr>
          <w:p w14:paraId="03616651"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4A9ED9BD"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4B13F6DC"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57F22F89" w14:textId="77777777" w:rsidR="002B106A" w:rsidRPr="00542737" w:rsidRDefault="002B106A" w:rsidP="00592879">
            <w:pPr>
              <w:pStyle w:val="BodyText"/>
              <w:spacing w:after="0"/>
              <w:ind w:left="0"/>
              <w:jc w:val="center"/>
            </w:pPr>
            <w:r w:rsidRPr="00542737">
              <w:t>R</w:t>
            </w:r>
          </w:p>
        </w:tc>
        <w:tc>
          <w:tcPr>
            <w:tcW w:w="704" w:type="dxa"/>
            <w:tcBorders>
              <w:left w:val="single" w:sz="8" w:space="0" w:color="EBEDEE" w:themeColor="accent4" w:themeTint="33"/>
              <w:right w:val="single" w:sz="8" w:space="0" w:color="EBEDEE" w:themeColor="accent4" w:themeTint="33"/>
            </w:tcBorders>
          </w:tcPr>
          <w:p w14:paraId="01167DE7" w14:textId="77777777" w:rsidR="002B106A" w:rsidRPr="00542737" w:rsidRDefault="002B106A" w:rsidP="00592879">
            <w:pPr>
              <w:pStyle w:val="BodyText"/>
              <w:spacing w:after="0"/>
              <w:ind w:left="0"/>
              <w:jc w:val="center"/>
            </w:pPr>
            <w:r w:rsidRPr="00542737">
              <w:t>R</w:t>
            </w:r>
          </w:p>
        </w:tc>
        <w:tc>
          <w:tcPr>
            <w:tcW w:w="703" w:type="dxa"/>
            <w:tcBorders>
              <w:left w:val="single" w:sz="8" w:space="0" w:color="EBEDEE" w:themeColor="accent4" w:themeTint="33"/>
              <w:right w:val="single" w:sz="8" w:space="0" w:color="EBEDEE" w:themeColor="accent4" w:themeTint="33"/>
            </w:tcBorders>
          </w:tcPr>
          <w:p w14:paraId="56E8C64E"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3B0C91CD"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6C424740"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45B46407"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346E2B19" w14:textId="77777777" w:rsidR="002B106A" w:rsidRPr="00542737" w:rsidRDefault="002B106A" w:rsidP="00592879">
            <w:pPr>
              <w:pStyle w:val="BodyText"/>
              <w:spacing w:after="0"/>
              <w:ind w:left="0"/>
              <w:jc w:val="center"/>
            </w:pPr>
          </w:p>
        </w:tc>
        <w:tc>
          <w:tcPr>
            <w:tcW w:w="703" w:type="dxa"/>
            <w:tcBorders>
              <w:left w:val="single" w:sz="8" w:space="0" w:color="EBEDEE" w:themeColor="accent4" w:themeTint="33"/>
              <w:right w:val="single" w:sz="8" w:space="0" w:color="EBEDEE" w:themeColor="accent4" w:themeTint="33"/>
            </w:tcBorders>
          </w:tcPr>
          <w:p w14:paraId="01782DA9"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7A7C5C1F"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0FE70627"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right w:val="single" w:sz="8" w:space="0" w:color="EBEDEE" w:themeColor="accent4" w:themeTint="33"/>
            </w:tcBorders>
          </w:tcPr>
          <w:p w14:paraId="29B7F7B6" w14:textId="77777777" w:rsidR="002B106A" w:rsidRPr="00542737" w:rsidRDefault="002B106A" w:rsidP="00592879">
            <w:pPr>
              <w:pStyle w:val="BodyText"/>
              <w:spacing w:after="0"/>
              <w:ind w:left="0"/>
              <w:jc w:val="center"/>
              <w:rPr>
                <w:ins w:id="424" w:author="Niall Murphy" w:date="2021-04-27T12:10:00Z"/>
              </w:rPr>
            </w:pPr>
          </w:p>
        </w:tc>
        <w:tc>
          <w:tcPr>
            <w:tcW w:w="704" w:type="dxa"/>
            <w:gridSpan w:val="2"/>
            <w:tcBorders>
              <w:left w:val="single" w:sz="8" w:space="0" w:color="EBEDEE" w:themeColor="accent4" w:themeTint="33"/>
            </w:tcBorders>
          </w:tcPr>
          <w:p w14:paraId="2CE3D2F9" w14:textId="40FFA05D" w:rsidR="002B106A" w:rsidRPr="00542737" w:rsidRDefault="002B106A" w:rsidP="00592879">
            <w:pPr>
              <w:pStyle w:val="BodyText"/>
              <w:spacing w:after="0"/>
              <w:ind w:left="0"/>
              <w:jc w:val="center"/>
            </w:pPr>
          </w:p>
        </w:tc>
      </w:tr>
      <w:tr w:rsidR="00B845F1" w:rsidRPr="00542737" w14:paraId="5B8FE1FD" w14:textId="77777777" w:rsidTr="002B106A">
        <w:trPr>
          <w:cnfStyle w:val="000000100000" w:firstRow="0" w:lastRow="0" w:firstColumn="0" w:lastColumn="0" w:oddVBand="0" w:evenVBand="0" w:oddHBand="1" w:evenHBand="0" w:firstRowFirstColumn="0" w:firstRowLastColumn="0" w:lastRowFirstColumn="0" w:lastRowLastColumn="0"/>
        </w:trPr>
        <w:tc>
          <w:tcPr>
            <w:tcW w:w="0" w:type="dxa"/>
            <w:vMerge/>
            <w:shd w:val="clear" w:color="auto" w:fill="689319"/>
          </w:tcPr>
          <w:p w14:paraId="08C2EF79" w14:textId="77777777" w:rsidR="002B106A" w:rsidRPr="00542737" w:rsidRDefault="002B106A" w:rsidP="00592879">
            <w:pPr>
              <w:pStyle w:val="BodyText"/>
              <w:spacing w:after="0"/>
              <w:ind w:left="67"/>
              <w:jc w:val="center"/>
              <w:rPr>
                <w:b/>
                <w:bCs/>
                <w:color w:val="FFFFFF" w:themeColor="background1"/>
              </w:rPr>
            </w:pPr>
          </w:p>
        </w:tc>
        <w:tc>
          <w:tcPr>
            <w:tcW w:w="0" w:type="dxa"/>
            <w:tcBorders>
              <w:right w:val="single" w:sz="8" w:space="0" w:color="FFFFFF" w:themeColor="background1"/>
            </w:tcBorders>
            <w:vAlign w:val="center"/>
          </w:tcPr>
          <w:p w14:paraId="3969A85C" w14:textId="77777777" w:rsidR="002B106A" w:rsidRPr="00542737" w:rsidRDefault="002B106A" w:rsidP="00592879">
            <w:pPr>
              <w:pStyle w:val="BodyText"/>
              <w:spacing w:after="0"/>
              <w:ind w:left="0"/>
            </w:pPr>
            <w:r w:rsidRPr="00542737">
              <w:t>BS 8541-6:2015</w:t>
            </w:r>
          </w:p>
        </w:tc>
        <w:tc>
          <w:tcPr>
            <w:tcW w:w="0" w:type="dxa"/>
            <w:tcBorders>
              <w:left w:val="single" w:sz="8" w:space="0" w:color="FFFFFF" w:themeColor="background1"/>
              <w:right w:val="single" w:sz="8" w:space="0" w:color="FFFFFF" w:themeColor="background1"/>
            </w:tcBorders>
          </w:tcPr>
          <w:p w14:paraId="256C9C21"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52AE5522"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0504ED92"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291AA2F4" w14:textId="77777777" w:rsidR="002B106A" w:rsidRPr="00542737" w:rsidRDefault="002B106A" w:rsidP="00592879">
            <w:pPr>
              <w:pStyle w:val="BodyText"/>
              <w:spacing w:after="0"/>
              <w:ind w:left="0"/>
              <w:jc w:val="center"/>
            </w:pPr>
            <w:r w:rsidRPr="00542737">
              <w:t>R</w:t>
            </w:r>
          </w:p>
        </w:tc>
        <w:tc>
          <w:tcPr>
            <w:tcW w:w="0" w:type="dxa"/>
            <w:tcBorders>
              <w:left w:val="single" w:sz="8" w:space="0" w:color="FFFFFF" w:themeColor="background1"/>
              <w:right w:val="single" w:sz="8" w:space="0" w:color="FFFFFF" w:themeColor="background1"/>
            </w:tcBorders>
          </w:tcPr>
          <w:p w14:paraId="7DEA24DB" w14:textId="77777777" w:rsidR="002B106A" w:rsidRPr="00542737" w:rsidRDefault="002B106A" w:rsidP="00592879">
            <w:pPr>
              <w:pStyle w:val="BodyText"/>
              <w:spacing w:after="0"/>
              <w:ind w:left="0"/>
              <w:jc w:val="center"/>
            </w:pPr>
            <w:r w:rsidRPr="00542737">
              <w:t>R</w:t>
            </w:r>
          </w:p>
        </w:tc>
        <w:tc>
          <w:tcPr>
            <w:tcW w:w="0" w:type="dxa"/>
            <w:tcBorders>
              <w:left w:val="single" w:sz="8" w:space="0" w:color="FFFFFF" w:themeColor="background1"/>
              <w:right w:val="single" w:sz="8" w:space="0" w:color="FFFFFF" w:themeColor="background1"/>
            </w:tcBorders>
          </w:tcPr>
          <w:p w14:paraId="1A94EAEF"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5E059296"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16D57470"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15E0AE67"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678F645B"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0309E715"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2DF2B2F3"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52C7CF19" w14:textId="77777777" w:rsidR="002B106A" w:rsidRPr="00542737" w:rsidRDefault="002B106A" w:rsidP="00592879">
            <w:pPr>
              <w:pStyle w:val="BodyText"/>
              <w:spacing w:after="0"/>
              <w:ind w:left="0"/>
              <w:jc w:val="center"/>
            </w:pPr>
          </w:p>
        </w:tc>
        <w:tc>
          <w:tcPr>
            <w:tcW w:w="0" w:type="dxa"/>
            <w:tcBorders>
              <w:left w:val="single" w:sz="8" w:space="0" w:color="FFFFFF" w:themeColor="background1"/>
              <w:right w:val="single" w:sz="8" w:space="0" w:color="FFFFFF" w:themeColor="background1"/>
            </w:tcBorders>
          </w:tcPr>
          <w:p w14:paraId="109793B2" w14:textId="77777777" w:rsidR="002B106A" w:rsidRPr="00542737" w:rsidRDefault="002B106A" w:rsidP="00592879">
            <w:pPr>
              <w:pStyle w:val="BodyText"/>
              <w:spacing w:after="0"/>
              <w:ind w:left="0"/>
              <w:jc w:val="center"/>
              <w:rPr>
                <w:ins w:id="425" w:author="Niall Murphy" w:date="2021-04-27T12:10:00Z"/>
              </w:rPr>
            </w:pPr>
          </w:p>
        </w:tc>
        <w:tc>
          <w:tcPr>
            <w:tcW w:w="0" w:type="dxa"/>
            <w:gridSpan w:val="2"/>
            <w:tcBorders>
              <w:left w:val="single" w:sz="8" w:space="0" w:color="FFFFFF" w:themeColor="background1"/>
            </w:tcBorders>
          </w:tcPr>
          <w:p w14:paraId="5660D31D" w14:textId="5034B1D8" w:rsidR="002B106A" w:rsidRPr="00542737" w:rsidRDefault="002B106A" w:rsidP="00592879">
            <w:pPr>
              <w:pStyle w:val="BodyText"/>
              <w:spacing w:after="0"/>
              <w:ind w:left="0"/>
              <w:jc w:val="center"/>
            </w:pPr>
          </w:p>
        </w:tc>
      </w:tr>
      <w:tr w:rsidR="002B106A" w:rsidRPr="00542737" w14:paraId="01EB89A3" w14:textId="77777777" w:rsidTr="002B106A">
        <w:trPr>
          <w:cnfStyle w:val="000000010000" w:firstRow="0" w:lastRow="0" w:firstColumn="0" w:lastColumn="0" w:oddVBand="0" w:evenVBand="0" w:oddHBand="0" w:evenHBand="1" w:firstRowFirstColumn="0" w:firstRowLastColumn="0" w:lastRowFirstColumn="0" w:lastRowLastColumn="0"/>
        </w:trPr>
        <w:tc>
          <w:tcPr>
            <w:tcW w:w="481" w:type="dxa"/>
            <w:vMerge/>
            <w:shd w:val="clear" w:color="auto" w:fill="689319"/>
          </w:tcPr>
          <w:p w14:paraId="39DD9AAD" w14:textId="77777777" w:rsidR="002B106A" w:rsidRPr="00542737" w:rsidRDefault="002B106A" w:rsidP="00592879">
            <w:pPr>
              <w:pStyle w:val="BodyText"/>
              <w:spacing w:after="0"/>
              <w:ind w:left="67"/>
              <w:jc w:val="center"/>
              <w:rPr>
                <w:b/>
                <w:bCs/>
                <w:color w:val="FFFFFF" w:themeColor="background1"/>
              </w:rPr>
            </w:pPr>
          </w:p>
        </w:tc>
        <w:tc>
          <w:tcPr>
            <w:tcW w:w="2790" w:type="dxa"/>
            <w:tcBorders>
              <w:bottom w:val="single" w:sz="8" w:space="0" w:color="FFFFFF" w:themeColor="background1"/>
              <w:right w:val="single" w:sz="8" w:space="0" w:color="EBEDEE" w:themeColor="accent4" w:themeTint="33"/>
            </w:tcBorders>
            <w:vAlign w:val="center"/>
          </w:tcPr>
          <w:p w14:paraId="0583AAAE" w14:textId="557071AB" w:rsidR="002B106A" w:rsidRPr="00542737" w:rsidRDefault="002B106A" w:rsidP="00592879">
            <w:pPr>
              <w:pStyle w:val="BodyText"/>
              <w:spacing w:after="0"/>
              <w:ind w:left="0"/>
            </w:pPr>
            <w:commentRangeStart w:id="426"/>
            <w:commentRangeStart w:id="427"/>
            <w:r w:rsidRPr="00542737">
              <w:t xml:space="preserve">NBS </w:t>
            </w:r>
            <w:del w:id="428" w:author="Niall Murphy" w:date="2021-04-27T10:29:00Z">
              <w:r w:rsidRPr="00542737" w:rsidDel="00525310">
                <w:delText>BIM Toolkit</w:delText>
              </w:r>
            </w:del>
            <w:commentRangeEnd w:id="426"/>
            <w:r w:rsidRPr="00542737">
              <w:rPr>
                <w:rStyle w:val="CommentReference"/>
                <w:rFonts w:ascii="Verdana" w:eastAsiaTheme="minorHAnsi" w:hAnsi="Verdana" w:cstheme="minorBidi"/>
                <w:lang w:eastAsia="en-US"/>
              </w:rPr>
              <w:commentReference w:id="426"/>
            </w:r>
            <w:commentRangeEnd w:id="427"/>
            <w:r w:rsidRPr="00542737">
              <w:rPr>
                <w:rStyle w:val="CommentReference"/>
                <w:rFonts w:ascii="Verdana" w:eastAsiaTheme="minorHAnsi" w:hAnsi="Verdana" w:cstheme="minorBidi"/>
                <w:lang w:eastAsia="en-US"/>
              </w:rPr>
              <w:commentReference w:id="427"/>
            </w:r>
            <w:ins w:id="429" w:author="Niall Murphy" w:date="2021-04-27T09:38:00Z">
              <w:r w:rsidRPr="00542737">
                <w:t>Definition Library</w:t>
              </w:r>
            </w:ins>
          </w:p>
        </w:tc>
        <w:tc>
          <w:tcPr>
            <w:tcW w:w="703" w:type="dxa"/>
            <w:tcBorders>
              <w:left w:val="single" w:sz="8" w:space="0" w:color="EBEDEE" w:themeColor="accent4" w:themeTint="33"/>
              <w:bottom w:val="single" w:sz="8" w:space="0" w:color="FFFFFF" w:themeColor="background1"/>
              <w:right w:val="single" w:sz="8" w:space="0" w:color="EBEDEE" w:themeColor="accent4" w:themeTint="33"/>
            </w:tcBorders>
          </w:tcPr>
          <w:p w14:paraId="273781CC"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bottom w:val="single" w:sz="8" w:space="0" w:color="FFFFFF" w:themeColor="background1"/>
              <w:right w:val="single" w:sz="8" w:space="0" w:color="EBEDEE" w:themeColor="accent4" w:themeTint="33"/>
            </w:tcBorders>
          </w:tcPr>
          <w:p w14:paraId="177B2583"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bottom w:val="single" w:sz="8" w:space="0" w:color="FFFFFF" w:themeColor="background1"/>
              <w:right w:val="single" w:sz="8" w:space="0" w:color="EBEDEE" w:themeColor="accent4" w:themeTint="33"/>
            </w:tcBorders>
          </w:tcPr>
          <w:p w14:paraId="6A5AC11E"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bottom w:val="single" w:sz="8" w:space="0" w:color="FFFFFF" w:themeColor="background1"/>
              <w:right w:val="single" w:sz="8" w:space="0" w:color="EBEDEE" w:themeColor="accent4" w:themeTint="33"/>
            </w:tcBorders>
          </w:tcPr>
          <w:p w14:paraId="36AF9462"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bottom w:val="single" w:sz="8" w:space="0" w:color="FFFFFF" w:themeColor="background1"/>
              <w:right w:val="single" w:sz="8" w:space="0" w:color="EBEDEE" w:themeColor="accent4" w:themeTint="33"/>
            </w:tcBorders>
          </w:tcPr>
          <w:p w14:paraId="08DC5071" w14:textId="77777777" w:rsidR="002B106A" w:rsidRPr="00542737" w:rsidRDefault="002B106A" w:rsidP="00592879">
            <w:pPr>
              <w:pStyle w:val="BodyText"/>
              <w:spacing w:after="0"/>
              <w:ind w:left="0"/>
              <w:jc w:val="center"/>
            </w:pPr>
            <w:r w:rsidRPr="00542737">
              <w:t>M</w:t>
            </w:r>
          </w:p>
        </w:tc>
        <w:tc>
          <w:tcPr>
            <w:tcW w:w="703" w:type="dxa"/>
            <w:tcBorders>
              <w:left w:val="single" w:sz="8" w:space="0" w:color="EBEDEE" w:themeColor="accent4" w:themeTint="33"/>
              <w:bottom w:val="single" w:sz="8" w:space="0" w:color="FFFFFF" w:themeColor="background1"/>
              <w:right w:val="single" w:sz="8" w:space="0" w:color="EBEDEE" w:themeColor="accent4" w:themeTint="33"/>
            </w:tcBorders>
          </w:tcPr>
          <w:p w14:paraId="0706B48E"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bottom w:val="single" w:sz="8" w:space="0" w:color="FFFFFF" w:themeColor="background1"/>
              <w:right w:val="single" w:sz="8" w:space="0" w:color="EBEDEE" w:themeColor="accent4" w:themeTint="33"/>
            </w:tcBorders>
          </w:tcPr>
          <w:p w14:paraId="2749533A" w14:textId="77777777" w:rsidR="002B106A" w:rsidRPr="00542737" w:rsidRDefault="002B106A" w:rsidP="00592879">
            <w:pPr>
              <w:pStyle w:val="BodyText"/>
              <w:spacing w:after="0"/>
              <w:ind w:left="0"/>
              <w:jc w:val="center"/>
            </w:pPr>
            <w:r w:rsidRPr="00542737">
              <w:t>M</w:t>
            </w:r>
          </w:p>
        </w:tc>
        <w:tc>
          <w:tcPr>
            <w:tcW w:w="704" w:type="dxa"/>
            <w:tcBorders>
              <w:left w:val="single" w:sz="8" w:space="0" w:color="EBEDEE" w:themeColor="accent4" w:themeTint="33"/>
              <w:bottom w:val="single" w:sz="8" w:space="0" w:color="FFFFFF" w:themeColor="background1"/>
              <w:right w:val="single" w:sz="8" w:space="0" w:color="EBEDEE" w:themeColor="accent4" w:themeTint="33"/>
            </w:tcBorders>
          </w:tcPr>
          <w:p w14:paraId="430A8EEB"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bottom w:val="single" w:sz="8" w:space="0" w:color="FFFFFF" w:themeColor="background1"/>
              <w:right w:val="single" w:sz="8" w:space="0" w:color="EBEDEE" w:themeColor="accent4" w:themeTint="33"/>
            </w:tcBorders>
          </w:tcPr>
          <w:p w14:paraId="0719A5B7"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bottom w:val="single" w:sz="8" w:space="0" w:color="FFFFFF" w:themeColor="background1"/>
              <w:right w:val="single" w:sz="8" w:space="0" w:color="EBEDEE" w:themeColor="accent4" w:themeTint="33"/>
            </w:tcBorders>
          </w:tcPr>
          <w:p w14:paraId="7DF716DF" w14:textId="77777777" w:rsidR="002B106A" w:rsidRPr="00542737" w:rsidRDefault="002B106A" w:rsidP="00592879">
            <w:pPr>
              <w:pStyle w:val="BodyText"/>
              <w:spacing w:after="0"/>
              <w:ind w:left="0"/>
              <w:jc w:val="center"/>
            </w:pPr>
          </w:p>
        </w:tc>
        <w:tc>
          <w:tcPr>
            <w:tcW w:w="703" w:type="dxa"/>
            <w:tcBorders>
              <w:left w:val="single" w:sz="8" w:space="0" w:color="EBEDEE" w:themeColor="accent4" w:themeTint="33"/>
              <w:bottom w:val="single" w:sz="8" w:space="0" w:color="FFFFFF" w:themeColor="background1"/>
              <w:right w:val="single" w:sz="8" w:space="0" w:color="EBEDEE" w:themeColor="accent4" w:themeTint="33"/>
            </w:tcBorders>
          </w:tcPr>
          <w:p w14:paraId="0B356E76"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bottom w:val="single" w:sz="8" w:space="0" w:color="FFFFFF" w:themeColor="background1"/>
              <w:right w:val="single" w:sz="8" w:space="0" w:color="EBEDEE" w:themeColor="accent4" w:themeTint="33"/>
            </w:tcBorders>
          </w:tcPr>
          <w:p w14:paraId="1BDB6BAD"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bottom w:val="single" w:sz="8" w:space="0" w:color="FFFFFF" w:themeColor="background1"/>
              <w:right w:val="single" w:sz="8" w:space="0" w:color="EBEDEE" w:themeColor="accent4" w:themeTint="33"/>
            </w:tcBorders>
          </w:tcPr>
          <w:p w14:paraId="4BBE9846" w14:textId="77777777" w:rsidR="002B106A" w:rsidRPr="00542737" w:rsidRDefault="002B106A" w:rsidP="00592879">
            <w:pPr>
              <w:pStyle w:val="BodyText"/>
              <w:spacing w:after="0"/>
              <w:ind w:left="0"/>
              <w:jc w:val="center"/>
            </w:pPr>
          </w:p>
        </w:tc>
        <w:tc>
          <w:tcPr>
            <w:tcW w:w="704" w:type="dxa"/>
            <w:tcBorders>
              <w:left w:val="single" w:sz="8" w:space="0" w:color="EBEDEE" w:themeColor="accent4" w:themeTint="33"/>
              <w:bottom w:val="single" w:sz="8" w:space="0" w:color="FFFFFF" w:themeColor="background1"/>
              <w:right w:val="single" w:sz="8" w:space="0" w:color="EBEDEE" w:themeColor="accent4" w:themeTint="33"/>
            </w:tcBorders>
          </w:tcPr>
          <w:p w14:paraId="54AC740A" w14:textId="77777777" w:rsidR="002B106A" w:rsidRPr="00542737" w:rsidRDefault="002B106A" w:rsidP="00592879">
            <w:pPr>
              <w:pStyle w:val="BodyText"/>
              <w:spacing w:after="0"/>
              <w:ind w:left="0"/>
              <w:jc w:val="center"/>
              <w:rPr>
                <w:ins w:id="430" w:author="Niall Murphy" w:date="2021-04-27T12:10:00Z"/>
              </w:rPr>
            </w:pPr>
          </w:p>
        </w:tc>
        <w:tc>
          <w:tcPr>
            <w:tcW w:w="704" w:type="dxa"/>
            <w:gridSpan w:val="2"/>
            <w:tcBorders>
              <w:left w:val="single" w:sz="8" w:space="0" w:color="EBEDEE" w:themeColor="accent4" w:themeTint="33"/>
              <w:bottom w:val="single" w:sz="8" w:space="0" w:color="FFFFFF" w:themeColor="background1"/>
            </w:tcBorders>
          </w:tcPr>
          <w:p w14:paraId="69E499C2" w14:textId="16A1B514" w:rsidR="002B106A" w:rsidRPr="00542737" w:rsidRDefault="002B106A" w:rsidP="00592879">
            <w:pPr>
              <w:pStyle w:val="BodyText"/>
              <w:spacing w:after="0"/>
              <w:ind w:left="0"/>
              <w:jc w:val="center"/>
            </w:pPr>
          </w:p>
        </w:tc>
      </w:tr>
      <w:tr w:rsidR="00422AB8" w:rsidRPr="00542737" w14:paraId="47861B7D" w14:textId="77777777" w:rsidTr="002B106A">
        <w:trPr>
          <w:cnfStyle w:val="000000100000" w:firstRow="0" w:lastRow="0" w:firstColumn="0" w:lastColumn="0" w:oddVBand="0" w:evenVBand="0" w:oddHBand="1" w:evenHBand="0" w:firstRowFirstColumn="0" w:firstRowLastColumn="0" w:lastRowFirstColumn="0" w:lastRowLastColumn="0"/>
          <w:ins w:id="431" w:author="Niall Murphy" w:date="2021-04-27T12:09:00Z"/>
        </w:trPr>
        <w:tc>
          <w:tcPr>
            <w:tcW w:w="0" w:type="dxa"/>
            <w:vMerge/>
            <w:shd w:val="clear" w:color="auto" w:fill="689319"/>
          </w:tcPr>
          <w:p w14:paraId="286E166A" w14:textId="77777777" w:rsidR="002B106A" w:rsidRPr="00542737" w:rsidRDefault="002B106A" w:rsidP="00592879">
            <w:pPr>
              <w:pStyle w:val="BodyText"/>
              <w:spacing w:after="0"/>
              <w:ind w:left="67"/>
              <w:jc w:val="center"/>
              <w:rPr>
                <w:ins w:id="432" w:author="Niall Murphy" w:date="2021-04-27T12:09:00Z"/>
                <w:b/>
                <w:bCs/>
                <w:color w:val="FFFFFF" w:themeColor="background1"/>
              </w:rPr>
            </w:pPr>
          </w:p>
        </w:tc>
        <w:tc>
          <w:tcPr>
            <w:tcW w:w="0" w:type="dxa"/>
            <w:tcBorders>
              <w:bottom w:val="single" w:sz="8" w:space="0" w:color="FFFFFF" w:themeColor="background1"/>
              <w:right w:val="single" w:sz="8" w:space="0" w:color="EBEDEE" w:themeColor="accent4" w:themeTint="33"/>
            </w:tcBorders>
            <w:vAlign w:val="center"/>
          </w:tcPr>
          <w:p w14:paraId="225EB375" w14:textId="377508DE" w:rsidR="002B106A" w:rsidRPr="00542737" w:rsidRDefault="002B106A" w:rsidP="00592879">
            <w:pPr>
              <w:pStyle w:val="BodyText"/>
              <w:spacing w:after="0"/>
              <w:ind w:left="0"/>
              <w:rPr>
                <w:ins w:id="433" w:author="Niall Murphy" w:date="2021-04-27T12:09:00Z"/>
              </w:rPr>
            </w:pPr>
            <w:ins w:id="434" w:author="Niall Murphy" w:date="2021-04-27T12:09:00Z">
              <w:r w:rsidRPr="00542737">
                <w:t>Uniclass 2015</w:t>
              </w:r>
            </w:ins>
          </w:p>
        </w:tc>
        <w:tc>
          <w:tcPr>
            <w:tcW w:w="0" w:type="dxa"/>
            <w:tcBorders>
              <w:left w:val="single" w:sz="8" w:space="0" w:color="EBEDEE" w:themeColor="accent4" w:themeTint="33"/>
              <w:bottom w:val="single" w:sz="8" w:space="0" w:color="FFFFFF" w:themeColor="background1"/>
              <w:right w:val="single" w:sz="8" w:space="0" w:color="EBEDEE" w:themeColor="accent4" w:themeTint="33"/>
            </w:tcBorders>
          </w:tcPr>
          <w:p w14:paraId="261745E7" w14:textId="77777777" w:rsidR="002B106A" w:rsidRPr="00542737" w:rsidRDefault="002B106A" w:rsidP="00592879">
            <w:pPr>
              <w:pStyle w:val="BodyText"/>
              <w:spacing w:after="0"/>
              <w:ind w:left="0"/>
              <w:jc w:val="center"/>
              <w:rPr>
                <w:ins w:id="435" w:author="Niall Murphy" w:date="2021-04-27T12:09:00Z"/>
              </w:rPr>
            </w:pPr>
          </w:p>
        </w:tc>
        <w:tc>
          <w:tcPr>
            <w:tcW w:w="0" w:type="dxa"/>
            <w:tcBorders>
              <w:left w:val="single" w:sz="8" w:space="0" w:color="EBEDEE" w:themeColor="accent4" w:themeTint="33"/>
              <w:bottom w:val="single" w:sz="8" w:space="0" w:color="FFFFFF" w:themeColor="background1"/>
              <w:right w:val="single" w:sz="8" w:space="0" w:color="EBEDEE" w:themeColor="accent4" w:themeTint="33"/>
            </w:tcBorders>
          </w:tcPr>
          <w:p w14:paraId="65E183CF" w14:textId="77777777" w:rsidR="002B106A" w:rsidRPr="00542737" w:rsidRDefault="002B106A" w:rsidP="00592879">
            <w:pPr>
              <w:pStyle w:val="BodyText"/>
              <w:spacing w:after="0"/>
              <w:ind w:left="0"/>
              <w:jc w:val="center"/>
              <w:rPr>
                <w:ins w:id="436" w:author="Niall Murphy" w:date="2021-04-27T12:09:00Z"/>
              </w:rPr>
            </w:pPr>
          </w:p>
        </w:tc>
        <w:tc>
          <w:tcPr>
            <w:tcW w:w="0" w:type="dxa"/>
            <w:tcBorders>
              <w:left w:val="single" w:sz="8" w:space="0" w:color="EBEDEE" w:themeColor="accent4" w:themeTint="33"/>
              <w:bottom w:val="single" w:sz="8" w:space="0" w:color="FFFFFF" w:themeColor="background1"/>
              <w:right w:val="single" w:sz="8" w:space="0" w:color="EBEDEE" w:themeColor="accent4" w:themeTint="33"/>
            </w:tcBorders>
          </w:tcPr>
          <w:p w14:paraId="178A94B0" w14:textId="77777777" w:rsidR="002B106A" w:rsidRPr="00542737" w:rsidRDefault="002B106A" w:rsidP="00592879">
            <w:pPr>
              <w:pStyle w:val="BodyText"/>
              <w:spacing w:after="0"/>
              <w:ind w:left="0"/>
              <w:jc w:val="center"/>
              <w:rPr>
                <w:ins w:id="437" w:author="Niall Murphy" w:date="2021-04-27T12:09:00Z"/>
              </w:rPr>
            </w:pPr>
          </w:p>
        </w:tc>
        <w:tc>
          <w:tcPr>
            <w:tcW w:w="0" w:type="dxa"/>
            <w:tcBorders>
              <w:left w:val="single" w:sz="8" w:space="0" w:color="EBEDEE" w:themeColor="accent4" w:themeTint="33"/>
              <w:bottom w:val="single" w:sz="8" w:space="0" w:color="FFFFFF" w:themeColor="background1"/>
              <w:right w:val="single" w:sz="8" w:space="0" w:color="EBEDEE" w:themeColor="accent4" w:themeTint="33"/>
            </w:tcBorders>
          </w:tcPr>
          <w:p w14:paraId="3A76DA69" w14:textId="1FE21088" w:rsidR="002B106A" w:rsidRPr="00542737" w:rsidRDefault="002B106A" w:rsidP="00592879">
            <w:pPr>
              <w:pStyle w:val="BodyText"/>
              <w:spacing w:after="0"/>
              <w:ind w:left="0"/>
              <w:jc w:val="center"/>
              <w:rPr>
                <w:ins w:id="438" w:author="Niall Murphy" w:date="2021-04-27T12:09:00Z"/>
              </w:rPr>
            </w:pPr>
            <w:ins w:id="439" w:author="Niall Murphy" w:date="2021-04-27T12:09:00Z">
              <w:r w:rsidRPr="00542737">
                <w:t>M</w:t>
              </w:r>
            </w:ins>
          </w:p>
        </w:tc>
        <w:tc>
          <w:tcPr>
            <w:tcW w:w="0" w:type="dxa"/>
            <w:tcBorders>
              <w:left w:val="single" w:sz="8" w:space="0" w:color="EBEDEE" w:themeColor="accent4" w:themeTint="33"/>
              <w:bottom w:val="single" w:sz="8" w:space="0" w:color="FFFFFF" w:themeColor="background1"/>
              <w:right w:val="single" w:sz="8" w:space="0" w:color="EBEDEE" w:themeColor="accent4" w:themeTint="33"/>
            </w:tcBorders>
          </w:tcPr>
          <w:p w14:paraId="7CA5CA01" w14:textId="77777777" w:rsidR="002B106A" w:rsidRPr="00542737" w:rsidRDefault="002B106A" w:rsidP="00592879">
            <w:pPr>
              <w:pStyle w:val="BodyText"/>
              <w:spacing w:after="0"/>
              <w:ind w:left="0"/>
              <w:jc w:val="center"/>
              <w:rPr>
                <w:ins w:id="440" w:author="Niall Murphy" w:date="2021-04-27T12:09:00Z"/>
              </w:rPr>
            </w:pPr>
          </w:p>
        </w:tc>
        <w:tc>
          <w:tcPr>
            <w:tcW w:w="0" w:type="dxa"/>
            <w:tcBorders>
              <w:left w:val="single" w:sz="8" w:space="0" w:color="EBEDEE" w:themeColor="accent4" w:themeTint="33"/>
              <w:bottom w:val="single" w:sz="8" w:space="0" w:color="FFFFFF" w:themeColor="background1"/>
              <w:right w:val="single" w:sz="8" w:space="0" w:color="EBEDEE" w:themeColor="accent4" w:themeTint="33"/>
            </w:tcBorders>
          </w:tcPr>
          <w:p w14:paraId="7F437CB9" w14:textId="3EA0E9C1" w:rsidR="002B106A" w:rsidRPr="00542737" w:rsidRDefault="002B106A" w:rsidP="00592879">
            <w:pPr>
              <w:pStyle w:val="BodyText"/>
              <w:spacing w:after="0"/>
              <w:ind w:left="0"/>
              <w:jc w:val="center"/>
              <w:rPr>
                <w:ins w:id="441" w:author="Niall Murphy" w:date="2021-04-27T12:09:00Z"/>
              </w:rPr>
            </w:pPr>
            <w:ins w:id="442" w:author="Niall Murphy" w:date="2021-04-27T12:09:00Z">
              <w:r w:rsidRPr="00542737">
                <w:t>M</w:t>
              </w:r>
            </w:ins>
          </w:p>
        </w:tc>
        <w:tc>
          <w:tcPr>
            <w:tcW w:w="0" w:type="dxa"/>
            <w:tcBorders>
              <w:left w:val="single" w:sz="8" w:space="0" w:color="EBEDEE" w:themeColor="accent4" w:themeTint="33"/>
              <w:bottom w:val="single" w:sz="8" w:space="0" w:color="FFFFFF" w:themeColor="background1"/>
              <w:right w:val="single" w:sz="8" w:space="0" w:color="EBEDEE" w:themeColor="accent4" w:themeTint="33"/>
            </w:tcBorders>
          </w:tcPr>
          <w:p w14:paraId="5B14C8DB" w14:textId="77777777" w:rsidR="002B106A" w:rsidRPr="00542737" w:rsidRDefault="002B106A" w:rsidP="00592879">
            <w:pPr>
              <w:pStyle w:val="BodyText"/>
              <w:spacing w:after="0"/>
              <w:ind w:left="0"/>
              <w:jc w:val="center"/>
              <w:rPr>
                <w:ins w:id="443" w:author="Niall Murphy" w:date="2021-04-27T12:09:00Z"/>
              </w:rPr>
            </w:pPr>
          </w:p>
        </w:tc>
        <w:tc>
          <w:tcPr>
            <w:tcW w:w="0" w:type="dxa"/>
            <w:tcBorders>
              <w:left w:val="single" w:sz="8" w:space="0" w:color="EBEDEE" w:themeColor="accent4" w:themeTint="33"/>
              <w:bottom w:val="single" w:sz="8" w:space="0" w:color="FFFFFF" w:themeColor="background1"/>
              <w:right w:val="single" w:sz="8" w:space="0" w:color="EBEDEE" w:themeColor="accent4" w:themeTint="33"/>
            </w:tcBorders>
          </w:tcPr>
          <w:p w14:paraId="476A58F1" w14:textId="77777777" w:rsidR="002B106A" w:rsidRPr="00542737" w:rsidRDefault="002B106A" w:rsidP="00592879">
            <w:pPr>
              <w:pStyle w:val="BodyText"/>
              <w:spacing w:after="0"/>
              <w:ind w:left="0"/>
              <w:jc w:val="center"/>
              <w:rPr>
                <w:ins w:id="444" w:author="Niall Murphy" w:date="2021-04-27T12:09:00Z"/>
              </w:rPr>
            </w:pPr>
          </w:p>
        </w:tc>
        <w:tc>
          <w:tcPr>
            <w:tcW w:w="0" w:type="dxa"/>
            <w:tcBorders>
              <w:left w:val="single" w:sz="8" w:space="0" w:color="EBEDEE" w:themeColor="accent4" w:themeTint="33"/>
              <w:bottom w:val="single" w:sz="8" w:space="0" w:color="FFFFFF" w:themeColor="background1"/>
              <w:right w:val="single" w:sz="8" w:space="0" w:color="EBEDEE" w:themeColor="accent4" w:themeTint="33"/>
            </w:tcBorders>
          </w:tcPr>
          <w:p w14:paraId="55E2F828" w14:textId="77777777" w:rsidR="002B106A" w:rsidRPr="00542737" w:rsidRDefault="002B106A" w:rsidP="00592879">
            <w:pPr>
              <w:pStyle w:val="BodyText"/>
              <w:spacing w:after="0"/>
              <w:ind w:left="0"/>
              <w:jc w:val="center"/>
              <w:rPr>
                <w:ins w:id="445" w:author="Niall Murphy" w:date="2021-04-27T12:09:00Z"/>
              </w:rPr>
            </w:pPr>
          </w:p>
        </w:tc>
        <w:tc>
          <w:tcPr>
            <w:tcW w:w="0" w:type="dxa"/>
            <w:tcBorders>
              <w:left w:val="single" w:sz="8" w:space="0" w:color="EBEDEE" w:themeColor="accent4" w:themeTint="33"/>
              <w:bottom w:val="single" w:sz="8" w:space="0" w:color="FFFFFF" w:themeColor="background1"/>
              <w:right w:val="single" w:sz="8" w:space="0" w:color="EBEDEE" w:themeColor="accent4" w:themeTint="33"/>
            </w:tcBorders>
          </w:tcPr>
          <w:p w14:paraId="7F56F1DE" w14:textId="77777777" w:rsidR="002B106A" w:rsidRPr="00542737" w:rsidRDefault="002B106A" w:rsidP="00592879">
            <w:pPr>
              <w:pStyle w:val="BodyText"/>
              <w:spacing w:after="0"/>
              <w:ind w:left="0"/>
              <w:jc w:val="center"/>
              <w:rPr>
                <w:ins w:id="446" w:author="Niall Murphy" w:date="2021-04-27T12:09:00Z"/>
              </w:rPr>
            </w:pPr>
          </w:p>
        </w:tc>
        <w:tc>
          <w:tcPr>
            <w:tcW w:w="0" w:type="dxa"/>
            <w:tcBorders>
              <w:left w:val="single" w:sz="8" w:space="0" w:color="EBEDEE" w:themeColor="accent4" w:themeTint="33"/>
              <w:bottom w:val="single" w:sz="8" w:space="0" w:color="FFFFFF" w:themeColor="background1"/>
              <w:right w:val="single" w:sz="8" w:space="0" w:color="EBEDEE" w:themeColor="accent4" w:themeTint="33"/>
            </w:tcBorders>
          </w:tcPr>
          <w:p w14:paraId="4589BB99" w14:textId="77777777" w:rsidR="002B106A" w:rsidRPr="00542737" w:rsidRDefault="002B106A" w:rsidP="00592879">
            <w:pPr>
              <w:pStyle w:val="BodyText"/>
              <w:spacing w:after="0"/>
              <w:ind w:left="0"/>
              <w:jc w:val="center"/>
              <w:rPr>
                <w:ins w:id="447" w:author="Niall Murphy" w:date="2021-04-27T12:09:00Z"/>
              </w:rPr>
            </w:pPr>
          </w:p>
        </w:tc>
        <w:tc>
          <w:tcPr>
            <w:tcW w:w="0" w:type="dxa"/>
            <w:tcBorders>
              <w:left w:val="single" w:sz="8" w:space="0" w:color="EBEDEE" w:themeColor="accent4" w:themeTint="33"/>
              <w:bottom w:val="single" w:sz="8" w:space="0" w:color="FFFFFF" w:themeColor="background1"/>
              <w:right w:val="single" w:sz="8" w:space="0" w:color="EBEDEE" w:themeColor="accent4" w:themeTint="33"/>
            </w:tcBorders>
          </w:tcPr>
          <w:p w14:paraId="4FEEB06D" w14:textId="77777777" w:rsidR="002B106A" w:rsidRPr="00542737" w:rsidRDefault="002B106A" w:rsidP="00592879">
            <w:pPr>
              <w:pStyle w:val="BodyText"/>
              <w:spacing w:after="0"/>
              <w:ind w:left="0"/>
              <w:jc w:val="center"/>
              <w:rPr>
                <w:ins w:id="448" w:author="Niall Murphy" w:date="2021-04-27T12:09:00Z"/>
              </w:rPr>
            </w:pPr>
          </w:p>
        </w:tc>
        <w:tc>
          <w:tcPr>
            <w:tcW w:w="0" w:type="dxa"/>
            <w:tcBorders>
              <w:left w:val="single" w:sz="8" w:space="0" w:color="EBEDEE" w:themeColor="accent4" w:themeTint="33"/>
              <w:bottom w:val="single" w:sz="8" w:space="0" w:color="FFFFFF" w:themeColor="background1"/>
              <w:right w:val="single" w:sz="8" w:space="0" w:color="EBEDEE" w:themeColor="accent4" w:themeTint="33"/>
            </w:tcBorders>
          </w:tcPr>
          <w:p w14:paraId="12F32941" w14:textId="77777777" w:rsidR="002B106A" w:rsidRPr="00542737" w:rsidRDefault="002B106A" w:rsidP="00592879">
            <w:pPr>
              <w:pStyle w:val="BodyText"/>
              <w:spacing w:after="0"/>
              <w:ind w:left="0"/>
              <w:jc w:val="center"/>
              <w:rPr>
                <w:ins w:id="449" w:author="Niall Murphy" w:date="2021-04-27T12:09:00Z"/>
              </w:rPr>
            </w:pPr>
          </w:p>
        </w:tc>
        <w:tc>
          <w:tcPr>
            <w:tcW w:w="0" w:type="dxa"/>
            <w:tcBorders>
              <w:left w:val="single" w:sz="8" w:space="0" w:color="EBEDEE" w:themeColor="accent4" w:themeTint="33"/>
              <w:bottom w:val="single" w:sz="8" w:space="0" w:color="FFFFFF" w:themeColor="background1"/>
              <w:right w:val="single" w:sz="8" w:space="0" w:color="EBEDEE" w:themeColor="accent4" w:themeTint="33"/>
            </w:tcBorders>
          </w:tcPr>
          <w:p w14:paraId="64F67C3C" w14:textId="77777777" w:rsidR="002B106A" w:rsidRPr="00542737" w:rsidRDefault="002B106A" w:rsidP="00592879">
            <w:pPr>
              <w:pStyle w:val="BodyText"/>
              <w:spacing w:after="0"/>
              <w:ind w:left="0"/>
              <w:jc w:val="center"/>
              <w:rPr>
                <w:ins w:id="450" w:author="Niall Murphy" w:date="2021-04-27T12:10:00Z"/>
              </w:rPr>
            </w:pPr>
          </w:p>
        </w:tc>
        <w:tc>
          <w:tcPr>
            <w:tcW w:w="0" w:type="dxa"/>
            <w:gridSpan w:val="2"/>
            <w:tcBorders>
              <w:left w:val="single" w:sz="8" w:space="0" w:color="EBEDEE" w:themeColor="accent4" w:themeTint="33"/>
              <w:bottom w:val="single" w:sz="8" w:space="0" w:color="FFFFFF" w:themeColor="background1"/>
            </w:tcBorders>
          </w:tcPr>
          <w:p w14:paraId="15826C6C" w14:textId="12C32F33" w:rsidR="002B106A" w:rsidRPr="00542737" w:rsidRDefault="002B106A" w:rsidP="00592879">
            <w:pPr>
              <w:pStyle w:val="BodyText"/>
              <w:spacing w:after="0"/>
              <w:ind w:left="0"/>
              <w:jc w:val="center"/>
              <w:rPr>
                <w:ins w:id="451" w:author="Niall Murphy" w:date="2021-04-27T12:09:00Z"/>
              </w:rPr>
            </w:pPr>
          </w:p>
        </w:tc>
      </w:tr>
      <w:tr w:rsidR="002B106A" w:rsidRPr="00542737" w14:paraId="48E66A4C" w14:textId="77777777" w:rsidTr="002B106A">
        <w:trPr>
          <w:cnfStyle w:val="000000010000" w:firstRow="0" w:lastRow="0" w:firstColumn="0" w:lastColumn="0" w:oddVBand="0" w:evenVBand="0" w:oddHBand="0" w:evenHBand="1" w:firstRowFirstColumn="0" w:firstRowLastColumn="0" w:lastRowFirstColumn="0" w:lastRowLastColumn="0"/>
        </w:trPr>
        <w:tc>
          <w:tcPr>
            <w:tcW w:w="481" w:type="dxa"/>
            <w:vMerge/>
            <w:tcBorders>
              <w:bottom w:val="single" w:sz="18" w:space="0" w:color="689319"/>
            </w:tcBorders>
            <w:shd w:val="clear" w:color="auto" w:fill="689319"/>
          </w:tcPr>
          <w:p w14:paraId="440BE3BE" w14:textId="77777777" w:rsidR="002B106A" w:rsidRPr="00542737" w:rsidRDefault="002B106A" w:rsidP="00592879">
            <w:pPr>
              <w:pStyle w:val="BodyText"/>
              <w:spacing w:after="0"/>
              <w:ind w:left="67"/>
              <w:jc w:val="center"/>
              <w:rPr>
                <w:b/>
                <w:bCs/>
                <w:color w:val="FFFFFF" w:themeColor="background1"/>
              </w:rPr>
            </w:pPr>
          </w:p>
        </w:tc>
        <w:tc>
          <w:tcPr>
            <w:tcW w:w="2790" w:type="dxa"/>
            <w:tcBorders>
              <w:top w:val="single" w:sz="8" w:space="0" w:color="FFFFFF" w:themeColor="background1"/>
              <w:bottom w:val="single" w:sz="18" w:space="0" w:color="689319"/>
              <w:right w:val="single" w:sz="8" w:space="0" w:color="FFFFFF" w:themeColor="background1"/>
            </w:tcBorders>
            <w:vAlign w:val="center"/>
          </w:tcPr>
          <w:p w14:paraId="172CCC57" w14:textId="6D8A2324" w:rsidR="002B106A" w:rsidRPr="00542737" w:rsidRDefault="002B106A" w:rsidP="00592879">
            <w:pPr>
              <w:pStyle w:val="BodyText"/>
              <w:spacing w:after="0"/>
              <w:ind w:left="0"/>
            </w:pPr>
            <w:ins w:id="452" w:author="Niall Murphy" w:date="2021-04-27T12:10:00Z">
              <w:r w:rsidRPr="00542737">
                <w:rPr>
                  <w:rFonts w:eastAsia="Verdana" w:cs="Arial"/>
                  <w:color w:val="5E6A71" w:themeColor="accent3"/>
                  <w:szCs w:val="18"/>
                </w:rPr>
                <w:t>BS 5964-3:1996</w:t>
              </w:r>
            </w:ins>
            <w:del w:id="453" w:author="Niall Murphy" w:date="2021-04-27T12:10:00Z">
              <w:r w:rsidRPr="00542737" w:rsidDel="002B106A">
                <w:delText>Uniclass 2015</w:delText>
              </w:r>
            </w:del>
          </w:p>
        </w:tc>
        <w:tc>
          <w:tcPr>
            <w:tcW w:w="703" w:type="dxa"/>
            <w:tcBorders>
              <w:top w:val="single" w:sz="8" w:space="0" w:color="FFFFFF" w:themeColor="background1"/>
              <w:left w:val="single" w:sz="8" w:space="0" w:color="FFFFFF" w:themeColor="background1"/>
              <w:bottom w:val="single" w:sz="18" w:space="0" w:color="689319"/>
              <w:right w:val="single" w:sz="8" w:space="0" w:color="FFFFFF" w:themeColor="background1"/>
            </w:tcBorders>
          </w:tcPr>
          <w:p w14:paraId="2CA7E7B2" w14:textId="77777777" w:rsidR="002B106A" w:rsidRPr="00542737" w:rsidRDefault="002B106A" w:rsidP="00592879">
            <w:pPr>
              <w:pStyle w:val="BodyText"/>
              <w:spacing w:after="0"/>
              <w:ind w:left="0"/>
              <w:jc w:val="center"/>
            </w:pPr>
          </w:p>
        </w:tc>
        <w:tc>
          <w:tcPr>
            <w:tcW w:w="704" w:type="dxa"/>
            <w:tcBorders>
              <w:top w:val="single" w:sz="8" w:space="0" w:color="FFFFFF" w:themeColor="background1"/>
              <w:left w:val="single" w:sz="8" w:space="0" w:color="FFFFFF" w:themeColor="background1"/>
              <w:bottom w:val="single" w:sz="18" w:space="0" w:color="689319"/>
              <w:right w:val="single" w:sz="8" w:space="0" w:color="FFFFFF" w:themeColor="background1"/>
            </w:tcBorders>
          </w:tcPr>
          <w:p w14:paraId="40705315" w14:textId="77777777" w:rsidR="002B106A" w:rsidRPr="00542737" w:rsidRDefault="002B106A" w:rsidP="00592879">
            <w:pPr>
              <w:pStyle w:val="BodyText"/>
              <w:spacing w:after="0"/>
              <w:ind w:left="0"/>
              <w:jc w:val="center"/>
            </w:pPr>
          </w:p>
        </w:tc>
        <w:tc>
          <w:tcPr>
            <w:tcW w:w="704" w:type="dxa"/>
            <w:tcBorders>
              <w:top w:val="single" w:sz="8" w:space="0" w:color="FFFFFF" w:themeColor="background1"/>
              <w:left w:val="single" w:sz="8" w:space="0" w:color="FFFFFF" w:themeColor="background1"/>
              <w:bottom w:val="single" w:sz="18" w:space="0" w:color="689319"/>
              <w:right w:val="single" w:sz="8" w:space="0" w:color="FFFFFF" w:themeColor="background1"/>
            </w:tcBorders>
          </w:tcPr>
          <w:p w14:paraId="3030280B" w14:textId="77777777" w:rsidR="002B106A" w:rsidRPr="00542737" w:rsidRDefault="002B106A" w:rsidP="00592879">
            <w:pPr>
              <w:pStyle w:val="BodyText"/>
              <w:spacing w:after="0"/>
              <w:ind w:left="0"/>
              <w:jc w:val="center"/>
            </w:pPr>
          </w:p>
        </w:tc>
        <w:tc>
          <w:tcPr>
            <w:tcW w:w="704" w:type="dxa"/>
            <w:tcBorders>
              <w:top w:val="single" w:sz="8" w:space="0" w:color="FFFFFF" w:themeColor="background1"/>
              <w:left w:val="single" w:sz="8" w:space="0" w:color="FFFFFF" w:themeColor="background1"/>
              <w:bottom w:val="single" w:sz="18" w:space="0" w:color="689319"/>
              <w:right w:val="single" w:sz="8" w:space="0" w:color="FFFFFF" w:themeColor="background1"/>
            </w:tcBorders>
          </w:tcPr>
          <w:p w14:paraId="427CF88D" w14:textId="77777777" w:rsidR="002B106A" w:rsidRPr="00542737" w:rsidRDefault="002B106A" w:rsidP="00592879">
            <w:pPr>
              <w:pStyle w:val="BodyText"/>
              <w:spacing w:after="0"/>
              <w:ind w:left="0"/>
              <w:jc w:val="center"/>
            </w:pPr>
            <w:del w:id="454" w:author="Niall Murphy" w:date="2021-04-27T12:10:00Z">
              <w:r w:rsidRPr="00542737" w:rsidDel="002B106A">
                <w:delText>M</w:delText>
              </w:r>
            </w:del>
          </w:p>
        </w:tc>
        <w:tc>
          <w:tcPr>
            <w:tcW w:w="704" w:type="dxa"/>
            <w:tcBorders>
              <w:top w:val="single" w:sz="8" w:space="0" w:color="FFFFFF" w:themeColor="background1"/>
              <w:left w:val="single" w:sz="8" w:space="0" w:color="FFFFFF" w:themeColor="background1"/>
              <w:bottom w:val="single" w:sz="18" w:space="0" w:color="689319"/>
              <w:right w:val="single" w:sz="8" w:space="0" w:color="FFFFFF" w:themeColor="background1"/>
            </w:tcBorders>
          </w:tcPr>
          <w:p w14:paraId="4F5808CC" w14:textId="77777777" w:rsidR="002B106A" w:rsidRPr="00542737" w:rsidRDefault="002B106A" w:rsidP="00592879">
            <w:pPr>
              <w:pStyle w:val="BodyText"/>
              <w:spacing w:after="0"/>
              <w:ind w:left="0"/>
              <w:jc w:val="center"/>
            </w:pPr>
          </w:p>
        </w:tc>
        <w:tc>
          <w:tcPr>
            <w:tcW w:w="703" w:type="dxa"/>
            <w:tcBorders>
              <w:top w:val="single" w:sz="8" w:space="0" w:color="FFFFFF" w:themeColor="background1"/>
              <w:left w:val="single" w:sz="8" w:space="0" w:color="FFFFFF" w:themeColor="background1"/>
              <w:bottom w:val="single" w:sz="18" w:space="0" w:color="689319"/>
              <w:right w:val="single" w:sz="8" w:space="0" w:color="FFFFFF" w:themeColor="background1"/>
            </w:tcBorders>
          </w:tcPr>
          <w:p w14:paraId="7F565033" w14:textId="77777777" w:rsidR="002B106A" w:rsidRPr="00542737" w:rsidRDefault="002B106A" w:rsidP="00592879">
            <w:pPr>
              <w:pStyle w:val="BodyText"/>
              <w:spacing w:after="0"/>
              <w:ind w:left="0"/>
              <w:jc w:val="center"/>
            </w:pPr>
            <w:del w:id="455" w:author="Niall Murphy" w:date="2021-04-27T12:10:00Z">
              <w:r w:rsidRPr="00542737" w:rsidDel="002B106A">
                <w:delText>M</w:delText>
              </w:r>
            </w:del>
          </w:p>
        </w:tc>
        <w:tc>
          <w:tcPr>
            <w:tcW w:w="704" w:type="dxa"/>
            <w:tcBorders>
              <w:top w:val="single" w:sz="8" w:space="0" w:color="FFFFFF" w:themeColor="background1"/>
              <w:left w:val="single" w:sz="8" w:space="0" w:color="FFFFFF" w:themeColor="background1"/>
              <w:bottom w:val="single" w:sz="18" w:space="0" w:color="689319"/>
              <w:right w:val="single" w:sz="8" w:space="0" w:color="FFFFFF" w:themeColor="background1"/>
            </w:tcBorders>
          </w:tcPr>
          <w:p w14:paraId="2D4FA96B" w14:textId="77777777" w:rsidR="002B106A" w:rsidRPr="00542737" w:rsidRDefault="002B106A" w:rsidP="00592879">
            <w:pPr>
              <w:pStyle w:val="BodyText"/>
              <w:spacing w:after="0"/>
              <w:ind w:left="0"/>
              <w:jc w:val="center"/>
            </w:pPr>
          </w:p>
        </w:tc>
        <w:tc>
          <w:tcPr>
            <w:tcW w:w="704" w:type="dxa"/>
            <w:tcBorders>
              <w:top w:val="single" w:sz="8" w:space="0" w:color="FFFFFF" w:themeColor="background1"/>
              <w:left w:val="single" w:sz="8" w:space="0" w:color="FFFFFF" w:themeColor="background1"/>
              <w:bottom w:val="single" w:sz="18" w:space="0" w:color="689319"/>
              <w:right w:val="single" w:sz="8" w:space="0" w:color="FFFFFF" w:themeColor="background1"/>
            </w:tcBorders>
          </w:tcPr>
          <w:p w14:paraId="64232F22" w14:textId="77777777" w:rsidR="002B106A" w:rsidRPr="00542737" w:rsidRDefault="002B106A" w:rsidP="00592879">
            <w:pPr>
              <w:pStyle w:val="BodyText"/>
              <w:spacing w:after="0"/>
              <w:ind w:left="0"/>
              <w:jc w:val="center"/>
            </w:pPr>
          </w:p>
        </w:tc>
        <w:tc>
          <w:tcPr>
            <w:tcW w:w="704" w:type="dxa"/>
            <w:tcBorders>
              <w:top w:val="single" w:sz="8" w:space="0" w:color="FFFFFF" w:themeColor="background1"/>
              <w:left w:val="single" w:sz="8" w:space="0" w:color="FFFFFF" w:themeColor="background1"/>
              <w:bottom w:val="single" w:sz="18" w:space="0" w:color="689319"/>
              <w:right w:val="single" w:sz="8" w:space="0" w:color="FFFFFF" w:themeColor="background1"/>
            </w:tcBorders>
          </w:tcPr>
          <w:p w14:paraId="34D40D35" w14:textId="77777777" w:rsidR="002B106A" w:rsidRPr="00542737" w:rsidRDefault="002B106A" w:rsidP="00592879">
            <w:pPr>
              <w:pStyle w:val="BodyText"/>
              <w:spacing w:after="0"/>
              <w:ind w:left="0"/>
              <w:jc w:val="center"/>
            </w:pPr>
          </w:p>
        </w:tc>
        <w:tc>
          <w:tcPr>
            <w:tcW w:w="704" w:type="dxa"/>
            <w:tcBorders>
              <w:top w:val="single" w:sz="8" w:space="0" w:color="FFFFFF" w:themeColor="background1"/>
              <w:left w:val="single" w:sz="8" w:space="0" w:color="FFFFFF" w:themeColor="background1"/>
              <w:bottom w:val="single" w:sz="18" w:space="0" w:color="689319"/>
              <w:right w:val="single" w:sz="8" w:space="0" w:color="FFFFFF" w:themeColor="background1"/>
            </w:tcBorders>
          </w:tcPr>
          <w:p w14:paraId="460B8CA2" w14:textId="77777777" w:rsidR="002B106A" w:rsidRPr="00542737" w:rsidRDefault="002B106A" w:rsidP="00592879">
            <w:pPr>
              <w:pStyle w:val="BodyText"/>
              <w:spacing w:after="0"/>
              <w:ind w:left="0"/>
              <w:jc w:val="center"/>
            </w:pPr>
          </w:p>
        </w:tc>
        <w:tc>
          <w:tcPr>
            <w:tcW w:w="703" w:type="dxa"/>
            <w:tcBorders>
              <w:top w:val="single" w:sz="8" w:space="0" w:color="FFFFFF" w:themeColor="background1"/>
              <w:left w:val="single" w:sz="8" w:space="0" w:color="FFFFFF" w:themeColor="background1"/>
              <w:bottom w:val="single" w:sz="18" w:space="0" w:color="689319"/>
              <w:right w:val="single" w:sz="8" w:space="0" w:color="FFFFFF" w:themeColor="background1"/>
            </w:tcBorders>
          </w:tcPr>
          <w:p w14:paraId="441F0FA6" w14:textId="77777777" w:rsidR="002B106A" w:rsidRPr="00542737" w:rsidRDefault="002B106A" w:rsidP="00592879">
            <w:pPr>
              <w:pStyle w:val="BodyText"/>
              <w:spacing w:after="0"/>
              <w:ind w:left="0"/>
              <w:jc w:val="center"/>
            </w:pPr>
          </w:p>
        </w:tc>
        <w:tc>
          <w:tcPr>
            <w:tcW w:w="704" w:type="dxa"/>
            <w:tcBorders>
              <w:top w:val="single" w:sz="8" w:space="0" w:color="FFFFFF" w:themeColor="background1"/>
              <w:left w:val="single" w:sz="8" w:space="0" w:color="FFFFFF" w:themeColor="background1"/>
              <w:bottom w:val="single" w:sz="18" w:space="0" w:color="689319"/>
              <w:right w:val="single" w:sz="8" w:space="0" w:color="FFFFFF" w:themeColor="background1"/>
            </w:tcBorders>
          </w:tcPr>
          <w:p w14:paraId="76A82340" w14:textId="77777777" w:rsidR="002B106A" w:rsidRPr="00542737" w:rsidRDefault="002B106A" w:rsidP="00592879">
            <w:pPr>
              <w:pStyle w:val="BodyText"/>
              <w:spacing w:after="0"/>
              <w:ind w:left="0"/>
              <w:jc w:val="center"/>
            </w:pPr>
          </w:p>
        </w:tc>
        <w:tc>
          <w:tcPr>
            <w:tcW w:w="704" w:type="dxa"/>
            <w:tcBorders>
              <w:top w:val="single" w:sz="8" w:space="0" w:color="FFFFFF" w:themeColor="background1"/>
              <w:left w:val="single" w:sz="8" w:space="0" w:color="FFFFFF" w:themeColor="background1"/>
              <w:bottom w:val="single" w:sz="18" w:space="0" w:color="689319"/>
              <w:right w:val="single" w:sz="8" w:space="0" w:color="FFFFFF" w:themeColor="background1"/>
            </w:tcBorders>
          </w:tcPr>
          <w:p w14:paraId="2B5D4730" w14:textId="77777777" w:rsidR="002B106A" w:rsidRPr="00542737" w:rsidRDefault="002B106A" w:rsidP="00592879">
            <w:pPr>
              <w:pStyle w:val="BodyText"/>
              <w:spacing w:after="0"/>
              <w:ind w:left="0"/>
              <w:jc w:val="center"/>
            </w:pPr>
          </w:p>
        </w:tc>
        <w:tc>
          <w:tcPr>
            <w:tcW w:w="704" w:type="dxa"/>
            <w:tcBorders>
              <w:top w:val="single" w:sz="8" w:space="0" w:color="FFFFFF" w:themeColor="background1"/>
              <w:left w:val="single" w:sz="8" w:space="0" w:color="FFFFFF" w:themeColor="background1"/>
              <w:bottom w:val="single" w:sz="18" w:space="0" w:color="689319"/>
              <w:right w:val="single" w:sz="8" w:space="0" w:color="FFFFFF" w:themeColor="background1"/>
            </w:tcBorders>
          </w:tcPr>
          <w:p w14:paraId="1FB09089" w14:textId="77777777" w:rsidR="002B106A" w:rsidRPr="00542737" w:rsidRDefault="002B106A" w:rsidP="00592879">
            <w:pPr>
              <w:pStyle w:val="BodyText"/>
              <w:spacing w:after="0"/>
              <w:ind w:left="0"/>
              <w:jc w:val="center"/>
              <w:rPr>
                <w:ins w:id="456" w:author="Niall Murphy" w:date="2021-04-27T12:10:00Z"/>
              </w:rPr>
            </w:pPr>
          </w:p>
        </w:tc>
        <w:tc>
          <w:tcPr>
            <w:tcW w:w="704" w:type="dxa"/>
            <w:gridSpan w:val="2"/>
            <w:tcBorders>
              <w:top w:val="single" w:sz="8" w:space="0" w:color="FFFFFF" w:themeColor="background1"/>
              <w:left w:val="single" w:sz="8" w:space="0" w:color="FFFFFF" w:themeColor="background1"/>
              <w:bottom w:val="single" w:sz="18" w:space="0" w:color="689319"/>
            </w:tcBorders>
          </w:tcPr>
          <w:p w14:paraId="3480B682" w14:textId="059DB54C" w:rsidR="002B106A" w:rsidRPr="00542737" w:rsidRDefault="002B106A" w:rsidP="00592879">
            <w:pPr>
              <w:pStyle w:val="BodyText"/>
              <w:spacing w:after="0"/>
              <w:ind w:left="0"/>
              <w:jc w:val="center"/>
            </w:pPr>
            <w:ins w:id="457" w:author="Niall Murphy" w:date="2021-04-27T12:10:00Z">
              <w:r w:rsidRPr="00542737">
                <w:t>M</w:t>
              </w:r>
            </w:ins>
          </w:p>
        </w:tc>
      </w:tr>
      <w:tr w:rsidR="00422AB8" w:rsidRPr="00542737" w14:paraId="2F429274" w14:textId="77777777" w:rsidTr="002B106A">
        <w:trPr>
          <w:cnfStyle w:val="000000100000" w:firstRow="0" w:lastRow="0" w:firstColumn="0" w:lastColumn="0" w:oddVBand="0" w:evenVBand="0" w:oddHBand="1" w:evenHBand="0" w:firstRowFirstColumn="0" w:firstRowLastColumn="0" w:lastRowFirstColumn="0" w:lastRowLastColumn="0"/>
        </w:trPr>
        <w:tc>
          <w:tcPr>
            <w:tcW w:w="0" w:type="dxa"/>
            <w:vMerge w:val="restart"/>
            <w:tcBorders>
              <w:top w:val="single" w:sz="18" w:space="0" w:color="689319"/>
              <w:bottom w:val="single" w:sz="18" w:space="0" w:color="689319"/>
            </w:tcBorders>
            <w:shd w:val="clear" w:color="auto" w:fill="689319"/>
            <w:textDirection w:val="btLr"/>
          </w:tcPr>
          <w:p w14:paraId="4A88D3FA" w14:textId="77777777" w:rsidR="002B106A" w:rsidRPr="00542737" w:rsidRDefault="002B106A" w:rsidP="00592879">
            <w:pPr>
              <w:pStyle w:val="BodyText"/>
              <w:spacing w:after="0"/>
              <w:ind w:left="67"/>
              <w:jc w:val="center"/>
              <w:rPr>
                <w:b/>
                <w:bCs/>
                <w:color w:val="FFFFFF" w:themeColor="background1"/>
              </w:rPr>
            </w:pPr>
            <w:r w:rsidRPr="00542737">
              <w:rPr>
                <w:b/>
                <w:bCs/>
                <w:color w:val="FFFFFF" w:themeColor="background1"/>
              </w:rPr>
              <w:t>Project Protocols</w:t>
            </w:r>
          </w:p>
        </w:tc>
        <w:tc>
          <w:tcPr>
            <w:tcW w:w="0" w:type="dxa"/>
            <w:tcBorders>
              <w:top w:val="single" w:sz="18" w:space="0" w:color="689319"/>
              <w:right w:val="single" w:sz="8" w:space="0" w:color="EBEDEE" w:themeColor="accent4" w:themeTint="33"/>
            </w:tcBorders>
            <w:vAlign w:val="center"/>
          </w:tcPr>
          <w:p w14:paraId="7E390D03" w14:textId="77777777" w:rsidR="002B106A" w:rsidRPr="00542737" w:rsidRDefault="002B106A" w:rsidP="00592879">
            <w:pPr>
              <w:pStyle w:val="BodyText"/>
              <w:spacing w:after="0"/>
              <w:ind w:left="0"/>
            </w:pPr>
            <w:commentRangeStart w:id="458"/>
            <w:r w:rsidRPr="00542737">
              <w:t xml:space="preserve">Information Management Protocol </w:t>
            </w:r>
            <w:commentRangeEnd w:id="458"/>
            <w:r w:rsidRPr="00542737">
              <w:rPr>
                <w:rStyle w:val="CommentReference"/>
                <w:rFonts w:ascii="Verdana" w:eastAsiaTheme="minorHAnsi" w:hAnsi="Verdana" w:cstheme="minorBidi"/>
                <w:lang w:eastAsia="en-US"/>
              </w:rPr>
              <w:commentReference w:id="458"/>
            </w:r>
          </w:p>
        </w:tc>
        <w:tc>
          <w:tcPr>
            <w:tcW w:w="0" w:type="dxa"/>
            <w:tcBorders>
              <w:top w:val="single" w:sz="18" w:space="0" w:color="689319"/>
              <w:left w:val="single" w:sz="8" w:space="0" w:color="EBEDEE" w:themeColor="accent4" w:themeTint="33"/>
              <w:right w:val="single" w:sz="8" w:space="0" w:color="EBEDEE" w:themeColor="accent4" w:themeTint="33"/>
            </w:tcBorders>
          </w:tcPr>
          <w:p w14:paraId="6DB51B35" w14:textId="77777777" w:rsidR="002B106A" w:rsidRPr="00542737" w:rsidRDefault="002B106A" w:rsidP="00592879">
            <w:pPr>
              <w:pStyle w:val="BodyText"/>
              <w:spacing w:after="0"/>
              <w:ind w:left="0"/>
              <w:jc w:val="center"/>
            </w:pPr>
            <w:r w:rsidRPr="00542737">
              <w:t>M</w:t>
            </w:r>
          </w:p>
        </w:tc>
        <w:tc>
          <w:tcPr>
            <w:tcW w:w="0" w:type="dxa"/>
            <w:tcBorders>
              <w:top w:val="single" w:sz="18" w:space="0" w:color="689319"/>
              <w:left w:val="single" w:sz="8" w:space="0" w:color="EBEDEE" w:themeColor="accent4" w:themeTint="33"/>
              <w:right w:val="single" w:sz="8" w:space="0" w:color="EBEDEE" w:themeColor="accent4" w:themeTint="33"/>
            </w:tcBorders>
          </w:tcPr>
          <w:p w14:paraId="57E1A87A" w14:textId="77777777" w:rsidR="002B106A" w:rsidRPr="00542737" w:rsidRDefault="002B106A" w:rsidP="00592879">
            <w:pPr>
              <w:pStyle w:val="BodyText"/>
              <w:spacing w:after="0"/>
              <w:ind w:left="0"/>
              <w:jc w:val="center"/>
            </w:pPr>
          </w:p>
        </w:tc>
        <w:tc>
          <w:tcPr>
            <w:tcW w:w="0" w:type="dxa"/>
            <w:tcBorders>
              <w:top w:val="single" w:sz="18" w:space="0" w:color="689319"/>
              <w:left w:val="single" w:sz="8" w:space="0" w:color="EBEDEE" w:themeColor="accent4" w:themeTint="33"/>
              <w:right w:val="single" w:sz="8" w:space="0" w:color="EBEDEE" w:themeColor="accent4" w:themeTint="33"/>
            </w:tcBorders>
          </w:tcPr>
          <w:p w14:paraId="070943A4" w14:textId="77777777" w:rsidR="002B106A" w:rsidRPr="00542737" w:rsidRDefault="002B106A" w:rsidP="00592879">
            <w:pPr>
              <w:pStyle w:val="BodyText"/>
              <w:spacing w:after="0"/>
              <w:ind w:left="0"/>
              <w:jc w:val="center"/>
            </w:pPr>
            <w:r w:rsidRPr="00542737">
              <w:t>M</w:t>
            </w:r>
          </w:p>
        </w:tc>
        <w:tc>
          <w:tcPr>
            <w:tcW w:w="0" w:type="dxa"/>
            <w:tcBorders>
              <w:top w:val="single" w:sz="18" w:space="0" w:color="689319"/>
              <w:left w:val="single" w:sz="8" w:space="0" w:color="EBEDEE" w:themeColor="accent4" w:themeTint="33"/>
              <w:right w:val="single" w:sz="8" w:space="0" w:color="EBEDEE" w:themeColor="accent4" w:themeTint="33"/>
            </w:tcBorders>
          </w:tcPr>
          <w:p w14:paraId="09748C99" w14:textId="77777777" w:rsidR="002B106A" w:rsidRPr="00542737" w:rsidRDefault="002B106A" w:rsidP="00592879">
            <w:pPr>
              <w:pStyle w:val="BodyText"/>
              <w:spacing w:after="0"/>
              <w:ind w:left="0"/>
              <w:jc w:val="center"/>
            </w:pPr>
          </w:p>
        </w:tc>
        <w:tc>
          <w:tcPr>
            <w:tcW w:w="0" w:type="dxa"/>
            <w:tcBorders>
              <w:top w:val="single" w:sz="18" w:space="0" w:color="689319"/>
              <w:left w:val="single" w:sz="8" w:space="0" w:color="EBEDEE" w:themeColor="accent4" w:themeTint="33"/>
              <w:right w:val="single" w:sz="8" w:space="0" w:color="EBEDEE" w:themeColor="accent4" w:themeTint="33"/>
            </w:tcBorders>
          </w:tcPr>
          <w:p w14:paraId="57428EE4" w14:textId="77777777" w:rsidR="002B106A" w:rsidRPr="00542737" w:rsidRDefault="002B106A" w:rsidP="00592879">
            <w:pPr>
              <w:pStyle w:val="BodyText"/>
              <w:spacing w:after="0"/>
              <w:ind w:left="0"/>
              <w:jc w:val="center"/>
            </w:pPr>
            <w:r w:rsidRPr="00542737">
              <w:t>M</w:t>
            </w:r>
          </w:p>
        </w:tc>
        <w:tc>
          <w:tcPr>
            <w:tcW w:w="0" w:type="dxa"/>
            <w:tcBorders>
              <w:top w:val="single" w:sz="18" w:space="0" w:color="689319"/>
              <w:left w:val="single" w:sz="8" w:space="0" w:color="EBEDEE" w:themeColor="accent4" w:themeTint="33"/>
              <w:right w:val="single" w:sz="8" w:space="0" w:color="EBEDEE" w:themeColor="accent4" w:themeTint="33"/>
            </w:tcBorders>
          </w:tcPr>
          <w:p w14:paraId="2F709B58" w14:textId="77777777" w:rsidR="002B106A" w:rsidRPr="00542737" w:rsidRDefault="002B106A" w:rsidP="00592879">
            <w:pPr>
              <w:pStyle w:val="BodyText"/>
              <w:spacing w:after="0"/>
              <w:ind w:left="0"/>
              <w:jc w:val="center"/>
            </w:pPr>
          </w:p>
        </w:tc>
        <w:tc>
          <w:tcPr>
            <w:tcW w:w="0" w:type="dxa"/>
            <w:tcBorders>
              <w:top w:val="single" w:sz="18" w:space="0" w:color="689319"/>
              <w:left w:val="single" w:sz="8" w:space="0" w:color="EBEDEE" w:themeColor="accent4" w:themeTint="33"/>
              <w:right w:val="single" w:sz="8" w:space="0" w:color="EBEDEE" w:themeColor="accent4" w:themeTint="33"/>
            </w:tcBorders>
          </w:tcPr>
          <w:p w14:paraId="0E0442A2" w14:textId="77777777" w:rsidR="002B106A" w:rsidRPr="00542737" w:rsidRDefault="002B106A" w:rsidP="00592879">
            <w:pPr>
              <w:pStyle w:val="BodyText"/>
              <w:spacing w:after="0"/>
              <w:ind w:left="0"/>
              <w:jc w:val="center"/>
            </w:pPr>
          </w:p>
        </w:tc>
        <w:tc>
          <w:tcPr>
            <w:tcW w:w="0" w:type="dxa"/>
            <w:tcBorders>
              <w:top w:val="single" w:sz="18" w:space="0" w:color="689319"/>
              <w:left w:val="single" w:sz="8" w:space="0" w:color="EBEDEE" w:themeColor="accent4" w:themeTint="33"/>
              <w:right w:val="single" w:sz="8" w:space="0" w:color="EBEDEE" w:themeColor="accent4" w:themeTint="33"/>
            </w:tcBorders>
          </w:tcPr>
          <w:p w14:paraId="547CF527" w14:textId="77777777" w:rsidR="002B106A" w:rsidRPr="00542737" w:rsidRDefault="002B106A" w:rsidP="00592879">
            <w:pPr>
              <w:pStyle w:val="BodyText"/>
              <w:spacing w:after="0"/>
              <w:ind w:left="0"/>
              <w:jc w:val="center"/>
            </w:pPr>
            <w:r w:rsidRPr="00542737">
              <w:t>M</w:t>
            </w:r>
          </w:p>
        </w:tc>
        <w:tc>
          <w:tcPr>
            <w:tcW w:w="0" w:type="dxa"/>
            <w:tcBorders>
              <w:top w:val="single" w:sz="18" w:space="0" w:color="689319"/>
              <w:left w:val="single" w:sz="8" w:space="0" w:color="EBEDEE" w:themeColor="accent4" w:themeTint="33"/>
              <w:right w:val="single" w:sz="8" w:space="0" w:color="EBEDEE" w:themeColor="accent4" w:themeTint="33"/>
            </w:tcBorders>
          </w:tcPr>
          <w:p w14:paraId="58D5AAC4" w14:textId="77777777" w:rsidR="002B106A" w:rsidRPr="00542737" w:rsidRDefault="002B106A" w:rsidP="00592879">
            <w:pPr>
              <w:pStyle w:val="BodyText"/>
              <w:spacing w:after="0"/>
              <w:ind w:left="0"/>
              <w:jc w:val="center"/>
            </w:pPr>
          </w:p>
        </w:tc>
        <w:tc>
          <w:tcPr>
            <w:tcW w:w="0" w:type="dxa"/>
            <w:tcBorders>
              <w:top w:val="single" w:sz="18" w:space="0" w:color="689319"/>
              <w:left w:val="single" w:sz="8" w:space="0" w:color="EBEDEE" w:themeColor="accent4" w:themeTint="33"/>
              <w:right w:val="single" w:sz="8" w:space="0" w:color="EBEDEE" w:themeColor="accent4" w:themeTint="33"/>
            </w:tcBorders>
          </w:tcPr>
          <w:p w14:paraId="1804F3A1" w14:textId="77777777" w:rsidR="002B106A" w:rsidRPr="00542737" w:rsidRDefault="002B106A" w:rsidP="00592879">
            <w:pPr>
              <w:pStyle w:val="BodyText"/>
              <w:spacing w:after="0"/>
              <w:ind w:left="0"/>
              <w:jc w:val="center"/>
            </w:pPr>
          </w:p>
        </w:tc>
        <w:tc>
          <w:tcPr>
            <w:tcW w:w="0" w:type="dxa"/>
            <w:tcBorders>
              <w:top w:val="single" w:sz="18" w:space="0" w:color="689319"/>
              <w:left w:val="single" w:sz="8" w:space="0" w:color="EBEDEE" w:themeColor="accent4" w:themeTint="33"/>
              <w:right w:val="single" w:sz="8" w:space="0" w:color="EBEDEE" w:themeColor="accent4" w:themeTint="33"/>
            </w:tcBorders>
          </w:tcPr>
          <w:p w14:paraId="11031379" w14:textId="77777777" w:rsidR="002B106A" w:rsidRPr="00542737" w:rsidRDefault="002B106A" w:rsidP="00592879">
            <w:pPr>
              <w:pStyle w:val="BodyText"/>
              <w:spacing w:after="0"/>
              <w:ind w:left="0"/>
              <w:jc w:val="center"/>
            </w:pPr>
          </w:p>
        </w:tc>
        <w:tc>
          <w:tcPr>
            <w:tcW w:w="0" w:type="dxa"/>
            <w:tcBorders>
              <w:top w:val="single" w:sz="18" w:space="0" w:color="689319"/>
              <w:left w:val="single" w:sz="8" w:space="0" w:color="EBEDEE" w:themeColor="accent4" w:themeTint="33"/>
              <w:right w:val="single" w:sz="8" w:space="0" w:color="EBEDEE" w:themeColor="accent4" w:themeTint="33"/>
            </w:tcBorders>
          </w:tcPr>
          <w:p w14:paraId="3E0ED456" w14:textId="77777777" w:rsidR="002B106A" w:rsidRPr="00542737" w:rsidRDefault="002B106A" w:rsidP="00592879">
            <w:pPr>
              <w:pStyle w:val="BodyText"/>
              <w:spacing w:after="0"/>
              <w:ind w:left="0"/>
              <w:jc w:val="center"/>
            </w:pPr>
          </w:p>
        </w:tc>
        <w:tc>
          <w:tcPr>
            <w:tcW w:w="0" w:type="dxa"/>
            <w:tcBorders>
              <w:top w:val="single" w:sz="18" w:space="0" w:color="689319"/>
              <w:left w:val="single" w:sz="8" w:space="0" w:color="EBEDEE" w:themeColor="accent4" w:themeTint="33"/>
              <w:right w:val="single" w:sz="8" w:space="0" w:color="EBEDEE" w:themeColor="accent4" w:themeTint="33"/>
            </w:tcBorders>
          </w:tcPr>
          <w:p w14:paraId="59F4B6BD" w14:textId="77777777" w:rsidR="002B106A" w:rsidRPr="00542737" w:rsidRDefault="002B106A" w:rsidP="00592879">
            <w:pPr>
              <w:pStyle w:val="BodyText"/>
              <w:spacing w:after="0"/>
              <w:ind w:left="0"/>
              <w:jc w:val="center"/>
            </w:pPr>
          </w:p>
        </w:tc>
        <w:tc>
          <w:tcPr>
            <w:tcW w:w="0" w:type="dxa"/>
            <w:tcBorders>
              <w:top w:val="single" w:sz="18" w:space="0" w:color="689319"/>
              <w:left w:val="single" w:sz="8" w:space="0" w:color="EBEDEE" w:themeColor="accent4" w:themeTint="33"/>
              <w:right w:val="single" w:sz="8" w:space="0" w:color="EBEDEE" w:themeColor="accent4" w:themeTint="33"/>
            </w:tcBorders>
          </w:tcPr>
          <w:p w14:paraId="1A5E0C4B" w14:textId="77777777" w:rsidR="002B106A" w:rsidRPr="00542737" w:rsidRDefault="002B106A" w:rsidP="00592879">
            <w:pPr>
              <w:pStyle w:val="BodyText"/>
              <w:spacing w:after="0"/>
              <w:ind w:left="0"/>
              <w:jc w:val="center"/>
              <w:rPr>
                <w:ins w:id="459" w:author="Niall Murphy" w:date="2021-04-27T12:10:00Z"/>
              </w:rPr>
            </w:pPr>
          </w:p>
        </w:tc>
        <w:tc>
          <w:tcPr>
            <w:tcW w:w="0" w:type="dxa"/>
            <w:gridSpan w:val="2"/>
            <w:tcBorders>
              <w:top w:val="single" w:sz="18" w:space="0" w:color="689319"/>
              <w:left w:val="single" w:sz="8" w:space="0" w:color="EBEDEE" w:themeColor="accent4" w:themeTint="33"/>
            </w:tcBorders>
          </w:tcPr>
          <w:p w14:paraId="1C136626" w14:textId="6AA6D8FC" w:rsidR="002B106A" w:rsidRPr="00542737" w:rsidRDefault="002B106A" w:rsidP="00592879">
            <w:pPr>
              <w:pStyle w:val="BodyText"/>
              <w:spacing w:after="0"/>
              <w:ind w:left="0"/>
              <w:jc w:val="center"/>
            </w:pPr>
          </w:p>
        </w:tc>
      </w:tr>
      <w:tr w:rsidR="002B106A" w:rsidRPr="00542737" w14:paraId="445D77EA" w14:textId="77777777" w:rsidTr="002B106A">
        <w:trPr>
          <w:cnfStyle w:val="000000010000" w:firstRow="0" w:lastRow="0" w:firstColumn="0" w:lastColumn="0" w:oddVBand="0" w:evenVBand="0" w:oddHBand="0" w:evenHBand="1" w:firstRowFirstColumn="0" w:firstRowLastColumn="0" w:lastRowFirstColumn="0" w:lastRowLastColumn="0"/>
        </w:trPr>
        <w:tc>
          <w:tcPr>
            <w:tcW w:w="481" w:type="dxa"/>
            <w:vMerge/>
            <w:tcBorders>
              <w:bottom w:val="single" w:sz="18" w:space="0" w:color="689319"/>
            </w:tcBorders>
            <w:shd w:val="clear" w:color="auto" w:fill="689319"/>
          </w:tcPr>
          <w:p w14:paraId="27F92D08" w14:textId="77777777" w:rsidR="002B106A" w:rsidRPr="00542737" w:rsidRDefault="002B106A" w:rsidP="00592879">
            <w:pPr>
              <w:pStyle w:val="BodyText"/>
              <w:spacing w:after="0"/>
              <w:ind w:left="67"/>
              <w:jc w:val="center"/>
              <w:rPr>
                <w:color w:val="FFFFFF" w:themeColor="background1"/>
              </w:rPr>
            </w:pPr>
          </w:p>
        </w:tc>
        <w:tc>
          <w:tcPr>
            <w:tcW w:w="2790" w:type="dxa"/>
            <w:tcBorders>
              <w:right w:val="single" w:sz="8" w:space="0" w:color="FFFFFF" w:themeColor="background1"/>
            </w:tcBorders>
            <w:vAlign w:val="center"/>
          </w:tcPr>
          <w:p w14:paraId="1D414AEC" w14:textId="77777777" w:rsidR="002B106A" w:rsidRPr="00542737" w:rsidRDefault="002B106A" w:rsidP="00592879">
            <w:pPr>
              <w:pStyle w:val="BodyText"/>
              <w:spacing w:after="0"/>
              <w:ind w:left="0"/>
            </w:pPr>
            <w:r w:rsidRPr="00542737">
              <w:t xml:space="preserve">BIM Execution Plan </w:t>
            </w:r>
          </w:p>
          <w:p w14:paraId="6CE4105B" w14:textId="77777777" w:rsidR="002B106A" w:rsidRPr="00542737" w:rsidRDefault="002B106A" w:rsidP="00592879">
            <w:pPr>
              <w:pStyle w:val="BodyText"/>
              <w:spacing w:after="0"/>
              <w:ind w:left="0"/>
            </w:pPr>
            <w:r w:rsidRPr="00542737">
              <w:t>(BEP)</w:t>
            </w:r>
          </w:p>
        </w:tc>
        <w:tc>
          <w:tcPr>
            <w:tcW w:w="703" w:type="dxa"/>
            <w:tcBorders>
              <w:left w:val="single" w:sz="8" w:space="0" w:color="FFFFFF" w:themeColor="background1"/>
              <w:right w:val="single" w:sz="8" w:space="0" w:color="FFFFFF" w:themeColor="background1"/>
            </w:tcBorders>
          </w:tcPr>
          <w:p w14:paraId="04545DFC" w14:textId="77777777" w:rsidR="002B106A" w:rsidRPr="00542737" w:rsidRDefault="002B106A" w:rsidP="00592879">
            <w:pPr>
              <w:pStyle w:val="BodyText"/>
              <w:spacing w:after="0"/>
              <w:ind w:left="0"/>
              <w:jc w:val="center"/>
            </w:pPr>
            <w:r w:rsidRPr="00542737">
              <w:t>M</w:t>
            </w:r>
          </w:p>
        </w:tc>
        <w:tc>
          <w:tcPr>
            <w:tcW w:w="704" w:type="dxa"/>
            <w:tcBorders>
              <w:left w:val="single" w:sz="8" w:space="0" w:color="FFFFFF" w:themeColor="background1"/>
              <w:right w:val="single" w:sz="8" w:space="0" w:color="FFFFFF" w:themeColor="background1"/>
            </w:tcBorders>
          </w:tcPr>
          <w:p w14:paraId="33A647D1" w14:textId="77777777" w:rsidR="002B106A" w:rsidRPr="00542737" w:rsidRDefault="002B106A" w:rsidP="00592879">
            <w:pPr>
              <w:pStyle w:val="BodyText"/>
              <w:spacing w:after="0"/>
              <w:ind w:left="0"/>
              <w:jc w:val="center"/>
            </w:pPr>
            <w:r w:rsidRPr="00542737">
              <w:t>M</w:t>
            </w:r>
          </w:p>
        </w:tc>
        <w:tc>
          <w:tcPr>
            <w:tcW w:w="704" w:type="dxa"/>
            <w:tcBorders>
              <w:left w:val="single" w:sz="8" w:space="0" w:color="FFFFFF" w:themeColor="background1"/>
              <w:right w:val="single" w:sz="8" w:space="0" w:color="FFFFFF" w:themeColor="background1"/>
            </w:tcBorders>
          </w:tcPr>
          <w:p w14:paraId="0D1DEA68" w14:textId="77777777" w:rsidR="002B106A" w:rsidRPr="00542737" w:rsidRDefault="002B106A" w:rsidP="00592879">
            <w:pPr>
              <w:pStyle w:val="BodyText"/>
              <w:spacing w:after="0"/>
              <w:ind w:left="0"/>
              <w:jc w:val="center"/>
            </w:pPr>
            <w:r w:rsidRPr="00542737">
              <w:t>M</w:t>
            </w:r>
          </w:p>
        </w:tc>
        <w:tc>
          <w:tcPr>
            <w:tcW w:w="704" w:type="dxa"/>
            <w:tcBorders>
              <w:left w:val="single" w:sz="8" w:space="0" w:color="FFFFFF" w:themeColor="background1"/>
              <w:right w:val="single" w:sz="8" w:space="0" w:color="FFFFFF" w:themeColor="background1"/>
            </w:tcBorders>
          </w:tcPr>
          <w:p w14:paraId="4FB64437" w14:textId="77777777" w:rsidR="002B106A" w:rsidRPr="00542737" w:rsidRDefault="002B106A" w:rsidP="00592879">
            <w:pPr>
              <w:pStyle w:val="BodyText"/>
              <w:spacing w:after="0"/>
              <w:ind w:left="0"/>
              <w:jc w:val="center"/>
            </w:pPr>
            <w:r w:rsidRPr="00542737">
              <w:t>M</w:t>
            </w:r>
          </w:p>
        </w:tc>
        <w:tc>
          <w:tcPr>
            <w:tcW w:w="704" w:type="dxa"/>
            <w:tcBorders>
              <w:left w:val="single" w:sz="8" w:space="0" w:color="FFFFFF" w:themeColor="background1"/>
              <w:right w:val="single" w:sz="8" w:space="0" w:color="FFFFFF" w:themeColor="background1"/>
            </w:tcBorders>
          </w:tcPr>
          <w:p w14:paraId="1E63C0CF" w14:textId="77777777" w:rsidR="002B106A" w:rsidRPr="00542737" w:rsidRDefault="002B106A" w:rsidP="00592879">
            <w:pPr>
              <w:pStyle w:val="BodyText"/>
              <w:spacing w:after="0"/>
              <w:ind w:left="0"/>
              <w:jc w:val="center"/>
            </w:pPr>
            <w:r w:rsidRPr="00542737">
              <w:t>M</w:t>
            </w:r>
          </w:p>
        </w:tc>
        <w:tc>
          <w:tcPr>
            <w:tcW w:w="703" w:type="dxa"/>
            <w:tcBorders>
              <w:left w:val="single" w:sz="8" w:space="0" w:color="FFFFFF" w:themeColor="background1"/>
              <w:right w:val="single" w:sz="8" w:space="0" w:color="FFFFFF" w:themeColor="background1"/>
            </w:tcBorders>
          </w:tcPr>
          <w:p w14:paraId="73E87BF8" w14:textId="77777777" w:rsidR="002B106A" w:rsidRPr="00542737" w:rsidRDefault="002B106A" w:rsidP="00592879">
            <w:pPr>
              <w:pStyle w:val="BodyText"/>
              <w:spacing w:after="0"/>
              <w:ind w:left="0"/>
              <w:jc w:val="center"/>
            </w:pPr>
            <w:r w:rsidRPr="00542737">
              <w:t>M</w:t>
            </w:r>
          </w:p>
        </w:tc>
        <w:tc>
          <w:tcPr>
            <w:tcW w:w="704" w:type="dxa"/>
            <w:tcBorders>
              <w:left w:val="single" w:sz="8" w:space="0" w:color="FFFFFF" w:themeColor="background1"/>
              <w:right w:val="single" w:sz="8" w:space="0" w:color="FFFFFF" w:themeColor="background1"/>
            </w:tcBorders>
          </w:tcPr>
          <w:p w14:paraId="38E8D0D4" w14:textId="77777777" w:rsidR="002B106A" w:rsidRPr="00542737" w:rsidRDefault="002B106A" w:rsidP="00592879">
            <w:pPr>
              <w:pStyle w:val="BodyText"/>
              <w:spacing w:after="0"/>
              <w:ind w:left="0"/>
              <w:jc w:val="center"/>
            </w:pPr>
            <w:r w:rsidRPr="00542737">
              <w:t>M</w:t>
            </w:r>
          </w:p>
        </w:tc>
        <w:tc>
          <w:tcPr>
            <w:tcW w:w="704" w:type="dxa"/>
            <w:tcBorders>
              <w:left w:val="single" w:sz="8" w:space="0" w:color="FFFFFF" w:themeColor="background1"/>
              <w:right w:val="single" w:sz="8" w:space="0" w:color="FFFFFF" w:themeColor="background1"/>
            </w:tcBorders>
          </w:tcPr>
          <w:p w14:paraId="56A0390B" w14:textId="77777777" w:rsidR="002B106A" w:rsidRPr="00542737" w:rsidRDefault="002B106A" w:rsidP="00592879">
            <w:pPr>
              <w:pStyle w:val="BodyText"/>
              <w:spacing w:after="0"/>
              <w:ind w:left="0"/>
              <w:jc w:val="center"/>
            </w:pPr>
            <w:r w:rsidRPr="00542737">
              <w:t>M</w:t>
            </w:r>
          </w:p>
        </w:tc>
        <w:tc>
          <w:tcPr>
            <w:tcW w:w="704" w:type="dxa"/>
            <w:tcBorders>
              <w:left w:val="single" w:sz="8" w:space="0" w:color="FFFFFF" w:themeColor="background1"/>
              <w:right w:val="single" w:sz="8" w:space="0" w:color="FFFFFF" w:themeColor="background1"/>
            </w:tcBorders>
          </w:tcPr>
          <w:p w14:paraId="5BB947A4" w14:textId="77777777" w:rsidR="002B106A" w:rsidRPr="00542737" w:rsidRDefault="002B106A" w:rsidP="00592879">
            <w:pPr>
              <w:pStyle w:val="BodyText"/>
              <w:spacing w:after="0"/>
              <w:ind w:left="0"/>
              <w:jc w:val="center"/>
            </w:pPr>
            <w:r w:rsidRPr="00542737">
              <w:t>M</w:t>
            </w:r>
          </w:p>
        </w:tc>
        <w:tc>
          <w:tcPr>
            <w:tcW w:w="704" w:type="dxa"/>
            <w:tcBorders>
              <w:left w:val="single" w:sz="8" w:space="0" w:color="FFFFFF" w:themeColor="background1"/>
              <w:right w:val="single" w:sz="8" w:space="0" w:color="FFFFFF" w:themeColor="background1"/>
            </w:tcBorders>
          </w:tcPr>
          <w:p w14:paraId="6DFE46F3" w14:textId="77777777" w:rsidR="002B106A" w:rsidRPr="00542737" w:rsidRDefault="002B106A" w:rsidP="00592879">
            <w:pPr>
              <w:pStyle w:val="BodyText"/>
              <w:spacing w:after="0"/>
              <w:ind w:left="0"/>
              <w:jc w:val="center"/>
            </w:pPr>
            <w:r w:rsidRPr="00542737">
              <w:t>M</w:t>
            </w:r>
          </w:p>
        </w:tc>
        <w:tc>
          <w:tcPr>
            <w:tcW w:w="703" w:type="dxa"/>
            <w:tcBorders>
              <w:left w:val="single" w:sz="8" w:space="0" w:color="FFFFFF" w:themeColor="background1"/>
              <w:right w:val="single" w:sz="8" w:space="0" w:color="FFFFFF" w:themeColor="background1"/>
            </w:tcBorders>
          </w:tcPr>
          <w:p w14:paraId="4EF4D974" w14:textId="77777777" w:rsidR="002B106A" w:rsidRPr="00542737" w:rsidRDefault="002B106A" w:rsidP="00592879">
            <w:pPr>
              <w:pStyle w:val="BodyText"/>
              <w:spacing w:after="0"/>
              <w:ind w:left="0"/>
              <w:jc w:val="center"/>
            </w:pPr>
            <w:r w:rsidRPr="00542737">
              <w:t>M</w:t>
            </w:r>
          </w:p>
        </w:tc>
        <w:tc>
          <w:tcPr>
            <w:tcW w:w="704" w:type="dxa"/>
            <w:tcBorders>
              <w:left w:val="single" w:sz="8" w:space="0" w:color="FFFFFF" w:themeColor="background1"/>
              <w:right w:val="single" w:sz="8" w:space="0" w:color="FFFFFF" w:themeColor="background1"/>
            </w:tcBorders>
          </w:tcPr>
          <w:p w14:paraId="224716AD" w14:textId="77777777" w:rsidR="002B106A" w:rsidRPr="00542737" w:rsidRDefault="002B106A" w:rsidP="00592879">
            <w:pPr>
              <w:pStyle w:val="BodyText"/>
              <w:spacing w:after="0"/>
              <w:ind w:left="0"/>
              <w:jc w:val="center"/>
            </w:pPr>
            <w:r w:rsidRPr="00542737">
              <w:t>M</w:t>
            </w:r>
          </w:p>
        </w:tc>
        <w:tc>
          <w:tcPr>
            <w:tcW w:w="704" w:type="dxa"/>
            <w:tcBorders>
              <w:left w:val="single" w:sz="8" w:space="0" w:color="FFFFFF" w:themeColor="background1"/>
              <w:right w:val="single" w:sz="8" w:space="0" w:color="FFFFFF" w:themeColor="background1"/>
            </w:tcBorders>
          </w:tcPr>
          <w:p w14:paraId="1C3DB507" w14:textId="77777777" w:rsidR="002B106A" w:rsidRPr="00542737" w:rsidRDefault="002B106A" w:rsidP="00592879">
            <w:pPr>
              <w:pStyle w:val="BodyText"/>
              <w:spacing w:after="0"/>
              <w:ind w:left="0"/>
              <w:jc w:val="center"/>
            </w:pPr>
            <w:r w:rsidRPr="00542737">
              <w:t>M</w:t>
            </w:r>
          </w:p>
        </w:tc>
        <w:tc>
          <w:tcPr>
            <w:tcW w:w="704" w:type="dxa"/>
            <w:tcBorders>
              <w:left w:val="single" w:sz="8" w:space="0" w:color="FFFFFF" w:themeColor="background1"/>
              <w:right w:val="single" w:sz="8" w:space="0" w:color="FFFFFF" w:themeColor="background1"/>
            </w:tcBorders>
          </w:tcPr>
          <w:p w14:paraId="169F7B33" w14:textId="7F6D86F4" w:rsidR="002B106A" w:rsidRPr="00542737" w:rsidRDefault="002B106A" w:rsidP="00592879">
            <w:pPr>
              <w:pStyle w:val="BodyText"/>
              <w:spacing w:after="0"/>
              <w:ind w:left="0"/>
              <w:jc w:val="center"/>
              <w:rPr>
                <w:ins w:id="460" w:author="Niall Murphy" w:date="2021-04-27T12:10:00Z"/>
              </w:rPr>
            </w:pPr>
            <w:ins w:id="461" w:author="Niall Murphy" w:date="2021-04-27T12:10:00Z">
              <w:r w:rsidRPr="00542737">
                <w:t>M</w:t>
              </w:r>
            </w:ins>
          </w:p>
        </w:tc>
        <w:tc>
          <w:tcPr>
            <w:tcW w:w="704" w:type="dxa"/>
            <w:gridSpan w:val="2"/>
            <w:tcBorders>
              <w:left w:val="single" w:sz="8" w:space="0" w:color="FFFFFF" w:themeColor="background1"/>
            </w:tcBorders>
          </w:tcPr>
          <w:p w14:paraId="0656A0A4" w14:textId="77B45995" w:rsidR="002B106A" w:rsidRPr="00542737" w:rsidRDefault="002B106A" w:rsidP="00592879">
            <w:pPr>
              <w:pStyle w:val="BodyText"/>
              <w:spacing w:after="0"/>
              <w:ind w:left="0"/>
              <w:jc w:val="center"/>
            </w:pPr>
            <w:ins w:id="462" w:author="Niall Murphy" w:date="2021-04-27T12:10:00Z">
              <w:r w:rsidRPr="00542737">
                <w:t>M</w:t>
              </w:r>
            </w:ins>
            <w:del w:id="463" w:author="Niall Murphy" w:date="2021-04-27T12:10:00Z">
              <w:r w:rsidRPr="00542737" w:rsidDel="002B106A">
                <w:delText>M</w:delText>
              </w:r>
            </w:del>
          </w:p>
        </w:tc>
      </w:tr>
      <w:tr w:rsidR="00422AB8" w:rsidRPr="00542737" w14:paraId="760AB653" w14:textId="77777777" w:rsidTr="002B106A">
        <w:trPr>
          <w:cnfStyle w:val="000000100000" w:firstRow="0" w:lastRow="0" w:firstColumn="0" w:lastColumn="0" w:oddVBand="0" w:evenVBand="0" w:oddHBand="1" w:evenHBand="0" w:firstRowFirstColumn="0" w:firstRowLastColumn="0" w:lastRowFirstColumn="0" w:lastRowLastColumn="0"/>
        </w:trPr>
        <w:tc>
          <w:tcPr>
            <w:tcW w:w="0" w:type="dxa"/>
            <w:vMerge/>
            <w:tcBorders>
              <w:bottom w:val="single" w:sz="18" w:space="0" w:color="689319"/>
            </w:tcBorders>
            <w:shd w:val="clear" w:color="auto" w:fill="689319"/>
          </w:tcPr>
          <w:p w14:paraId="50CE18A9" w14:textId="77777777" w:rsidR="002B106A" w:rsidRPr="00542737" w:rsidRDefault="002B106A" w:rsidP="00592879">
            <w:pPr>
              <w:pStyle w:val="BodyText"/>
              <w:spacing w:after="0"/>
              <w:ind w:left="67"/>
              <w:jc w:val="center"/>
              <w:rPr>
                <w:color w:val="FFFFFF" w:themeColor="background1"/>
              </w:rPr>
            </w:pPr>
          </w:p>
        </w:tc>
        <w:tc>
          <w:tcPr>
            <w:tcW w:w="0" w:type="dxa"/>
            <w:tcBorders>
              <w:bottom w:val="single" w:sz="18" w:space="0" w:color="689319"/>
              <w:right w:val="single" w:sz="8" w:space="0" w:color="EBEDEE" w:themeColor="accent4" w:themeTint="33"/>
            </w:tcBorders>
            <w:vAlign w:val="center"/>
          </w:tcPr>
          <w:p w14:paraId="0D94DE45" w14:textId="77777777" w:rsidR="002B106A" w:rsidRPr="00542737" w:rsidRDefault="002B106A" w:rsidP="00592879">
            <w:pPr>
              <w:pStyle w:val="BodyText"/>
              <w:spacing w:after="0"/>
              <w:ind w:left="0"/>
            </w:pPr>
            <w:r w:rsidRPr="00542737">
              <w:t>Exchange Information Requirements (EIR)</w:t>
            </w:r>
          </w:p>
        </w:tc>
        <w:tc>
          <w:tcPr>
            <w:tcW w:w="0" w:type="dxa"/>
            <w:tcBorders>
              <w:left w:val="single" w:sz="8" w:space="0" w:color="EBEDEE" w:themeColor="accent4" w:themeTint="33"/>
              <w:bottom w:val="single" w:sz="18" w:space="0" w:color="689319"/>
              <w:right w:val="single" w:sz="8" w:space="0" w:color="EBEDEE" w:themeColor="accent4" w:themeTint="33"/>
            </w:tcBorders>
          </w:tcPr>
          <w:p w14:paraId="231FAC80" w14:textId="77777777" w:rsidR="002B106A" w:rsidRPr="00542737" w:rsidRDefault="002B106A" w:rsidP="00592879">
            <w:pPr>
              <w:pStyle w:val="BodyText"/>
              <w:spacing w:after="0"/>
              <w:ind w:left="0"/>
              <w:jc w:val="center"/>
            </w:pPr>
            <w:r w:rsidRPr="00542737">
              <w:t>M</w:t>
            </w:r>
          </w:p>
        </w:tc>
        <w:tc>
          <w:tcPr>
            <w:tcW w:w="0" w:type="dxa"/>
            <w:tcBorders>
              <w:left w:val="single" w:sz="8" w:space="0" w:color="EBEDEE" w:themeColor="accent4" w:themeTint="33"/>
              <w:bottom w:val="single" w:sz="18" w:space="0" w:color="689319"/>
              <w:right w:val="single" w:sz="8" w:space="0" w:color="EBEDEE" w:themeColor="accent4" w:themeTint="33"/>
            </w:tcBorders>
          </w:tcPr>
          <w:p w14:paraId="11295D28" w14:textId="77777777" w:rsidR="002B106A" w:rsidRPr="00542737" w:rsidRDefault="002B106A" w:rsidP="00592879">
            <w:pPr>
              <w:pStyle w:val="BodyText"/>
              <w:spacing w:after="0"/>
              <w:ind w:left="0"/>
              <w:jc w:val="center"/>
            </w:pPr>
            <w:r w:rsidRPr="00542737">
              <w:t>M</w:t>
            </w:r>
          </w:p>
        </w:tc>
        <w:tc>
          <w:tcPr>
            <w:tcW w:w="0" w:type="dxa"/>
            <w:tcBorders>
              <w:left w:val="single" w:sz="8" w:space="0" w:color="EBEDEE" w:themeColor="accent4" w:themeTint="33"/>
              <w:bottom w:val="single" w:sz="18" w:space="0" w:color="689319"/>
              <w:right w:val="single" w:sz="8" w:space="0" w:color="EBEDEE" w:themeColor="accent4" w:themeTint="33"/>
            </w:tcBorders>
          </w:tcPr>
          <w:p w14:paraId="7AE772E9" w14:textId="77777777" w:rsidR="002B106A" w:rsidRPr="00542737" w:rsidRDefault="002B106A" w:rsidP="00592879">
            <w:pPr>
              <w:pStyle w:val="BodyText"/>
              <w:spacing w:after="0"/>
              <w:ind w:left="0"/>
              <w:jc w:val="center"/>
            </w:pPr>
            <w:r w:rsidRPr="00542737">
              <w:t>M</w:t>
            </w:r>
          </w:p>
        </w:tc>
        <w:tc>
          <w:tcPr>
            <w:tcW w:w="0" w:type="dxa"/>
            <w:tcBorders>
              <w:left w:val="single" w:sz="8" w:space="0" w:color="EBEDEE" w:themeColor="accent4" w:themeTint="33"/>
              <w:bottom w:val="single" w:sz="18" w:space="0" w:color="689319"/>
              <w:right w:val="single" w:sz="8" w:space="0" w:color="EBEDEE" w:themeColor="accent4" w:themeTint="33"/>
            </w:tcBorders>
          </w:tcPr>
          <w:p w14:paraId="1C305B5E" w14:textId="77777777" w:rsidR="002B106A" w:rsidRPr="00542737" w:rsidRDefault="002B106A" w:rsidP="00592879">
            <w:pPr>
              <w:pStyle w:val="BodyText"/>
              <w:spacing w:after="0"/>
              <w:ind w:left="0"/>
              <w:jc w:val="center"/>
            </w:pPr>
            <w:r w:rsidRPr="00542737">
              <w:t>M</w:t>
            </w:r>
          </w:p>
        </w:tc>
        <w:tc>
          <w:tcPr>
            <w:tcW w:w="0" w:type="dxa"/>
            <w:tcBorders>
              <w:left w:val="single" w:sz="8" w:space="0" w:color="EBEDEE" w:themeColor="accent4" w:themeTint="33"/>
              <w:bottom w:val="single" w:sz="18" w:space="0" w:color="689319"/>
              <w:right w:val="single" w:sz="8" w:space="0" w:color="EBEDEE" w:themeColor="accent4" w:themeTint="33"/>
            </w:tcBorders>
          </w:tcPr>
          <w:p w14:paraId="062DEF68" w14:textId="77777777" w:rsidR="002B106A" w:rsidRPr="00542737" w:rsidRDefault="002B106A" w:rsidP="00592879">
            <w:pPr>
              <w:pStyle w:val="BodyText"/>
              <w:spacing w:after="0"/>
              <w:ind w:left="0"/>
              <w:jc w:val="center"/>
            </w:pPr>
            <w:r w:rsidRPr="00542737">
              <w:t>M</w:t>
            </w:r>
          </w:p>
        </w:tc>
        <w:tc>
          <w:tcPr>
            <w:tcW w:w="0" w:type="dxa"/>
            <w:tcBorders>
              <w:left w:val="single" w:sz="8" w:space="0" w:color="EBEDEE" w:themeColor="accent4" w:themeTint="33"/>
              <w:bottom w:val="single" w:sz="18" w:space="0" w:color="689319"/>
              <w:right w:val="single" w:sz="8" w:space="0" w:color="EBEDEE" w:themeColor="accent4" w:themeTint="33"/>
            </w:tcBorders>
          </w:tcPr>
          <w:p w14:paraId="2B461C7C" w14:textId="77777777" w:rsidR="002B106A" w:rsidRPr="00542737" w:rsidRDefault="002B106A" w:rsidP="00592879">
            <w:pPr>
              <w:pStyle w:val="BodyText"/>
              <w:spacing w:after="0"/>
              <w:ind w:left="0"/>
              <w:jc w:val="center"/>
            </w:pPr>
            <w:r w:rsidRPr="00542737">
              <w:t>M</w:t>
            </w:r>
          </w:p>
        </w:tc>
        <w:tc>
          <w:tcPr>
            <w:tcW w:w="0" w:type="dxa"/>
            <w:tcBorders>
              <w:left w:val="single" w:sz="8" w:space="0" w:color="EBEDEE" w:themeColor="accent4" w:themeTint="33"/>
              <w:bottom w:val="single" w:sz="18" w:space="0" w:color="689319"/>
              <w:right w:val="single" w:sz="8" w:space="0" w:color="EBEDEE" w:themeColor="accent4" w:themeTint="33"/>
            </w:tcBorders>
          </w:tcPr>
          <w:p w14:paraId="3BBF8143" w14:textId="77777777" w:rsidR="002B106A" w:rsidRPr="00542737" w:rsidRDefault="002B106A" w:rsidP="00592879">
            <w:pPr>
              <w:pStyle w:val="BodyText"/>
              <w:spacing w:after="0"/>
              <w:ind w:left="0"/>
              <w:jc w:val="center"/>
            </w:pPr>
            <w:r w:rsidRPr="00542737">
              <w:t>M</w:t>
            </w:r>
          </w:p>
        </w:tc>
        <w:tc>
          <w:tcPr>
            <w:tcW w:w="0" w:type="dxa"/>
            <w:tcBorders>
              <w:left w:val="single" w:sz="8" w:space="0" w:color="EBEDEE" w:themeColor="accent4" w:themeTint="33"/>
              <w:bottom w:val="single" w:sz="18" w:space="0" w:color="689319"/>
              <w:right w:val="single" w:sz="8" w:space="0" w:color="EBEDEE" w:themeColor="accent4" w:themeTint="33"/>
            </w:tcBorders>
          </w:tcPr>
          <w:p w14:paraId="3CCEB45E" w14:textId="77777777" w:rsidR="002B106A" w:rsidRPr="00542737" w:rsidRDefault="002B106A" w:rsidP="00592879">
            <w:pPr>
              <w:pStyle w:val="BodyText"/>
              <w:spacing w:after="0"/>
              <w:ind w:left="0"/>
              <w:jc w:val="center"/>
            </w:pPr>
            <w:r w:rsidRPr="00542737">
              <w:t>M</w:t>
            </w:r>
          </w:p>
        </w:tc>
        <w:tc>
          <w:tcPr>
            <w:tcW w:w="0" w:type="dxa"/>
            <w:tcBorders>
              <w:left w:val="single" w:sz="8" w:space="0" w:color="EBEDEE" w:themeColor="accent4" w:themeTint="33"/>
              <w:bottom w:val="single" w:sz="18" w:space="0" w:color="689319"/>
              <w:right w:val="single" w:sz="8" w:space="0" w:color="EBEDEE" w:themeColor="accent4" w:themeTint="33"/>
            </w:tcBorders>
          </w:tcPr>
          <w:p w14:paraId="60EA497F" w14:textId="77777777" w:rsidR="002B106A" w:rsidRPr="00542737" w:rsidRDefault="002B106A" w:rsidP="00592879">
            <w:pPr>
              <w:pStyle w:val="BodyText"/>
              <w:spacing w:after="0"/>
              <w:ind w:left="0"/>
              <w:jc w:val="center"/>
            </w:pPr>
            <w:r w:rsidRPr="00542737">
              <w:t>M</w:t>
            </w:r>
          </w:p>
        </w:tc>
        <w:tc>
          <w:tcPr>
            <w:tcW w:w="0" w:type="dxa"/>
            <w:tcBorders>
              <w:left w:val="single" w:sz="8" w:space="0" w:color="EBEDEE" w:themeColor="accent4" w:themeTint="33"/>
              <w:bottom w:val="single" w:sz="18" w:space="0" w:color="689319"/>
              <w:right w:val="single" w:sz="8" w:space="0" w:color="EBEDEE" w:themeColor="accent4" w:themeTint="33"/>
            </w:tcBorders>
          </w:tcPr>
          <w:p w14:paraId="171274B1" w14:textId="77777777" w:rsidR="002B106A" w:rsidRPr="00542737" w:rsidRDefault="002B106A" w:rsidP="00592879">
            <w:pPr>
              <w:pStyle w:val="BodyText"/>
              <w:spacing w:after="0"/>
              <w:ind w:left="0"/>
              <w:jc w:val="center"/>
            </w:pPr>
            <w:r w:rsidRPr="00542737">
              <w:t>M</w:t>
            </w:r>
          </w:p>
        </w:tc>
        <w:tc>
          <w:tcPr>
            <w:tcW w:w="0" w:type="dxa"/>
            <w:tcBorders>
              <w:left w:val="single" w:sz="8" w:space="0" w:color="EBEDEE" w:themeColor="accent4" w:themeTint="33"/>
              <w:bottom w:val="single" w:sz="18" w:space="0" w:color="689319"/>
              <w:right w:val="single" w:sz="8" w:space="0" w:color="EBEDEE" w:themeColor="accent4" w:themeTint="33"/>
            </w:tcBorders>
          </w:tcPr>
          <w:p w14:paraId="3A135ED4" w14:textId="77777777" w:rsidR="002B106A" w:rsidRPr="00542737" w:rsidRDefault="002B106A" w:rsidP="00592879">
            <w:pPr>
              <w:pStyle w:val="BodyText"/>
              <w:spacing w:after="0"/>
              <w:ind w:left="0"/>
              <w:jc w:val="center"/>
            </w:pPr>
            <w:r w:rsidRPr="00542737">
              <w:t>M</w:t>
            </w:r>
          </w:p>
        </w:tc>
        <w:tc>
          <w:tcPr>
            <w:tcW w:w="0" w:type="dxa"/>
            <w:tcBorders>
              <w:left w:val="single" w:sz="8" w:space="0" w:color="EBEDEE" w:themeColor="accent4" w:themeTint="33"/>
              <w:bottom w:val="single" w:sz="18" w:space="0" w:color="689319"/>
              <w:right w:val="single" w:sz="8" w:space="0" w:color="EBEDEE" w:themeColor="accent4" w:themeTint="33"/>
            </w:tcBorders>
          </w:tcPr>
          <w:p w14:paraId="1429AB28" w14:textId="77777777" w:rsidR="002B106A" w:rsidRPr="00542737" w:rsidRDefault="002B106A" w:rsidP="00592879">
            <w:pPr>
              <w:pStyle w:val="BodyText"/>
              <w:spacing w:after="0"/>
              <w:ind w:left="0"/>
              <w:jc w:val="center"/>
            </w:pPr>
            <w:r w:rsidRPr="00542737">
              <w:t>M</w:t>
            </w:r>
          </w:p>
        </w:tc>
        <w:tc>
          <w:tcPr>
            <w:tcW w:w="0" w:type="dxa"/>
            <w:tcBorders>
              <w:left w:val="single" w:sz="8" w:space="0" w:color="EBEDEE" w:themeColor="accent4" w:themeTint="33"/>
              <w:bottom w:val="single" w:sz="18" w:space="0" w:color="689319"/>
              <w:right w:val="single" w:sz="8" w:space="0" w:color="EBEDEE" w:themeColor="accent4" w:themeTint="33"/>
            </w:tcBorders>
          </w:tcPr>
          <w:p w14:paraId="1D97E397" w14:textId="77777777" w:rsidR="002B106A" w:rsidRPr="00542737" w:rsidRDefault="002B106A" w:rsidP="00592879">
            <w:pPr>
              <w:pStyle w:val="BodyText"/>
              <w:spacing w:after="0"/>
              <w:ind w:left="0"/>
              <w:jc w:val="center"/>
            </w:pPr>
            <w:r w:rsidRPr="00542737">
              <w:t>M</w:t>
            </w:r>
          </w:p>
        </w:tc>
        <w:tc>
          <w:tcPr>
            <w:tcW w:w="0" w:type="dxa"/>
            <w:tcBorders>
              <w:left w:val="single" w:sz="8" w:space="0" w:color="EBEDEE" w:themeColor="accent4" w:themeTint="33"/>
              <w:bottom w:val="single" w:sz="18" w:space="0" w:color="689319"/>
              <w:right w:val="single" w:sz="8" w:space="0" w:color="EBEDEE" w:themeColor="accent4" w:themeTint="33"/>
            </w:tcBorders>
          </w:tcPr>
          <w:p w14:paraId="25B53B28" w14:textId="27DF38B3" w:rsidR="002B106A" w:rsidRPr="00542737" w:rsidRDefault="002B106A" w:rsidP="00317115">
            <w:pPr>
              <w:pStyle w:val="BodyText"/>
              <w:keepNext/>
              <w:spacing w:after="0"/>
              <w:ind w:left="0"/>
              <w:jc w:val="center"/>
              <w:rPr>
                <w:ins w:id="464" w:author="Niall Murphy" w:date="2021-04-27T12:10:00Z"/>
              </w:rPr>
            </w:pPr>
            <w:ins w:id="465" w:author="Niall Murphy" w:date="2021-04-27T12:10:00Z">
              <w:r w:rsidRPr="00542737">
                <w:t>M</w:t>
              </w:r>
            </w:ins>
          </w:p>
        </w:tc>
        <w:tc>
          <w:tcPr>
            <w:tcW w:w="0" w:type="dxa"/>
            <w:gridSpan w:val="2"/>
            <w:tcBorders>
              <w:left w:val="single" w:sz="8" w:space="0" w:color="EBEDEE" w:themeColor="accent4" w:themeTint="33"/>
              <w:bottom w:val="single" w:sz="18" w:space="0" w:color="689319"/>
            </w:tcBorders>
          </w:tcPr>
          <w:p w14:paraId="6702EB53" w14:textId="5CDD9BC5" w:rsidR="002B106A" w:rsidRPr="00542737" w:rsidRDefault="002B106A" w:rsidP="00317115">
            <w:pPr>
              <w:pStyle w:val="BodyText"/>
              <w:keepNext/>
              <w:spacing w:after="0"/>
              <w:ind w:left="0"/>
              <w:jc w:val="center"/>
            </w:pPr>
            <w:ins w:id="466" w:author="Niall Murphy" w:date="2021-04-27T12:10:00Z">
              <w:r w:rsidRPr="00542737">
                <w:t>M</w:t>
              </w:r>
            </w:ins>
            <w:del w:id="467" w:author="Niall Murphy" w:date="2021-04-27T12:10:00Z">
              <w:r w:rsidRPr="00542737" w:rsidDel="002B106A">
                <w:delText>M</w:delText>
              </w:r>
            </w:del>
          </w:p>
        </w:tc>
      </w:tr>
    </w:tbl>
    <w:p w14:paraId="290A86E9" w14:textId="1771FEA3" w:rsidR="00BD29A5" w:rsidRPr="00542737" w:rsidRDefault="00317115" w:rsidP="00317115">
      <w:pPr>
        <w:pStyle w:val="Caption"/>
      </w:pPr>
      <w:r w:rsidRPr="00542737">
        <w:t xml:space="preserve">Table </w:t>
      </w:r>
      <w:fldSimple w:instr=" SEQ Table \* ARABIC ">
        <w:r w:rsidR="00542737">
          <w:rPr>
            <w:noProof/>
          </w:rPr>
          <w:t>2</w:t>
        </w:r>
      </w:fldSimple>
      <w:r w:rsidRPr="00542737">
        <w:t xml:space="preserve">: </w:t>
      </w:r>
      <w:commentRangeStart w:id="468"/>
      <w:commentRangeStart w:id="469"/>
      <w:r w:rsidRPr="00542737">
        <w:t>Applicable standards</w:t>
      </w:r>
      <w:commentRangeEnd w:id="468"/>
      <w:r w:rsidR="00FB1913" w:rsidRPr="00542737">
        <w:rPr>
          <w:rStyle w:val="CommentReference"/>
          <w:rFonts w:ascii="Verdana" w:hAnsi="Verdana" w:cstheme="minorBidi"/>
          <w:i w:val="0"/>
          <w:iCs w:val="0"/>
          <w:spacing w:val="0"/>
        </w:rPr>
        <w:commentReference w:id="468"/>
      </w:r>
      <w:commentRangeEnd w:id="469"/>
      <w:r w:rsidR="007F4BE2" w:rsidRPr="00542737">
        <w:rPr>
          <w:rStyle w:val="CommentReference"/>
          <w:rFonts w:ascii="Verdana" w:hAnsi="Verdana" w:cstheme="minorBidi"/>
          <w:i w:val="0"/>
          <w:iCs w:val="0"/>
          <w:spacing w:val="0"/>
        </w:rPr>
        <w:commentReference w:id="469"/>
      </w:r>
    </w:p>
    <w:p w14:paraId="057EAD60" w14:textId="0B426D4A" w:rsidR="00BD29A5" w:rsidRPr="00542737" w:rsidRDefault="00317115" w:rsidP="00317115">
      <w:pPr>
        <w:pStyle w:val="BodyText"/>
      </w:pPr>
      <w:r w:rsidRPr="00542737">
        <w:t xml:space="preserve">Further explanation on the references is included in </w:t>
      </w:r>
      <w:r w:rsidR="007C197A" w:rsidRPr="00542737">
        <w:fldChar w:fldCharType="begin"/>
      </w:r>
      <w:r w:rsidR="007C197A" w:rsidRPr="00542737">
        <w:instrText xml:space="preserve"> HYPERLINK \l "AppendixB" </w:instrText>
      </w:r>
      <w:r w:rsidR="007C197A" w:rsidRPr="00542737">
        <w:rPr>
          <w:rPrChange w:id="470" w:author="Niall Murphy" w:date="2021-04-27T09:45:00Z">
            <w:rPr>
              <w:b/>
              <w:bCs/>
              <w:highlight w:val="yellow"/>
            </w:rPr>
          </w:rPrChange>
        </w:rPr>
        <w:fldChar w:fldCharType="separate"/>
      </w:r>
      <w:r w:rsidRPr="00542737">
        <w:rPr>
          <w:b/>
          <w:bCs/>
          <w:rPrChange w:id="471" w:author="Niall Murphy" w:date="2021-04-27T09:45:00Z">
            <w:rPr>
              <w:b/>
              <w:bCs/>
              <w:highlight w:val="yellow"/>
            </w:rPr>
          </w:rPrChange>
        </w:rPr>
        <w:t>Appendix B</w:t>
      </w:r>
      <w:r w:rsidR="007C197A" w:rsidRPr="00542737">
        <w:rPr>
          <w:b/>
          <w:bCs/>
          <w:rPrChange w:id="472" w:author="Niall Murphy" w:date="2021-04-27T09:45:00Z">
            <w:rPr>
              <w:b/>
              <w:bCs/>
              <w:highlight w:val="yellow"/>
            </w:rPr>
          </w:rPrChange>
        </w:rPr>
        <w:fldChar w:fldCharType="end"/>
      </w:r>
      <w:r w:rsidR="00E75121" w:rsidRPr="00542737">
        <w:t>.</w:t>
      </w:r>
    </w:p>
    <w:p w14:paraId="648368EC" w14:textId="77777777" w:rsidR="00BD29A5" w:rsidRPr="00542737" w:rsidRDefault="00BD29A5" w:rsidP="00BD29A5"/>
    <w:p w14:paraId="10D1F73B" w14:textId="77777777" w:rsidR="00BD29A5" w:rsidRPr="00542737" w:rsidRDefault="00BD29A5" w:rsidP="00BD29A5">
      <w:pPr>
        <w:sectPr w:rsidR="00BD29A5" w:rsidRPr="00542737" w:rsidSect="00BD29A5">
          <w:pgSz w:w="16838" w:h="23811" w:code="8"/>
          <w:pgMar w:top="720" w:right="720" w:bottom="720" w:left="720" w:header="992" w:footer="561" w:gutter="0"/>
          <w:pgNumType w:start="1"/>
          <w:cols w:space="708"/>
          <w:docGrid w:linePitch="360"/>
        </w:sectPr>
      </w:pPr>
    </w:p>
    <w:p w14:paraId="0CC7885E" w14:textId="6CCD599D" w:rsidR="00BC23A5" w:rsidRPr="00542737" w:rsidRDefault="00BC23A5" w:rsidP="00B941A2">
      <w:pPr>
        <w:pStyle w:val="Heading1"/>
      </w:pPr>
      <w:bookmarkStart w:id="473" w:name="_Ref70345152"/>
      <w:bookmarkStart w:id="474" w:name="_Toc70607063"/>
      <w:r w:rsidRPr="00542737">
        <w:lastRenderedPageBreak/>
        <w:t>PROJECT FUNCTIONS</w:t>
      </w:r>
      <w:bookmarkEnd w:id="473"/>
      <w:bookmarkEnd w:id="474"/>
    </w:p>
    <w:p w14:paraId="784AD287" w14:textId="77777777" w:rsidR="00BC23A5" w:rsidRPr="00542737" w:rsidRDefault="00BC23A5" w:rsidP="00BC23A5">
      <w:pPr>
        <w:pStyle w:val="Heading2"/>
      </w:pPr>
      <w:bookmarkStart w:id="475" w:name="_Toc70607064"/>
      <w:r w:rsidRPr="00542737">
        <w:t>Project Team BIM organisation</w:t>
      </w:r>
      <w:bookmarkEnd w:id="475"/>
    </w:p>
    <w:p w14:paraId="697B6B05" w14:textId="5FA19FD8" w:rsidR="00BC23A5" w:rsidRPr="00542737" w:rsidRDefault="00BC23A5" w:rsidP="00BC23A5">
      <w:pPr>
        <w:pStyle w:val="BodyText"/>
      </w:pPr>
      <w:r w:rsidRPr="00542737">
        <w:rPr>
          <w:noProof/>
        </w:rPr>
        <mc:AlternateContent>
          <mc:Choice Requires="wpg">
            <w:drawing>
              <wp:anchor distT="0" distB="0" distL="114300" distR="114300" simplePos="0" relativeHeight="251661312" behindDoc="0" locked="0" layoutInCell="1" allowOverlap="1" wp14:anchorId="16DA4E3B" wp14:editId="487644AE">
                <wp:simplePos x="0" y="0"/>
                <wp:positionH relativeFrom="column">
                  <wp:posOffset>288925</wp:posOffset>
                </wp:positionH>
                <wp:positionV relativeFrom="paragraph">
                  <wp:posOffset>647573</wp:posOffset>
                </wp:positionV>
                <wp:extent cx="6105525" cy="7271385"/>
                <wp:effectExtent l="0" t="0" r="28575" b="24765"/>
                <wp:wrapTopAndBottom/>
                <wp:docPr id="5" name="Group 5"/>
                <wp:cNvGraphicFramePr/>
                <a:graphic xmlns:a="http://schemas.openxmlformats.org/drawingml/2006/main">
                  <a:graphicData uri="http://schemas.microsoft.com/office/word/2010/wordprocessingGroup">
                    <wpg:wgp>
                      <wpg:cNvGrpSpPr/>
                      <wpg:grpSpPr>
                        <a:xfrm>
                          <a:off x="0" y="0"/>
                          <a:ext cx="6105525" cy="7271385"/>
                          <a:chOff x="-2" y="-1"/>
                          <a:chExt cx="6106150" cy="7272502"/>
                        </a:xfrm>
                      </wpg:grpSpPr>
                      <wpg:grpSp>
                        <wpg:cNvPr id="7" name="Group 7"/>
                        <wpg:cNvGrpSpPr/>
                        <wpg:grpSpPr>
                          <a:xfrm>
                            <a:off x="-2" y="-1"/>
                            <a:ext cx="6106150" cy="7272502"/>
                            <a:chOff x="-2" y="-1"/>
                            <a:chExt cx="6106150" cy="7272502"/>
                          </a:xfrm>
                        </wpg:grpSpPr>
                        <wps:wsp>
                          <wps:cNvPr id="8" name="Text Box 2"/>
                          <wps:cNvSpPr txBox="1">
                            <a:spLocks noChangeArrowheads="1"/>
                          </wps:cNvSpPr>
                          <wps:spPr bwMode="auto">
                            <a:xfrm>
                              <a:off x="-2" y="-1"/>
                              <a:ext cx="6106150" cy="7272502"/>
                            </a:xfrm>
                            <a:prstGeom prst="rect">
                              <a:avLst/>
                            </a:prstGeom>
                            <a:noFill/>
                            <a:ln w="19050">
                              <a:solidFill>
                                <a:schemeClr val="tx1">
                                  <a:lumMod val="75000"/>
                                  <a:lumOff val="25000"/>
                                </a:schemeClr>
                              </a:solidFill>
                              <a:miter lim="800000"/>
                              <a:headEnd/>
                              <a:tailEnd/>
                            </a:ln>
                          </wps:spPr>
                          <wps:txbx>
                            <w:txbxContent>
                              <w:p w14:paraId="3B59BCB0" w14:textId="77777777" w:rsidR="00B845F1" w:rsidRPr="00542737" w:rsidRDefault="00B845F1" w:rsidP="00BC23A5">
                                <w:pPr>
                                  <w:spacing w:after="0"/>
                                  <w:rPr>
                                    <w:color w:val="404040" w:themeColor="text1" w:themeTint="BF"/>
                                  </w:rPr>
                                </w:pPr>
                                <w:r w:rsidRPr="00542737">
                                  <w:rPr>
                                    <w:color w:val="404040" w:themeColor="text1" w:themeTint="BF"/>
                                  </w:rPr>
                                  <w:t>Project Team</w:t>
                                </w:r>
                              </w:p>
                            </w:txbxContent>
                          </wps:txbx>
                          <wps:bodyPr rot="0" vert="horz" wrap="square" lIns="91440" tIns="45720" rIns="91440" bIns="45720" anchor="t" anchorCtr="0">
                            <a:noAutofit/>
                          </wps:bodyPr>
                        </wps:wsp>
                        <wps:wsp>
                          <wps:cNvPr id="9" name="Text Box 2"/>
                          <wps:cNvSpPr txBox="1">
                            <a:spLocks noChangeArrowheads="1"/>
                          </wps:cNvSpPr>
                          <wps:spPr bwMode="auto">
                            <a:xfrm>
                              <a:off x="230910" y="314036"/>
                              <a:ext cx="5651500" cy="629920"/>
                            </a:xfrm>
                            <a:prstGeom prst="rect">
                              <a:avLst/>
                            </a:prstGeom>
                            <a:solidFill>
                              <a:schemeClr val="bg1">
                                <a:lumMod val="95000"/>
                              </a:schemeClr>
                            </a:solidFill>
                            <a:ln w="28575">
                              <a:noFill/>
                              <a:miter lim="800000"/>
                              <a:headEnd/>
                              <a:tailEnd/>
                            </a:ln>
                          </wps:spPr>
                          <wps:txbx>
                            <w:txbxContent>
                              <w:p w14:paraId="7CA876F0" w14:textId="77777777" w:rsidR="00B845F1" w:rsidRPr="00542737" w:rsidRDefault="00B845F1" w:rsidP="00BC23A5">
                                <w:pPr>
                                  <w:rPr>
                                    <w:color w:val="404040" w:themeColor="text1" w:themeTint="BF"/>
                                  </w:rPr>
                                </w:pPr>
                                <w:r w:rsidRPr="00542737">
                                  <w:rPr>
                                    <w:color w:val="404040" w:themeColor="text1" w:themeTint="BF"/>
                                  </w:rPr>
                                  <w:t>Appointing Party</w:t>
                                </w:r>
                              </w:p>
                            </w:txbxContent>
                          </wps:txbx>
                          <wps:bodyPr rot="0" vert="horz" wrap="square" lIns="91440" tIns="45720" rIns="91440" bIns="45720" anchor="t" anchorCtr="0">
                            <a:noAutofit/>
                          </wps:bodyPr>
                        </wps:wsp>
                        <wps:wsp>
                          <wps:cNvPr id="10" name="Text Box 2"/>
                          <wps:cNvSpPr txBox="1">
                            <a:spLocks noChangeArrowheads="1"/>
                          </wps:cNvSpPr>
                          <wps:spPr bwMode="auto">
                            <a:xfrm>
                              <a:off x="230910" y="1034472"/>
                              <a:ext cx="5652000" cy="1206000"/>
                            </a:xfrm>
                            <a:prstGeom prst="rect">
                              <a:avLst/>
                            </a:prstGeom>
                            <a:solidFill>
                              <a:schemeClr val="bg1">
                                <a:lumMod val="85000"/>
                              </a:schemeClr>
                            </a:solidFill>
                            <a:ln w="28575">
                              <a:noFill/>
                              <a:miter lim="800000"/>
                              <a:headEnd/>
                              <a:tailEnd/>
                            </a:ln>
                          </wps:spPr>
                          <wps:txbx>
                            <w:txbxContent>
                              <w:p w14:paraId="65E7CE92" w14:textId="77777777" w:rsidR="00B845F1" w:rsidRPr="00542737" w:rsidRDefault="00B845F1" w:rsidP="00BC23A5">
                                <w:pPr>
                                  <w:spacing w:after="0"/>
                                  <w:rPr>
                                    <w:color w:val="404040" w:themeColor="text1" w:themeTint="BF"/>
                                  </w:rPr>
                                </w:pPr>
                                <w:r w:rsidRPr="00542737">
                                  <w:rPr>
                                    <w:color w:val="404040" w:themeColor="text1" w:themeTint="BF"/>
                                  </w:rPr>
                                  <w:t xml:space="preserve">Appointing Party </w:t>
                                </w:r>
                              </w:p>
                              <w:p w14:paraId="08EC9AC6" w14:textId="77777777" w:rsidR="00B845F1" w:rsidRPr="00542737" w:rsidRDefault="00B845F1" w:rsidP="00BC23A5">
                                <w:pPr>
                                  <w:rPr>
                                    <w:color w:val="404040" w:themeColor="text1" w:themeTint="BF"/>
                                  </w:rPr>
                                </w:pPr>
                                <w:r w:rsidRPr="00542737">
                                  <w:rPr>
                                    <w:color w:val="404040" w:themeColor="text1" w:themeTint="BF"/>
                                  </w:rPr>
                                  <w:t>Information Managers</w:t>
                                </w:r>
                              </w:p>
                            </w:txbxContent>
                          </wps:txbx>
                          <wps:bodyPr rot="0" vert="horz" wrap="square" lIns="91440" tIns="45720" rIns="91440" bIns="45720" anchor="t" anchorCtr="0">
                            <a:noAutofit/>
                          </wps:bodyPr>
                        </wps:wsp>
                        <wps:wsp>
                          <wps:cNvPr id="12" name="Text Box 2"/>
                          <wps:cNvSpPr txBox="1">
                            <a:spLocks noChangeArrowheads="1"/>
                          </wps:cNvSpPr>
                          <wps:spPr bwMode="auto">
                            <a:xfrm>
                              <a:off x="230910" y="2327563"/>
                              <a:ext cx="5652259" cy="4719667"/>
                            </a:xfrm>
                            <a:prstGeom prst="rect">
                              <a:avLst/>
                            </a:prstGeom>
                            <a:solidFill>
                              <a:schemeClr val="bg1">
                                <a:lumMod val="75000"/>
                              </a:schemeClr>
                            </a:solidFill>
                            <a:ln w="28575">
                              <a:noFill/>
                              <a:miter lim="800000"/>
                              <a:headEnd/>
                              <a:tailEnd/>
                            </a:ln>
                          </wps:spPr>
                          <wps:txbx>
                            <w:txbxContent>
                              <w:p w14:paraId="77FA4856" w14:textId="77777777" w:rsidR="00B845F1" w:rsidRPr="00542737" w:rsidRDefault="00B845F1" w:rsidP="00BC23A5">
                                <w:pPr>
                                  <w:rPr>
                                    <w:color w:val="404040" w:themeColor="text1" w:themeTint="BF"/>
                                  </w:rPr>
                                </w:pPr>
                                <w:r w:rsidRPr="00542737">
                                  <w:rPr>
                                    <w:color w:val="404040" w:themeColor="text1" w:themeTint="BF"/>
                                  </w:rPr>
                                  <w:t>Delivery Team</w:t>
                                </w:r>
                              </w:p>
                            </w:txbxContent>
                          </wps:txbx>
                          <wps:bodyPr rot="0" vert="horz" wrap="square" lIns="91440" tIns="45720" rIns="91440" bIns="45720" anchor="t" anchorCtr="0">
                            <a:noAutofit/>
                          </wps:bodyPr>
                        </wps:wsp>
                      </wpg:grpSp>
                      <wpg:grpSp>
                        <wpg:cNvPr id="19" name="Group 19"/>
                        <wpg:cNvGrpSpPr/>
                        <wpg:grpSpPr>
                          <a:xfrm>
                            <a:off x="692728" y="406977"/>
                            <a:ext cx="4773526" cy="6492240"/>
                            <a:chOff x="0" y="0"/>
                            <a:chExt cx="4773526" cy="6492240"/>
                          </a:xfrm>
                        </wpg:grpSpPr>
                        <wpg:grpSp>
                          <wpg:cNvPr id="20" name="Group 20"/>
                          <wpg:cNvGrpSpPr/>
                          <wpg:grpSpPr>
                            <a:xfrm>
                              <a:off x="176068" y="0"/>
                              <a:ext cx="4418258" cy="1686618"/>
                              <a:chOff x="0" y="0"/>
                              <a:chExt cx="4418258" cy="1686618"/>
                            </a:xfrm>
                          </wpg:grpSpPr>
                          <wps:wsp>
                            <wps:cNvPr id="21" name="Text Box 2"/>
                            <wps:cNvSpPr txBox="1">
                              <a:spLocks noChangeArrowheads="1"/>
                            </wps:cNvSpPr>
                            <wps:spPr bwMode="auto">
                              <a:xfrm>
                                <a:off x="1288472" y="0"/>
                                <a:ext cx="1799590" cy="449580"/>
                              </a:xfrm>
                              <a:prstGeom prst="rect">
                                <a:avLst/>
                              </a:prstGeom>
                              <a:solidFill>
                                <a:srgbClr val="FFFFFF"/>
                              </a:solidFill>
                              <a:ln w="28575">
                                <a:solidFill>
                                  <a:schemeClr val="tx1">
                                    <a:lumMod val="75000"/>
                                    <a:lumOff val="25000"/>
                                  </a:schemeClr>
                                </a:solidFill>
                                <a:miter lim="800000"/>
                                <a:headEnd/>
                                <a:tailEnd/>
                              </a:ln>
                            </wps:spPr>
                            <wps:txbx>
                              <w:txbxContent>
                                <w:p w14:paraId="57B6041A" w14:textId="55338C10" w:rsidR="00B845F1" w:rsidRPr="00542737" w:rsidRDefault="00E04AB6" w:rsidP="00BC23A5">
                                  <w:pPr>
                                    <w:spacing w:after="0"/>
                                    <w:rPr>
                                      <w:b/>
                                      <w:bCs/>
                                      <w:color w:val="404040" w:themeColor="text1" w:themeTint="BF"/>
                                    </w:rPr>
                                  </w:pPr>
                                  <w:sdt>
                                    <w:sdtPr>
                                      <w:rPr>
                                        <w:b/>
                                        <w:bCs/>
                                        <w:color w:val="404040" w:themeColor="text1" w:themeTint="BF"/>
                                      </w:rPr>
                                      <w:tag w:val="CLIENT"/>
                                      <w:id w:val="-1201088968"/>
                                      <w:placeholder>
                                        <w:docPart w:val="E290EAAE54CE42F9BEE4B2C57167A656"/>
                                      </w:placeholder>
                                      <w:text/>
                                    </w:sdtPr>
                                    <w:sdtEndPr/>
                                    <w:sdtContent>
                                      <w:r w:rsidR="00B845F1">
                                        <w:rPr>
                                          <w:b/>
                                          <w:bCs/>
                                          <w:color w:val="404040" w:themeColor="text1" w:themeTint="BF"/>
                                        </w:rPr>
                                        <w:t>SP Energy Networks</w:t>
                                      </w:r>
                                    </w:sdtContent>
                                  </w:sdt>
                                </w:p>
                                <w:p w14:paraId="7CC832D5" w14:textId="77777777" w:rsidR="00B845F1" w:rsidRPr="00542737" w:rsidRDefault="00B845F1" w:rsidP="00BC23A5">
                                  <w:pPr>
                                    <w:spacing w:after="0"/>
                                    <w:rPr>
                                      <w:color w:val="404040" w:themeColor="text1" w:themeTint="BF"/>
                                    </w:rPr>
                                  </w:pPr>
                                  <w:r w:rsidRPr="00542737">
                                    <w:rPr>
                                      <w:color w:val="404040" w:themeColor="text1" w:themeTint="BF"/>
                                    </w:rPr>
                                    <w:t>Appointing Party</w:t>
                                  </w:r>
                                </w:p>
                              </w:txbxContent>
                            </wps:txbx>
                            <wps:bodyPr rot="0" vert="horz" wrap="square" lIns="91440" tIns="45720" rIns="91440" bIns="45720" anchor="t" anchorCtr="0">
                              <a:noAutofit/>
                            </wps:bodyPr>
                          </wps:wsp>
                          <wps:wsp>
                            <wps:cNvPr id="22" name="Text Box 2"/>
                            <wps:cNvSpPr txBox="1">
                              <a:spLocks noChangeArrowheads="1"/>
                            </wps:cNvSpPr>
                            <wps:spPr bwMode="auto">
                              <a:xfrm>
                                <a:off x="0" y="1110608"/>
                                <a:ext cx="1799749" cy="576009"/>
                              </a:xfrm>
                              <a:prstGeom prst="rect">
                                <a:avLst/>
                              </a:prstGeom>
                              <a:solidFill>
                                <a:srgbClr val="FFFFFF"/>
                              </a:solidFill>
                              <a:ln w="28575">
                                <a:solidFill>
                                  <a:schemeClr val="tx1">
                                    <a:lumMod val="75000"/>
                                    <a:lumOff val="25000"/>
                                  </a:schemeClr>
                                </a:solidFill>
                                <a:miter lim="800000"/>
                                <a:headEnd/>
                                <a:tailEnd/>
                              </a:ln>
                            </wps:spPr>
                            <wps:txbx>
                              <w:txbxContent>
                                <w:p w14:paraId="275309F8" w14:textId="77777777" w:rsidR="00B845F1" w:rsidRPr="00542737" w:rsidRDefault="00B845F1" w:rsidP="00BC23A5">
                                  <w:pPr>
                                    <w:spacing w:after="0"/>
                                    <w:rPr>
                                      <w:b/>
                                      <w:bCs/>
                                      <w:color w:val="00B050"/>
                                    </w:rPr>
                                  </w:pPr>
                                  <w:r w:rsidRPr="00542737">
                                    <w:rPr>
                                      <w:b/>
                                      <w:bCs/>
                                      <w:color w:val="D55C17" w:themeColor="accent5"/>
                                    </w:rPr>
                                    <w:t>TBC</w:t>
                                  </w:r>
                                </w:p>
                                <w:p w14:paraId="37B23AD9" w14:textId="77777777" w:rsidR="00B845F1" w:rsidRPr="00542737" w:rsidRDefault="00B845F1" w:rsidP="00BC23A5">
                                  <w:pPr>
                                    <w:rPr>
                                      <w:color w:val="404040" w:themeColor="text1" w:themeTint="BF"/>
                                    </w:rPr>
                                  </w:pPr>
                                  <w:r w:rsidRPr="00542737">
                                    <w:rPr>
                                      <w:color w:val="404040" w:themeColor="text1" w:themeTint="BF"/>
                                    </w:rPr>
                                    <w:t>Lead Appointed Party Information Manager</w:t>
                                  </w:r>
                                </w:p>
                              </w:txbxContent>
                            </wps:txbx>
                            <wps:bodyPr rot="0" vert="horz" wrap="square" lIns="91440" tIns="45720" rIns="91440" bIns="45720" anchor="t" anchorCtr="0">
                              <a:noAutofit/>
                            </wps:bodyPr>
                          </wps:wsp>
                          <wps:wsp>
                            <wps:cNvPr id="24" name="Text Box 2"/>
                            <wps:cNvSpPr txBox="1">
                              <a:spLocks noChangeArrowheads="1"/>
                            </wps:cNvSpPr>
                            <wps:spPr bwMode="auto">
                              <a:xfrm>
                                <a:off x="2618509" y="1110609"/>
                                <a:ext cx="1799749" cy="576009"/>
                              </a:xfrm>
                              <a:prstGeom prst="rect">
                                <a:avLst/>
                              </a:prstGeom>
                              <a:solidFill>
                                <a:srgbClr val="FFFFFF"/>
                              </a:solidFill>
                              <a:ln w="28575">
                                <a:solidFill>
                                  <a:schemeClr val="tx1">
                                    <a:lumMod val="75000"/>
                                    <a:lumOff val="25000"/>
                                  </a:schemeClr>
                                </a:solidFill>
                                <a:miter lim="800000"/>
                                <a:headEnd/>
                                <a:tailEnd/>
                              </a:ln>
                            </wps:spPr>
                            <wps:txbx>
                              <w:txbxContent>
                                <w:p w14:paraId="4B8862CF" w14:textId="77777777" w:rsidR="00B845F1" w:rsidRPr="00542737" w:rsidRDefault="00B845F1" w:rsidP="00BC23A5">
                                  <w:pPr>
                                    <w:spacing w:after="0"/>
                                    <w:rPr>
                                      <w:b/>
                                      <w:bCs/>
                                      <w:color w:val="00B050"/>
                                    </w:rPr>
                                  </w:pPr>
                                  <w:r w:rsidRPr="00542737">
                                    <w:rPr>
                                      <w:b/>
                                      <w:bCs/>
                                      <w:color w:val="D55C17" w:themeColor="accent5"/>
                                    </w:rPr>
                                    <w:t>TBC</w:t>
                                  </w:r>
                                </w:p>
                                <w:p w14:paraId="4A438015" w14:textId="77777777" w:rsidR="00B845F1" w:rsidRPr="00542737" w:rsidRDefault="00B845F1" w:rsidP="00BC23A5">
                                  <w:pPr>
                                    <w:rPr>
                                      <w:color w:val="404040" w:themeColor="text1" w:themeTint="BF"/>
                                    </w:rPr>
                                  </w:pPr>
                                  <w:r w:rsidRPr="00542737">
                                    <w:rPr>
                                      <w:color w:val="404040" w:themeColor="text1" w:themeTint="BF"/>
                                    </w:rPr>
                                    <w:t>Lead Appointed Party CDE Information Manager</w:t>
                                  </w:r>
                                </w:p>
                              </w:txbxContent>
                            </wps:txbx>
                            <wps:bodyPr rot="0" vert="horz" wrap="square" lIns="91440" tIns="45720" rIns="91440" bIns="45720" anchor="t" anchorCtr="0">
                              <a:noAutofit/>
                            </wps:bodyPr>
                          </wps:wsp>
                          <wps:wsp>
                            <wps:cNvPr id="25" name="Connector: Elbow 25"/>
                            <wps:cNvCnPr/>
                            <wps:spPr>
                              <a:xfrm rot="5400000">
                                <a:off x="1213557" y="135898"/>
                                <a:ext cx="661028" cy="1288392"/>
                              </a:xfrm>
                              <a:prstGeom prst="bentConnector3">
                                <a:avLst>
                                  <a:gd name="adj1" fmla="val 50000"/>
                                </a:avLst>
                              </a:prstGeom>
                              <a:ln w="28575">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26" name="Connector: Elbow 26"/>
                            <wps:cNvCnPr/>
                            <wps:spPr>
                              <a:xfrm rot="16200000" flipH="1">
                                <a:off x="2522811" y="115035"/>
                                <a:ext cx="661029" cy="1330117"/>
                              </a:xfrm>
                              <a:prstGeom prst="bentConnector3">
                                <a:avLst>
                                  <a:gd name="adj1" fmla="val 50000"/>
                                </a:avLst>
                              </a:prstGeom>
                              <a:ln w="28575">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7" name="Left Bracket 27"/>
                          <wps:cNvSpPr/>
                          <wps:spPr>
                            <a:xfrm rot="16200000">
                              <a:off x="2214708" y="542348"/>
                              <a:ext cx="328294" cy="2616835"/>
                            </a:xfrm>
                            <a:prstGeom prst="leftBracket">
                              <a:avLst>
                                <a:gd name="adj" fmla="val 0"/>
                              </a:avLst>
                            </a:prstGeom>
                            <a:ln w="28575">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Left Bracket 28"/>
                          <wps:cNvSpPr/>
                          <wps:spPr>
                            <a:xfrm rot="16200000" flipH="1">
                              <a:off x="2161569" y="1283536"/>
                              <a:ext cx="449580" cy="2616835"/>
                            </a:xfrm>
                            <a:prstGeom prst="leftBracket">
                              <a:avLst>
                                <a:gd name="adj" fmla="val 0"/>
                              </a:avLst>
                            </a:prstGeom>
                            <a:ln w="28575">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9" name="Group 29"/>
                          <wpg:cNvGrpSpPr/>
                          <wpg:grpSpPr>
                            <a:xfrm>
                              <a:off x="0" y="2622550"/>
                              <a:ext cx="2159635" cy="3869690"/>
                              <a:chOff x="0" y="0"/>
                              <a:chExt cx="2159635" cy="3869690"/>
                            </a:xfrm>
                          </wpg:grpSpPr>
                          <wps:wsp>
                            <wps:cNvPr id="30" name="Text Box 2"/>
                            <wps:cNvSpPr txBox="1">
                              <a:spLocks noChangeArrowheads="1"/>
                            </wps:cNvSpPr>
                            <wps:spPr bwMode="auto">
                              <a:xfrm>
                                <a:off x="0" y="0"/>
                                <a:ext cx="2159635" cy="3869690"/>
                              </a:xfrm>
                              <a:prstGeom prst="rect">
                                <a:avLst/>
                              </a:prstGeom>
                              <a:noFill/>
                              <a:ln w="19050">
                                <a:solidFill>
                                  <a:schemeClr val="tx1">
                                    <a:lumMod val="75000"/>
                                    <a:lumOff val="25000"/>
                                  </a:schemeClr>
                                </a:solidFill>
                                <a:miter lim="800000"/>
                                <a:headEnd/>
                                <a:tailEnd/>
                              </a:ln>
                            </wps:spPr>
                            <wps:txbx>
                              <w:txbxContent>
                                <w:p w14:paraId="1A957A27" w14:textId="77777777" w:rsidR="00B845F1" w:rsidRPr="00542737" w:rsidRDefault="00B845F1" w:rsidP="00BC23A5">
                                  <w:pPr>
                                    <w:spacing w:after="0"/>
                                    <w:rPr>
                                      <w:color w:val="404040" w:themeColor="text1" w:themeTint="BF"/>
                                    </w:rPr>
                                  </w:pPr>
                                  <w:r w:rsidRPr="00542737">
                                    <w:rPr>
                                      <w:color w:val="404040" w:themeColor="text1" w:themeTint="BF"/>
                                    </w:rPr>
                                    <w:t>Design Delivery Team</w:t>
                                  </w:r>
                                </w:p>
                              </w:txbxContent>
                            </wps:txbx>
                            <wps:bodyPr rot="0" vert="horz" wrap="square" lIns="91440" tIns="45720" rIns="91440" bIns="45720" anchor="b" anchorCtr="0">
                              <a:noAutofit/>
                            </wps:bodyPr>
                          </wps:wsp>
                          <wpg:grpSp>
                            <wpg:cNvPr id="31" name="Group 31"/>
                            <wpg:cNvGrpSpPr/>
                            <wpg:grpSpPr>
                              <a:xfrm>
                                <a:off x="176068" y="194541"/>
                                <a:ext cx="1799191" cy="3376444"/>
                                <a:chOff x="0" y="0"/>
                                <a:chExt cx="1799191" cy="3376444"/>
                              </a:xfrm>
                            </wpg:grpSpPr>
                            <wpg:grpSp>
                              <wpg:cNvPr id="256" name="Group 256"/>
                              <wpg:cNvGrpSpPr/>
                              <wpg:grpSpPr>
                                <a:xfrm>
                                  <a:off x="0" y="775369"/>
                                  <a:ext cx="1799191" cy="2601075"/>
                                  <a:chOff x="0" y="0"/>
                                  <a:chExt cx="1800577" cy="2603491"/>
                                </a:xfrm>
                              </wpg:grpSpPr>
                              <wps:wsp>
                                <wps:cNvPr id="257" name="Text Box 2"/>
                                <wps:cNvSpPr txBox="1">
                                  <a:spLocks noChangeArrowheads="1"/>
                                </wps:cNvSpPr>
                                <wps:spPr bwMode="auto">
                                  <a:xfrm>
                                    <a:off x="0" y="434109"/>
                                    <a:ext cx="1800000" cy="396000"/>
                                  </a:xfrm>
                                  <a:prstGeom prst="rect">
                                    <a:avLst/>
                                  </a:prstGeom>
                                  <a:solidFill>
                                    <a:srgbClr val="FFFFFF"/>
                                  </a:solidFill>
                                  <a:ln w="28575">
                                    <a:noFill/>
                                    <a:miter lim="800000"/>
                                    <a:headEnd/>
                                    <a:tailEnd/>
                                  </a:ln>
                                </wps:spPr>
                                <wps:txbx>
                                  <w:txbxContent>
                                    <w:p w14:paraId="737BD972" w14:textId="77777777" w:rsidR="00B845F1" w:rsidRPr="00542737" w:rsidRDefault="00B845F1" w:rsidP="00BC23A5">
                                      <w:pPr>
                                        <w:spacing w:after="0"/>
                                        <w:rPr>
                                          <w:b/>
                                          <w:bCs/>
                                          <w:color w:val="D55C17" w:themeColor="accent5"/>
                                        </w:rPr>
                                      </w:pPr>
                                      <w:r w:rsidRPr="00542737">
                                        <w:rPr>
                                          <w:b/>
                                          <w:bCs/>
                                          <w:color w:val="D55C17" w:themeColor="accent5"/>
                                        </w:rPr>
                                        <w:t>Designer B</w:t>
                                      </w:r>
                                    </w:p>
                                    <w:p w14:paraId="7151DBDA" w14:textId="77777777" w:rsidR="00B845F1" w:rsidRPr="00542737" w:rsidRDefault="00B845F1" w:rsidP="00BC23A5">
                                      <w:pPr>
                                        <w:rPr>
                                          <w:color w:val="404040" w:themeColor="text1" w:themeTint="BF"/>
                                        </w:rPr>
                                      </w:pPr>
                                      <w:r w:rsidRPr="00542737">
                                        <w:rPr>
                                          <w:color w:val="404040" w:themeColor="text1" w:themeTint="BF"/>
                                        </w:rPr>
                                        <w:t>Appointed Party</w:t>
                                      </w:r>
                                    </w:p>
                                    <w:p w14:paraId="6C6C3AB2" w14:textId="77777777" w:rsidR="00B845F1" w:rsidRPr="00542737" w:rsidRDefault="00B845F1" w:rsidP="00BC23A5">
                                      <w:pPr>
                                        <w:rPr>
                                          <w:b/>
                                          <w:bCs/>
                                          <w:color w:val="404040" w:themeColor="text1" w:themeTint="BF"/>
                                          <w:sz w:val="16"/>
                                          <w:szCs w:val="20"/>
                                        </w:rPr>
                                      </w:pPr>
                                    </w:p>
                                  </w:txbxContent>
                                </wps:txbx>
                                <wps:bodyPr rot="0" vert="horz" wrap="square" lIns="91440" tIns="45720" rIns="91440" bIns="45720" anchor="t" anchorCtr="0">
                                  <a:noAutofit/>
                                </wps:bodyPr>
                              </wps:wsp>
                              <wps:wsp>
                                <wps:cNvPr id="258" name="Text Box 2"/>
                                <wps:cNvSpPr txBox="1">
                                  <a:spLocks noChangeArrowheads="1"/>
                                </wps:cNvSpPr>
                                <wps:spPr bwMode="auto">
                                  <a:xfrm>
                                    <a:off x="0" y="877455"/>
                                    <a:ext cx="1800000" cy="396000"/>
                                  </a:xfrm>
                                  <a:prstGeom prst="rect">
                                    <a:avLst/>
                                  </a:prstGeom>
                                  <a:solidFill>
                                    <a:srgbClr val="FFFFFF"/>
                                  </a:solidFill>
                                  <a:ln w="28575">
                                    <a:noFill/>
                                    <a:miter lim="800000"/>
                                    <a:headEnd/>
                                    <a:tailEnd/>
                                  </a:ln>
                                </wps:spPr>
                                <wps:txbx>
                                  <w:txbxContent>
                                    <w:p w14:paraId="0F14AC4A" w14:textId="77777777" w:rsidR="00B845F1" w:rsidRPr="00542737" w:rsidRDefault="00B845F1" w:rsidP="00BC23A5">
                                      <w:pPr>
                                        <w:spacing w:after="0"/>
                                        <w:rPr>
                                          <w:b/>
                                          <w:bCs/>
                                          <w:color w:val="D55C17" w:themeColor="accent5"/>
                                        </w:rPr>
                                      </w:pPr>
                                      <w:r w:rsidRPr="00542737">
                                        <w:rPr>
                                          <w:b/>
                                          <w:bCs/>
                                          <w:color w:val="D55C17" w:themeColor="accent5"/>
                                        </w:rPr>
                                        <w:t>Designer C</w:t>
                                      </w:r>
                                    </w:p>
                                    <w:p w14:paraId="27223C78" w14:textId="77777777" w:rsidR="00B845F1" w:rsidRPr="00542737" w:rsidRDefault="00B845F1" w:rsidP="00BC23A5">
                                      <w:pPr>
                                        <w:spacing w:after="0"/>
                                        <w:rPr>
                                          <w:color w:val="404040" w:themeColor="text1" w:themeTint="BF"/>
                                        </w:rPr>
                                      </w:pPr>
                                      <w:r w:rsidRPr="00542737">
                                        <w:rPr>
                                          <w:color w:val="404040" w:themeColor="text1" w:themeTint="BF"/>
                                        </w:rPr>
                                        <w:t>Appointed Party</w:t>
                                      </w:r>
                                    </w:p>
                                    <w:p w14:paraId="67769A2A" w14:textId="77777777" w:rsidR="00B845F1" w:rsidRPr="00542737" w:rsidRDefault="00B845F1" w:rsidP="00BC23A5">
                                      <w:pPr>
                                        <w:spacing w:after="0"/>
                                        <w:rPr>
                                          <w:color w:val="404040" w:themeColor="text1" w:themeTint="BF"/>
                                          <w:sz w:val="16"/>
                                          <w:szCs w:val="20"/>
                                        </w:rPr>
                                      </w:pPr>
                                    </w:p>
                                  </w:txbxContent>
                                </wps:txbx>
                                <wps:bodyPr rot="0" vert="horz" wrap="square" lIns="91440" tIns="45720" rIns="91440" bIns="45720" anchor="t" anchorCtr="0">
                                  <a:noAutofit/>
                                </wps:bodyPr>
                              </wps:wsp>
                              <wps:wsp>
                                <wps:cNvPr id="259" name="Text Box 2"/>
                                <wps:cNvSpPr txBox="1">
                                  <a:spLocks noChangeArrowheads="1"/>
                                </wps:cNvSpPr>
                                <wps:spPr bwMode="auto">
                                  <a:xfrm>
                                    <a:off x="0" y="1320800"/>
                                    <a:ext cx="1800000" cy="396000"/>
                                  </a:xfrm>
                                  <a:prstGeom prst="rect">
                                    <a:avLst/>
                                  </a:prstGeom>
                                  <a:solidFill>
                                    <a:srgbClr val="FFFFFF"/>
                                  </a:solidFill>
                                  <a:ln w="28575">
                                    <a:noFill/>
                                    <a:miter lim="800000"/>
                                    <a:headEnd/>
                                    <a:tailEnd/>
                                  </a:ln>
                                </wps:spPr>
                                <wps:txbx>
                                  <w:txbxContent>
                                    <w:p w14:paraId="4C051D8A" w14:textId="77777777" w:rsidR="00B845F1" w:rsidRPr="00542737" w:rsidRDefault="00B845F1" w:rsidP="00BC23A5">
                                      <w:pPr>
                                        <w:spacing w:after="0"/>
                                        <w:rPr>
                                          <w:b/>
                                          <w:bCs/>
                                          <w:color w:val="D55C17" w:themeColor="accent5"/>
                                        </w:rPr>
                                      </w:pPr>
                                      <w:r w:rsidRPr="00542737">
                                        <w:rPr>
                                          <w:b/>
                                          <w:bCs/>
                                          <w:color w:val="D55C17" w:themeColor="accent5"/>
                                        </w:rPr>
                                        <w:t>Designer D</w:t>
                                      </w:r>
                                    </w:p>
                                    <w:p w14:paraId="7B4B20A1" w14:textId="77777777" w:rsidR="00B845F1" w:rsidRPr="00542737" w:rsidRDefault="00B845F1" w:rsidP="00BC23A5">
                                      <w:pPr>
                                        <w:spacing w:after="0"/>
                                        <w:rPr>
                                          <w:color w:val="404040" w:themeColor="text1" w:themeTint="BF"/>
                                        </w:rPr>
                                      </w:pPr>
                                      <w:r w:rsidRPr="00542737">
                                        <w:rPr>
                                          <w:color w:val="404040" w:themeColor="text1" w:themeTint="BF"/>
                                        </w:rPr>
                                        <w:t>Appointed Party</w:t>
                                      </w:r>
                                    </w:p>
                                    <w:p w14:paraId="0C2FB71A" w14:textId="77777777" w:rsidR="00B845F1" w:rsidRPr="00542737" w:rsidRDefault="00B845F1" w:rsidP="00BC23A5">
                                      <w:pPr>
                                        <w:spacing w:after="0"/>
                                        <w:rPr>
                                          <w:color w:val="404040" w:themeColor="text1" w:themeTint="BF"/>
                                          <w:sz w:val="16"/>
                                          <w:szCs w:val="20"/>
                                        </w:rPr>
                                      </w:pPr>
                                    </w:p>
                                  </w:txbxContent>
                                </wps:txbx>
                                <wps:bodyPr rot="0" vert="horz" wrap="square" lIns="91440" tIns="45720" rIns="91440" bIns="45720" anchor="t" anchorCtr="0">
                                  <a:noAutofit/>
                                </wps:bodyPr>
                              </wps:wsp>
                              <wps:wsp>
                                <wps:cNvPr id="260" name="Text Box 2"/>
                                <wps:cNvSpPr txBox="1">
                                  <a:spLocks noChangeArrowheads="1"/>
                                </wps:cNvSpPr>
                                <wps:spPr bwMode="auto">
                                  <a:xfrm>
                                    <a:off x="0" y="1764146"/>
                                    <a:ext cx="1800000" cy="396000"/>
                                  </a:xfrm>
                                  <a:prstGeom prst="rect">
                                    <a:avLst/>
                                  </a:prstGeom>
                                  <a:solidFill>
                                    <a:srgbClr val="FFFFFF"/>
                                  </a:solidFill>
                                  <a:ln w="28575">
                                    <a:noFill/>
                                    <a:miter lim="800000"/>
                                    <a:headEnd/>
                                    <a:tailEnd/>
                                  </a:ln>
                                </wps:spPr>
                                <wps:txbx>
                                  <w:txbxContent>
                                    <w:p w14:paraId="1D90289B" w14:textId="77777777" w:rsidR="00B845F1" w:rsidRPr="00542737" w:rsidRDefault="00B845F1" w:rsidP="00BC23A5">
                                      <w:pPr>
                                        <w:spacing w:after="0"/>
                                        <w:rPr>
                                          <w:b/>
                                          <w:bCs/>
                                          <w:color w:val="D55C17" w:themeColor="accent5"/>
                                        </w:rPr>
                                      </w:pPr>
                                      <w:r w:rsidRPr="00542737">
                                        <w:rPr>
                                          <w:b/>
                                          <w:bCs/>
                                          <w:color w:val="D55C17" w:themeColor="accent5"/>
                                        </w:rPr>
                                        <w:t>Designer E</w:t>
                                      </w:r>
                                    </w:p>
                                    <w:p w14:paraId="3E7272B6" w14:textId="77777777" w:rsidR="00B845F1" w:rsidRPr="00542737" w:rsidRDefault="00B845F1" w:rsidP="00BC23A5">
                                      <w:pPr>
                                        <w:spacing w:after="0"/>
                                        <w:rPr>
                                          <w:color w:val="404040" w:themeColor="text1" w:themeTint="BF"/>
                                        </w:rPr>
                                      </w:pPr>
                                      <w:r w:rsidRPr="00542737">
                                        <w:rPr>
                                          <w:color w:val="404040" w:themeColor="text1" w:themeTint="BF"/>
                                        </w:rPr>
                                        <w:t>Appointed Party</w:t>
                                      </w:r>
                                    </w:p>
                                    <w:p w14:paraId="47A796FE" w14:textId="77777777" w:rsidR="00B845F1" w:rsidRPr="00542737" w:rsidRDefault="00B845F1" w:rsidP="00BC23A5">
                                      <w:pPr>
                                        <w:rPr>
                                          <w:b/>
                                          <w:bCs/>
                                          <w:color w:val="404040" w:themeColor="text1" w:themeTint="BF"/>
                                          <w:sz w:val="16"/>
                                          <w:szCs w:val="20"/>
                                        </w:rPr>
                                      </w:pPr>
                                    </w:p>
                                  </w:txbxContent>
                                </wps:txbx>
                                <wps:bodyPr rot="0" vert="horz" wrap="square" lIns="91440" tIns="45720" rIns="91440" bIns="45720" anchor="t" anchorCtr="0">
                                  <a:noAutofit/>
                                </wps:bodyPr>
                              </wps:wsp>
                              <wps:wsp>
                                <wps:cNvPr id="261" name="Text Box 2"/>
                                <wps:cNvSpPr txBox="1">
                                  <a:spLocks noChangeArrowheads="1"/>
                                </wps:cNvSpPr>
                                <wps:spPr bwMode="auto">
                                  <a:xfrm>
                                    <a:off x="0" y="2207491"/>
                                    <a:ext cx="1800000" cy="396000"/>
                                  </a:xfrm>
                                  <a:prstGeom prst="rect">
                                    <a:avLst/>
                                  </a:prstGeom>
                                  <a:solidFill>
                                    <a:srgbClr val="FFFFFF"/>
                                  </a:solidFill>
                                  <a:ln w="28575">
                                    <a:noFill/>
                                    <a:miter lim="800000"/>
                                    <a:headEnd/>
                                    <a:tailEnd/>
                                  </a:ln>
                                </wps:spPr>
                                <wps:txbx>
                                  <w:txbxContent>
                                    <w:p w14:paraId="0358772D" w14:textId="77777777" w:rsidR="00B845F1" w:rsidRPr="00542737" w:rsidRDefault="00B845F1" w:rsidP="00BC23A5">
                                      <w:pPr>
                                        <w:spacing w:after="0"/>
                                        <w:rPr>
                                          <w:b/>
                                          <w:bCs/>
                                          <w:i/>
                                          <w:iCs/>
                                          <w:color w:val="D55C17" w:themeColor="accent5"/>
                                        </w:rPr>
                                      </w:pPr>
                                      <w:r w:rsidRPr="00542737">
                                        <w:rPr>
                                          <w:b/>
                                          <w:bCs/>
                                          <w:color w:val="D55C17" w:themeColor="accent5"/>
                                        </w:rPr>
                                        <w:t xml:space="preserve">Designer </w:t>
                                      </w:r>
                                      <w:r w:rsidRPr="00542737">
                                        <w:rPr>
                                          <w:b/>
                                          <w:bCs/>
                                          <w:i/>
                                          <w:iCs/>
                                          <w:color w:val="D55C17" w:themeColor="accent5"/>
                                        </w:rPr>
                                        <w:t>n</w:t>
                                      </w:r>
                                    </w:p>
                                    <w:p w14:paraId="73E0B836" w14:textId="77777777" w:rsidR="00B845F1" w:rsidRPr="00542737" w:rsidRDefault="00B845F1" w:rsidP="00BC23A5">
                                      <w:pPr>
                                        <w:spacing w:after="0"/>
                                        <w:rPr>
                                          <w:color w:val="404040" w:themeColor="text1" w:themeTint="BF"/>
                                        </w:rPr>
                                      </w:pPr>
                                      <w:r w:rsidRPr="00542737">
                                        <w:rPr>
                                          <w:color w:val="404040" w:themeColor="text1" w:themeTint="BF"/>
                                        </w:rPr>
                                        <w:t>Appointed Party</w:t>
                                      </w:r>
                                    </w:p>
                                    <w:p w14:paraId="0F07D8AC" w14:textId="77777777" w:rsidR="00B845F1" w:rsidRPr="00542737" w:rsidRDefault="00B845F1" w:rsidP="00BC23A5">
                                      <w:pPr>
                                        <w:rPr>
                                          <w:b/>
                                          <w:bCs/>
                                          <w:color w:val="404040" w:themeColor="text1" w:themeTint="BF"/>
                                          <w:sz w:val="16"/>
                                          <w:szCs w:val="20"/>
                                        </w:rPr>
                                      </w:pPr>
                                    </w:p>
                                  </w:txbxContent>
                                </wps:txbx>
                                <wps:bodyPr rot="0" vert="horz" wrap="square" lIns="91440" tIns="45720" rIns="91440" bIns="45720" anchor="t" anchorCtr="0">
                                  <a:noAutofit/>
                                </wps:bodyPr>
                              </wps:wsp>
                              <wps:wsp>
                                <wps:cNvPr id="262" name="Text Box 2"/>
                                <wps:cNvSpPr txBox="1">
                                  <a:spLocks noChangeArrowheads="1"/>
                                </wps:cNvSpPr>
                                <wps:spPr bwMode="auto">
                                  <a:xfrm>
                                    <a:off x="0" y="0"/>
                                    <a:ext cx="1799651" cy="395962"/>
                                  </a:xfrm>
                                  <a:prstGeom prst="rect">
                                    <a:avLst/>
                                  </a:prstGeom>
                                  <a:solidFill>
                                    <a:srgbClr val="FFFFFF"/>
                                  </a:solidFill>
                                  <a:ln w="28575">
                                    <a:noFill/>
                                    <a:miter lim="800000"/>
                                    <a:headEnd/>
                                    <a:tailEnd/>
                                  </a:ln>
                                </wps:spPr>
                                <wps:txbx>
                                  <w:txbxContent>
                                    <w:p w14:paraId="3B0FE513" w14:textId="77777777" w:rsidR="00B845F1" w:rsidRPr="00542737" w:rsidRDefault="00B845F1" w:rsidP="00BC23A5">
                                      <w:pPr>
                                        <w:spacing w:after="0"/>
                                        <w:rPr>
                                          <w:b/>
                                          <w:bCs/>
                                          <w:color w:val="D55C17" w:themeColor="accent5"/>
                                        </w:rPr>
                                      </w:pPr>
                                      <w:r w:rsidRPr="00542737">
                                        <w:rPr>
                                          <w:b/>
                                          <w:bCs/>
                                          <w:color w:val="D55C17" w:themeColor="accent5"/>
                                        </w:rPr>
                                        <w:t>Designer A</w:t>
                                      </w:r>
                                    </w:p>
                                    <w:p w14:paraId="6BD3D248" w14:textId="77777777" w:rsidR="00B845F1" w:rsidRPr="00542737" w:rsidRDefault="00B845F1" w:rsidP="00BC23A5">
                                      <w:pPr>
                                        <w:rPr>
                                          <w:b/>
                                          <w:bCs/>
                                          <w:color w:val="404040" w:themeColor="text1" w:themeTint="BF"/>
                                          <w:sz w:val="16"/>
                                          <w:szCs w:val="20"/>
                                        </w:rPr>
                                      </w:pPr>
                                      <w:r w:rsidRPr="00542737">
                                        <w:rPr>
                                          <w:color w:val="404040" w:themeColor="text1" w:themeTint="BF"/>
                                        </w:rPr>
                                        <w:t>Appointed Party</w:t>
                                      </w:r>
                                    </w:p>
                                  </w:txbxContent>
                                </wps:txbx>
                                <wps:bodyPr rot="0" vert="horz" wrap="square" lIns="91440" tIns="45720" rIns="91440" bIns="45720" anchor="t" anchorCtr="0">
                                  <a:noAutofit/>
                                </wps:bodyPr>
                              </wps:wsp>
                              <wps:wsp>
                                <wps:cNvPr id="263" name="Text Box 2"/>
                                <wps:cNvSpPr txBox="1">
                                  <a:spLocks noChangeArrowheads="1"/>
                                </wps:cNvSpPr>
                                <wps:spPr bwMode="auto">
                                  <a:xfrm>
                                    <a:off x="576" y="578"/>
                                    <a:ext cx="1800001" cy="2602230"/>
                                  </a:xfrm>
                                  <a:prstGeom prst="rect">
                                    <a:avLst/>
                                  </a:prstGeom>
                                  <a:noFill/>
                                  <a:ln w="28575">
                                    <a:solidFill>
                                      <a:schemeClr val="tx1">
                                        <a:lumMod val="75000"/>
                                        <a:lumOff val="25000"/>
                                      </a:schemeClr>
                                    </a:solidFill>
                                    <a:miter lim="800000"/>
                                    <a:headEnd/>
                                    <a:tailEnd/>
                                  </a:ln>
                                </wps:spPr>
                                <wps:txbx>
                                  <w:txbxContent>
                                    <w:p w14:paraId="3836FFD4" w14:textId="77777777" w:rsidR="00B845F1" w:rsidRPr="00542737" w:rsidRDefault="00B845F1" w:rsidP="00BC23A5">
                                      <w:pPr>
                                        <w:rPr>
                                          <w:color w:val="404040" w:themeColor="text1" w:themeTint="BF"/>
                                        </w:rPr>
                                      </w:pPr>
                                    </w:p>
                                  </w:txbxContent>
                                </wps:txbx>
                                <wps:bodyPr rot="0" vert="horz" wrap="square" lIns="91440" tIns="45720" rIns="91440" bIns="45720" anchor="t" anchorCtr="0">
                                  <a:noAutofit/>
                                </wps:bodyPr>
                              </wps:wsp>
                            </wpg:grpSp>
                            <wps:wsp>
                              <wps:cNvPr id="264" name="Text Box 2"/>
                              <wps:cNvSpPr txBox="1">
                                <a:spLocks noChangeArrowheads="1"/>
                              </wps:cNvSpPr>
                              <wps:spPr bwMode="auto">
                                <a:xfrm>
                                  <a:off x="0" y="0"/>
                                  <a:ext cx="1798965" cy="575604"/>
                                </a:xfrm>
                                <a:prstGeom prst="rect">
                                  <a:avLst/>
                                </a:prstGeom>
                                <a:solidFill>
                                  <a:srgbClr val="FFFFFF"/>
                                </a:solidFill>
                                <a:ln w="28575">
                                  <a:solidFill>
                                    <a:schemeClr val="tx1">
                                      <a:lumMod val="75000"/>
                                      <a:lumOff val="25000"/>
                                    </a:schemeClr>
                                  </a:solidFill>
                                  <a:miter lim="800000"/>
                                  <a:headEnd/>
                                  <a:tailEnd/>
                                </a:ln>
                              </wps:spPr>
                              <wps:txbx>
                                <w:txbxContent>
                                  <w:p w14:paraId="3101429B" w14:textId="77777777" w:rsidR="00B845F1" w:rsidRPr="00542737" w:rsidRDefault="00B845F1" w:rsidP="00BC23A5">
                                    <w:pPr>
                                      <w:spacing w:after="0"/>
                                      <w:rPr>
                                        <w:b/>
                                        <w:bCs/>
                                        <w:color w:val="00B050"/>
                                      </w:rPr>
                                    </w:pPr>
                                    <w:r w:rsidRPr="00542737">
                                      <w:rPr>
                                        <w:b/>
                                        <w:bCs/>
                                        <w:color w:val="D55C17" w:themeColor="accent5"/>
                                      </w:rPr>
                                      <w:t>TBC</w:t>
                                    </w:r>
                                  </w:p>
                                  <w:p w14:paraId="1864FEF1" w14:textId="77777777" w:rsidR="00B845F1" w:rsidRPr="00542737" w:rsidRDefault="00B845F1" w:rsidP="00BC23A5">
                                    <w:pPr>
                                      <w:rPr>
                                        <w:color w:val="404040" w:themeColor="text1" w:themeTint="BF"/>
                                      </w:rPr>
                                    </w:pPr>
                                    <w:r w:rsidRPr="00542737">
                                      <w:rPr>
                                        <w:color w:val="404040" w:themeColor="text1" w:themeTint="BF"/>
                                      </w:rPr>
                                      <w:t>Design Lead (Appointed Party)</w:t>
                                    </w:r>
                                  </w:p>
                                </w:txbxContent>
                              </wps:txbx>
                              <wps:bodyPr rot="0" vert="horz" wrap="square" lIns="91440" tIns="45720" rIns="91440" bIns="45720" anchor="t" anchorCtr="0">
                                <a:noAutofit/>
                              </wps:bodyPr>
                            </wps:wsp>
                            <wps:wsp>
                              <wps:cNvPr id="265" name="Straight Connector 265"/>
                              <wps:cNvCnPr/>
                              <wps:spPr>
                                <a:xfrm>
                                  <a:off x="899365" y="575579"/>
                                  <a:ext cx="401" cy="200333"/>
                                </a:xfrm>
                                <a:prstGeom prst="line">
                                  <a:avLst/>
                                </a:prstGeom>
                                <a:ln w="28575">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g:grpSp>
                        </wpg:grpSp>
                        <wpg:grpSp>
                          <wpg:cNvPr id="266" name="Group 266"/>
                          <wpg:cNvGrpSpPr/>
                          <wpg:grpSpPr>
                            <a:xfrm>
                              <a:off x="2613891" y="2622550"/>
                              <a:ext cx="2159635" cy="3869690"/>
                              <a:chOff x="0" y="0"/>
                              <a:chExt cx="2159635" cy="3869690"/>
                            </a:xfrm>
                          </wpg:grpSpPr>
                          <wps:wsp>
                            <wps:cNvPr id="267" name="Text Box 2"/>
                            <wps:cNvSpPr txBox="1">
                              <a:spLocks noChangeArrowheads="1"/>
                            </wps:cNvSpPr>
                            <wps:spPr bwMode="auto">
                              <a:xfrm>
                                <a:off x="0" y="0"/>
                                <a:ext cx="2159635" cy="3869690"/>
                              </a:xfrm>
                              <a:prstGeom prst="rect">
                                <a:avLst/>
                              </a:prstGeom>
                              <a:noFill/>
                              <a:ln w="19050">
                                <a:solidFill>
                                  <a:schemeClr val="tx1">
                                    <a:lumMod val="75000"/>
                                    <a:lumOff val="25000"/>
                                  </a:schemeClr>
                                </a:solidFill>
                                <a:miter lim="800000"/>
                                <a:headEnd/>
                                <a:tailEnd/>
                              </a:ln>
                            </wps:spPr>
                            <wps:txbx>
                              <w:txbxContent>
                                <w:p w14:paraId="759513BA" w14:textId="77777777" w:rsidR="00B845F1" w:rsidRPr="00542737" w:rsidRDefault="00B845F1" w:rsidP="00BC23A5">
                                  <w:pPr>
                                    <w:spacing w:after="0"/>
                                    <w:rPr>
                                      <w:color w:val="404040" w:themeColor="text1" w:themeTint="BF"/>
                                    </w:rPr>
                                  </w:pPr>
                                  <w:r w:rsidRPr="00542737">
                                    <w:rPr>
                                      <w:color w:val="404040" w:themeColor="text1" w:themeTint="BF"/>
                                    </w:rPr>
                                    <w:t>Construction Delivery Team</w:t>
                                  </w:r>
                                </w:p>
                              </w:txbxContent>
                            </wps:txbx>
                            <wps:bodyPr rot="0" vert="horz" wrap="square" lIns="91440" tIns="45720" rIns="91440" bIns="45720" anchor="b" anchorCtr="0">
                              <a:noAutofit/>
                            </wps:bodyPr>
                          </wps:wsp>
                          <wpg:grpSp>
                            <wpg:cNvPr id="268" name="Group 268"/>
                            <wpg:cNvGrpSpPr/>
                            <wpg:grpSpPr>
                              <a:xfrm>
                                <a:off x="181283" y="196031"/>
                                <a:ext cx="1799190" cy="3376444"/>
                                <a:chOff x="149726" y="0"/>
                                <a:chExt cx="1799190" cy="3376444"/>
                              </a:xfrm>
                            </wpg:grpSpPr>
                            <wpg:grpSp>
                              <wpg:cNvPr id="269" name="Group 269"/>
                              <wpg:cNvGrpSpPr/>
                              <wpg:grpSpPr>
                                <a:xfrm>
                                  <a:off x="149726" y="775369"/>
                                  <a:ext cx="1799190" cy="2601075"/>
                                  <a:chOff x="0" y="0"/>
                                  <a:chExt cx="1800986" cy="2603491"/>
                                </a:xfrm>
                              </wpg:grpSpPr>
                              <wps:wsp>
                                <wps:cNvPr id="270" name="Text Box 2"/>
                                <wps:cNvSpPr txBox="1">
                                  <a:spLocks noChangeArrowheads="1"/>
                                </wps:cNvSpPr>
                                <wps:spPr bwMode="auto">
                                  <a:xfrm>
                                    <a:off x="0" y="434109"/>
                                    <a:ext cx="1800000" cy="396000"/>
                                  </a:xfrm>
                                  <a:prstGeom prst="rect">
                                    <a:avLst/>
                                  </a:prstGeom>
                                  <a:solidFill>
                                    <a:srgbClr val="FFFFFF"/>
                                  </a:solidFill>
                                  <a:ln w="28575">
                                    <a:noFill/>
                                    <a:miter lim="800000"/>
                                    <a:headEnd/>
                                    <a:tailEnd/>
                                  </a:ln>
                                </wps:spPr>
                                <wps:txbx>
                                  <w:txbxContent>
                                    <w:p w14:paraId="7322BEE7" w14:textId="77777777" w:rsidR="00B845F1" w:rsidRPr="00542737" w:rsidRDefault="00B845F1" w:rsidP="00BC23A5">
                                      <w:pPr>
                                        <w:spacing w:after="0"/>
                                        <w:rPr>
                                          <w:b/>
                                          <w:bCs/>
                                          <w:color w:val="D55C17" w:themeColor="accent5"/>
                                        </w:rPr>
                                      </w:pPr>
                                      <w:r w:rsidRPr="00542737">
                                        <w:rPr>
                                          <w:b/>
                                          <w:bCs/>
                                          <w:color w:val="D55C17" w:themeColor="accent5"/>
                                        </w:rPr>
                                        <w:t xml:space="preserve">Sub-contractor B </w:t>
                                      </w:r>
                                      <w:r w:rsidRPr="00542737">
                                        <w:rPr>
                                          <w:color w:val="404040" w:themeColor="text1" w:themeTint="BF"/>
                                        </w:rPr>
                                        <w:t>Appointed Party</w:t>
                                      </w:r>
                                    </w:p>
                                    <w:p w14:paraId="17029955" w14:textId="77777777" w:rsidR="00B845F1" w:rsidRPr="00542737" w:rsidRDefault="00B845F1" w:rsidP="00BC23A5">
                                      <w:pPr>
                                        <w:rPr>
                                          <w:b/>
                                          <w:bCs/>
                                          <w:color w:val="404040" w:themeColor="text1" w:themeTint="BF"/>
                                          <w:sz w:val="16"/>
                                          <w:szCs w:val="20"/>
                                        </w:rPr>
                                      </w:pPr>
                                    </w:p>
                                  </w:txbxContent>
                                </wps:txbx>
                                <wps:bodyPr rot="0" vert="horz" wrap="square" lIns="91440" tIns="45720" rIns="91440" bIns="45720" anchor="t" anchorCtr="0">
                                  <a:noAutofit/>
                                </wps:bodyPr>
                              </wps:wsp>
                              <wps:wsp>
                                <wps:cNvPr id="271" name="Text Box 2"/>
                                <wps:cNvSpPr txBox="1">
                                  <a:spLocks noChangeArrowheads="1"/>
                                </wps:cNvSpPr>
                                <wps:spPr bwMode="auto">
                                  <a:xfrm>
                                    <a:off x="0" y="877455"/>
                                    <a:ext cx="1800000" cy="396000"/>
                                  </a:xfrm>
                                  <a:prstGeom prst="rect">
                                    <a:avLst/>
                                  </a:prstGeom>
                                  <a:solidFill>
                                    <a:srgbClr val="FFFFFF"/>
                                  </a:solidFill>
                                  <a:ln w="28575">
                                    <a:noFill/>
                                    <a:miter lim="800000"/>
                                    <a:headEnd/>
                                    <a:tailEnd/>
                                  </a:ln>
                                </wps:spPr>
                                <wps:txbx>
                                  <w:txbxContent>
                                    <w:p w14:paraId="59C11DA1" w14:textId="77777777" w:rsidR="00B845F1" w:rsidRPr="00542737" w:rsidRDefault="00B845F1" w:rsidP="00BC23A5">
                                      <w:pPr>
                                        <w:spacing w:after="0"/>
                                        <w:rPr>
                                          <w:b/>
                                          <w:bCs/>
                                          <w:color w:val="D55C17" w:themeColor="accent5"/>
                                        </w:rPr>
                                      </w:pPr>
                                      <w:r w:rsidRPr="00542737">
                                        <w:rPr>
                                          <w:b/>
                                          <w:bCs/>
                                          <w:color w:val="D55C17" w:themeColor="accent5"/>
                                        </w:rPr>
                                        <w:t>Sub-contractor C</w:t>
                                      </w:r>
                                    </w:p>
                                    <w:p w14:paraId="609A9BD4" w14:textId="77777777" w:rsidR="00B845F1" w:rsidRPr="00542737" w:rsidRDefault="00B845F1" w:rsidP="00BC23A5">
                                      <w:pPr>
                                        <w:spacing w:after="0"/>
                                        <w:rPr>
                                          <w:color w:val="404040" w:themeColor="text1" w:themeTint="BF"/>
                                        </w:rPr>
                                      </w:pPr>
                                      <w:r w:rsidRPr="00542737">
                                        <w:rPr>
                                          <w:color w:val="404040" w:themeColor="text1" w:themeTint="BF"/>
                                        </w:rPr>
                                        <w:t>Appointed Party</w:t>
                                      </w:r>
                                    </w:p>
                                    <w:p w14:paraId="2658F4E6" w14:textId="77777777" w:rsidR="00B845F1" w:rsidRPr="00542737" w:rsidRDefault="00B845F1" w:rsidP="00BC23A5">
                                      <w:pPr>
                                        <w:spacing w:after="0"/>
                                        <w:rPr>
                                          <w:color w:val="404040" w:themeColor="text1" w:themeTint="BF"/>
                                          <w:sz w:val="16"/>
                                          <w:szCs w:val="20"/>
                                        </w:rPr>
                                      </w:pPr>
                                    </w:p>
                                  </w:txbxContent>
                                </wps:txbx>
                                <wps:bodyPr rot="0" vert="horz" wrap="square" lIns="91440" tIns="45720" rIns="91440" bIns="45720" anchor="t" anchorCtr="0">
                                  <a:noAutofit/>
                                </wps:bodyPr>
                              </wps:wsp>
                              <wps:wsp>
                                <wps:cNvPr id="272" name="Text Box 2"/>
                                <wps:cNvSpPr txBox="1">
                                  <a:spLocks noChangeArrowheads="1"/>
                                </wps:cNvSpPr>
                                <wps:spPr bwMode="auto">
                                  <a:xfrm>
                                    <a:off x="0" y="1320800"/>
                                    <a:ext cx="1800000" cy="396000"/>
                                  </a:xfrm>
                                  <a:prstGeom prst="rect">
                                    <a:avLst/>
                                  </a:prstGeom>
                                  <a:solidFill>
                                    <a:srgbClr val="FFFFFF"/>
                                  </a:solidFill>
                                  <a:ln w="28575">
                                    <a:noFill/>
                                    <a:miter lim="800000"/>
                                    <a:headEnd/>
                                    <a:tailEnd/>
                                  </a:ln>
                                </wps:spPr>
                                <wps:txbx>
                                  <w:txbxContent>
                                    <w:p w14:paraId="3DB7F013" w14:textId="77777777" w:rsidR="00B845F1" w:rsidRPr="00542737" w:rsidRDefault="00B845F1" w:rsidP="00BC23A5">
                                      <w:pPr>
                                        <w:spacing w:after="0"/>
                                        <w:rPr>
                                          <w:b/>
                                          <w:bCs/>
                                          <w:color w:val="D55C17" w:themeColor="accent5"/>
                                        </w:rPr>
                                      </w:pPr>
                                      <w:r w:rsidRPr="00542737">
                                        <w:rPr>
                                          <w:b/>
                                          <w:bCs/>
                                          <w:color w:val="D55C17" w:themeColor="accent5"/>
                                        </w:rPr>
                                        <w:t>Sub-contractor D</w:t>
                                      </w:r>
                                    </w:p>
                                    <w:p w14:paraId="5481DE8B" w14:textId="77777777" w:rsidR="00B845F1" w:rsidRPr="00542737" w:rsidRDefault="00B845F1" w:rsidP="00BC23A5">
                                      <w:pPr>
                                        <w:spacing w:after="0"/>
                                        <w:rPr>
                                          <w:color w:val="404040" w:themeColor="text1" w:themeTint="BF"/>
                                        </w:rPr>
                                      </w:pPr>
                                      <w:r w:rsidRPr="00542737">
                                        <w:rPr>
                                          <w:color w:val="404040" w:themeColor="text1" w:themeTint="BF"/>
                                        </w:rPr>
                                        <w:t>Appointed Party</w:t>
                                      </w:r>
                                    </w:p>
                                    <w:p w14:paraId="15436BF1" w14:textId="77777777" w:rsidR="00B845F1" w:rsidRPr="00542737" w:rsidRDefault="00B845F1" w:rsidP="00BC23A5">
                                      <w:pPr>
                                        <w:spacing w:after="0"/>
                                        <w:rPr>
                                          <w:color w:val="404040" w:themeColor="text1" w:themeTint="BF"/>
                                          <w:sz w:val="16"/>
                                          <w:szCs w:val="20"/>
                                        </w:rPr>
                                      </w:pPr>
                                    </w:p>
                                  </w:txbxContent>
                                </wps:txbx>
                                <wps:bodyPr rot="0" vert="horz" wrap="square" lIns="91440" tIns="45720" rIns="91440" bIns="45720" anchor="t" anchorCtr="0">
                                  <a:noAutofit/>
                                </wps:bodyPr>
                              </wps:wsp>
                              <wps:wsp>
                                <wps:cNvPr id="273" name="Text Box 2"/>
                                <wps:cNvSpPr txBox="1">
                                  <a:spLocks noChangeArrowheads="1"/>
                                </wps:cNvSpPr>
                                <wps:spPr bwMode="auto">
                                  <a:xfrm>
                                    <a:off x="0" y="1764146"/>
                                    <a:ext cx="1800000" cy="396000"/>
                                  </a:xfrm>
                                  <a:prstGeom prst="rect">
                                    <a:avLst/>
                                  </a:prstGeom>
                                  <a:solidFill>
                                    <a:srgbClr val="FFFFFF"/>
                                  </a:solidFill>
                                  <a:ln w="28575">
                                    <a:noFill/>
                                    <a:miter lim="800000"/>
                                    <a:headEnd/>
                                    <a:tailEnd/>
                                  </a:ln>
                                </wps:spPr>
                                <wps:txbx>
                                  <w:txbxContent>
                                    <w:p w14:paraId="5690B02D" w14:textId="77777777" w:rsidR="00B845F1" w:rsidRPr="00542737" w:rsidRDefault="00B845F1" w:rsidP="00BC23A5">
                                      <w:pPr>
                                        <w:spacing w:after="0"/>
                                        <w:rPr>
                                          <w:b/>
                                          <w:bCs/>
                                          <w:color w:val="D55C17" w:themeColor="accent5"/>
                                        </w:rPr>
                                      </w:pPr>
                                      <w:r w:rsidRPr="00542737">
                                        <w:rPr>
                                          <w:b/>
                                          <w:bCs/>
                                          <w:color w:val="D55C17" w:themeColor="accent5"/>
                                        </w:rPr>
                                        <w:t>Sub-contractor E</w:t>
                                      </w:r>
                                    </w:p>
                                    <w:p w14:paraId="07C38DF6" w14:textId="77777777" w:rsidR="00B845F1" w:rsidRPr="00542737" w:rsidRDefault="00B845F1" w:rsidP="00BC23A5">
                                      <w:pPr>
                                        <w:spacing w:after="0"/>
                                        <w:rPr>
                                          <w:color w:val="404040" w:themeColor="text1" w:themeTint="BF"/>
                                        </w:rPr>
                                      </w:pPr>
                                      <w:r w:rsidRPr="00542737">
                                        <w:rPr>
                                          <w:color w:val="404040" w:themeColor="text1" w:themeTint="BF"/>
                                        </w:rPr>
                                        <w:t>Appointed Party</w:t>
                                      </w:r>
                                    </w:p>
                                    <w:p w14:paraId="7429C126" w14:textId="77777777" w:rsidR="00B845F1" w:rsidRPr="00542737" w:rsidRDefault="00B845F1" w:rsidP="00BC23A5">
                                      <w:pPr>
                                        <w:rPr>
                                          <w:b/>
                                          <w:bCs/>
                                          <w:color w:val="404040" w:themeColor="text1" w:themeTint="BF"/>
                                          <w:sz w:val="16"/>
                                          <w:szCs w:val="20"/>
                                        </w:rPr>
                                      </w:pPr>
                                    </w:p>
                                  </w:txbxContent>
                                </wps:txbx>
                                <wps:bodyPr rot="0" vert="horz" wrap="square" lIns="91440" tIns="45720" rIns="91440" bIns="45720" anchor="t" anchorCtr="0">
                                  <a:noAutofit/>
                                </wps:bodyPr>
                              </wps:wsp>
                              <wps:wsp>
                                <wps:cNvPr id="278" name="Text Box 2"/>
                                <wps:cNvSpPr txBox="1">
                                  <a:spLocks noChangeArrowheads="1"/>
                                </wps:cNvSpPr>
                                <wps:spPr bwMode="auto">
                                  <a:xfrm>
                                    <a:off x="0" y="2207491"/>
                                    <a:ext cx="1800000" cy="396000"/>
                                  </a:xfrm>
                                  <a:prstGeom prst="rect">
                                    <a:avLst/>
                                  </a:prstGeom>
                                  <a:solidFill>
                                    <a:srgbClr val="FFFFFF"/>
                                  </a:solidFill>
                                  <a:ln w="28575">
                                    <a:noFill/>
                                    <a:miter lim="800000"/>
                                    <a:headEnd/>
                                    <a:tailEnd/>
                                  </a:ln>
                                </wps:spPr>
                                <wps:txbx>
                                  <w:txbxContent>
                                    <w:p w14:paraId="00E3C426" w14:textId="77777777" w:rsidR="00B845F1" w:rsidRPr="00542737" w:rsidRDefault="00B845F1" w:rsidP="00BC23A5">
                                      <w:pPr>
                                        <w:spacing w:after="0"/>
                                        <w:rPr>
                                          <w:b/>
                                          <w:bCs/>
                                          <w:color w:val="D55C17" w:themeColor="accent5"/>
                                        </w:rPr>
                                      </w:pPr>
                                      <w:r w:rsidRPr="00542737">
                                        <w:rPr>
                                          <w:b/>
                                          <w:bCs/>
                                          <w:color w:val="D55C17" w:themeColor="accent5"/>
                                        </w:rPr>
                                        <w:t xml:space="preserve">Sub-contractor </w:t>
                                      </w:r>
                                      <w:r w:rsidRPr="00542737">
                                        <w:rPr>
                                          <w:b/>
                                          <w:bCs/>
                                          <w:i/>
                                          <w:iCs/>
                                          <w:color w:val="D55C17" w:themeColor="accent5"/>
                                        </w:rPr>
                                        <w:t>n</w:t>
                                      </w:r>
                                    </w:p>
                                    <w:p w14:paraId="3CE8844D" w14:textId="77777777" w:rsidR="00B845F1" w:rsidRPr="00542737" w:rsidRDefault="00B845F1" w:rsidP="00BC23A5">
                                      <w:pPr>
                                        <w:spacing w:after="0"/>
                                        <w:rPr>
                                          <w:color w:val="404040" w:themeColor="text1" w:themeTint="BF"/>
                                        </w:rPr>
                                      </w:pPr>
                                      <w:r w:rsidRPr="00542737">
                                        <w:rPr>
                                          <w:color w:val="404040" w:themeColor="text1" w:themeTint="BF"/>
                                        </w:rPr>
                                        <w:t>Appointed Party</w:t>
                                      </w:r>
                                    </w:p>
                                    <w:p w14:paraId="3F28550A" w14:textId="77777777" w:rsidR="00B845F1" w:rsidRPr="00542737" w:rsidRDefault="00B845F1" w:rsidP="00BC23A5">
                                      <w:pPr>
                                        <w:rPr>
                                          <w:b/>
                                          <w:bCs/>
                                          <w:color w:val="404040" w:themeColor="text1" w:themeTint="BF"/>
                                          <w:sz w:val="16"/>
                                          <w:szCs w:val="20"/>
                                        </w:rPr>
                                      </w:pPr>
                                    </w:p>
                                  </w:txbxContent>
                                </wps:txbx>
                                <wps:bodyPr rot="0" vert="horz" wrap="square" lIns="91440" tIns="45720" rIns="91440" bIns="45720" anchor="t" anchorCtr="0">
                                  <a:noAutofit/>
                                </wps:bodyPr>
                              </wps:wsp>
                              <wps:wsp>
                                <wps:cNvPr id="279" name="Text Box 2"/>
                                <wps:cNvSpPr txBox="1">
                                  <a:spLocks noChangeArrowheads="1"/>
                                </wps:cNvSpPr>
                                <wps:spPr bwMode="auto">
                                  <a:xfrm>
                                    <a:off x="0" y="0"/>
                                    <a:ext cx="1799651" cy="395962"/>
                                  </a:xfrm>
                                  <a:prstGeom prst="rect">
                                    <a:avLst/>
                                  </a:prstGeom>
                                  <a:solidFill>
                                    <a:srgbClr val="FFFFFF"/>
                                  </a:solidFill>
                                  <a:ln w="28575">
                                    <a:noFill/>
                                    <a:miter lim="800000"/>
                                    <a:headEnd/>
                                    <a:tailEnd/>
                                  </a:ln>
                                </wps:spPr>
                                <wps:txbx>
                                  <w:txbxContent>
                                    <w:p w14:paraId="0953487D" w14:textId="77777777" w:rsidR="00B845F1" w:rsidRPr="00542737" w:rsidRDefault="00B845F1" w:rsidP="00BC23A5">
                                      <w:pPr>
                                        <w:spacing w:after="0"/>
                                        <w:rPr>
                                          <w:b/>
                                          <w:bCs/>
                                          <w:color w:val="D55C17" w:themeColor="accent5"/>
                                        </w:rPr>
                                      </w:pPr>
                                      <w:r w:rsidRPr="00542737">
                                        <w:rPr>
                                          <w:b/>
                                          <w:bCs/>
                                          <w:color w:val="D55C17" w:themeColor="accent5"/>
                                        </w:rPr>
                                        <w:t>Sub-contractor A</w:t>
                                      </w:r>
                                    </w:p>
                                    <w:p w14:paraId="5B108D72" w14:textId="77777777" w:rsidR="00B845F1" w:rsidRPr="00542737" w:rsidRDefault="00B845F1" w:rsidP="00BC23A5">
                                      <w:pPr>
                                        <w:rPr>
                                          <w:b/>
                                          <w:bCs/>
                                          <w:color w:val="404040" w:themeColor="text1" w:themeTint="BF"/>
                                          <w:sz w:val="16"/>
                                          <w:szCs w:val="20"/>
                                        </w:rPr>
                                      </w:pPr>
                                      <w:r w:rsidRPr="00542737">
                                        <w:rPr>
                                          <w:color w:val="404040" w:themeColor="text1" w:themeTint="BF"/>
                                        </w:rPr>
                                        <w:t>Appointed Party</w:t>
                                      </w:r>
                                    </w:p>
                                  </w:txbxContent>
                                </wps:txbx>
                                <wps:bodyPr rot="0" vert="horz" wrap="square" lIns="91440" tIns="45720" rIns="91440" bIns="45720" anchor="t" anchorCtr="0">
                                  <a:noAutofit/>
                                </wps:bodyPr>
                              </wps:wsp>
                              <wps:wsp>
                                <wps:cNvPr id="280" name="Text Box 2"/>
                                <wps:cNvSpPr txBox="1">
                                  <a:spLocks noChangeArrowheads="1"/>
                                </wps:cNvSpPr>
                                <wps:spPr bwMode="auto">
                                  <a:xfrm>
                                    <a:off x="576" y="578"/>
                                    <a:ext cx="1800410" cy="2602230"/>
                                  </a:xfrm>
                                  <a:prstGeom prst="rect">
                                    <a:avLst/>
                                  </a:prstGeom>
                                  <a:noFill/>
                                  <a:ln w="28575">
                                    <a:solidFill>
                                      <a:schemeClr val="tx1">
                                        <a:lumMod val="75000"/>
                                        <a:lumOff val="25000"/>
                                      </a:schemeClr>
                                    </a:solidFill>
                                    <a:miter lim="800000"/>
                                    <a:headEnd/>
                                    <a:tailEnd/>
                                  </a:ln>
                                </wps:spPr>
                                <wps:txbx>
                                  <w:txbxContent>
                                    <w:p w14:paraId="250F246F" w14:textId="77777777" w:rsidR="00B845F1" w:rsidRPr="00542737" w:rsidRDefault="00B845F1" w:rsidP="00BC23A5">
                                      <w:pPr>
                                        <w:rPr>
                                          <w:color w:val="404040" w:themeColor="text1" w:themeTint="BF"/>
                                        </w:rPr>
                                      </w:pPr>
                                    </w:p>
                                  </w:txbxContent>
                                </wps:txbx>
                                <wps:bodyPr rot="0" vert="horz" wrap="square" lIns="91440" tIns="45720" rIns="91440" bIns="45720" anchor="t" anchorCtr="0">
                                  <a:noAutofit/>
                                </wps:bodyPr>
                              </wps:wsp>
                            </wpg:grpSp>
                            <wps:wsp>
                              <wps:cNvPr id="281" name="Text Box 2"/>
                              <wps:cNvSpPr txBox="1">
                                <a:spLocks noChangeArrowheads="1"/>
                              </wps:cNvSpPr>
                              <wps:spPr bwMode="auto">
                                <a:xfrm>
                                  <a:off x="149726" y="0"/>
                                  <a:ext cx="1798965" cy="575604"/>
                                </a:xfrm>
                                <a:prstGeom prst="rect">
                                  <a:avLst/>
                                </a:prstGeom>
                                <a:solidFill>
                                  <a:srgbClr val="FFFFFF"/>
                                </a:solidFill>
                                <a:ln w="28575">
                                  <a:solidFill>
                                    <a:schemeClr val="tx1">
                                      <a:lumMod val="75000"/>
                                      <a:lumOff val="25000"/>
                                    </a:schemeClr>
                                  </a:solidFill>
                                  <a:miter lim="800000"/>
                                  <a:headEnd/>
                                  <a:tailEnd/>
                                </a:ln>
                              </wps:spPr>
                              <wps:txbx>
                                <w:txbxContent>
                                  <w:p w14:paraId="50F57DE1" w14:textId="77777777" w:rsidR="00B845F1" w:rsidRPr="00542737" w:rsidRDefault="00B845F1" w:rsidP="00BC23A5">
                                    <w:pPr>
                                      <w:spacing w:after="0"/>
                                      <w:rPr>
                                        <w:b/>
                                        <w:bCs/>
                                        <w:color w:val="00B050"/>
                                      </w:rPr>
                                    </w:pPr>
                                    <w:r w:rsidRPr="00542737">
                                      <w:rPr>
                                        <w:b/>
                                        <w:bCs/>
                                        <w:color w:val="D55C17" w:themeColor="accent5"/>
                                      </w:rPr>
                                      <w:t>TBC</w:t>
                                    </w:r>
                                  </w:p>
                                  <w:p w14:paraId="74EB0C7B" w14:textId="75A3A201" w:rsidR="00B845F1" w:rsidRPr="00542737" w:rsidRDefault="00B845F1" w:rsidP="00BC23A5">
                                    <w:pPr>
                                      <w:rPr>
                                        <w:color w:val="404040" w:themeColor="text1" w:themeTint="BF"/>
                                      </w:rPr>
                                    </w:pPr>
                                    <w:r w:rsidRPr="00542737">
                                      <w:rPr>
                                        <w:color w:val="404040" w:themeColor="text1" w:themeTint="BF"/>
                                      </w:rPr>
                                      <w:t xml:space="preserve">Construction Lead </w:t>
                                    </w:r>
                                    <w:ins w:id="476" w:author="Niall Murphy" w:date="2021-04-27T10:53:00Z">
                                      <w:r w:rsidRPr="00542737">
                                        <w:rPr>
                                          <w:color w:val="404040" w:themeColor="text1" w:themeTint="BF"/>
                                        </w:rPr>
                                        <w:t>(</w:t>
                                      </w:r>
                                    </w:ins>
                                    <w:r w:rsidRPr="00542737">
                                      <w:rPr>
                                        <w:color w:val="404040" w:themeColor="text1" w:themeTint="BF"/>
                                      </w:rPr>
                                      <w:t>Appointed Party</w:t>
                                    </w:r>
                                    <w:ins w:id="477" w:author="Niall Murphy" w:date="2021-04-27T10:53:00Z">
                                      <w:r w:rsidRPr="00542737">
                                        <w:rPr>
                                          <w:color w:val="404040" w:themeColor="text1" w:themeTint="BF"/>
                                        </w:rPr>
                                        <w:t>)</w:t>
                                      </w:r>
                                    </w:ins>
                                  </w:p>
                                </w:txbxContent>
                              </wps:txbx>
                              <wps:bodyPr rot="0" vert="horz" wrap="square" lIns="91440" tIns="45720" rIns="91440" bIns="45720" anchor="t" anchorCtr="0">
                                <a:noAutofit/>
                              </wps:bodyPr>
                            </wps:wsp>
                            <wps:wsp>
                              <wps:cNvPr id="282" name="Straight Connector 282"/>
                              <wps:cNvCnPr/>
                              <wps:spPr>
                                <a:xfrm>
                                  <a:off x="1049154" y="575579"/>
                                  <a:ext cx="400" cy="200333"/>
                                </a:xfrm>
                                <a:prstGeom prst="line">
                                  <a:avLst/>
                                </a:prstGeom>
                                <a:ln w="28575">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g:grpSp>
                        </wpg:grpSp>
                        <wps:wsp>
                          <wps:cNvPr id="283" name="Straight Connector 283"/>
                          <wps:cNvCnPr/>
                          <wps:spPr>
                            <a:xfrm flipH="1">
                              <a:off x="2365086" y="2012950"/>
                              <a:ext cx="0" cy="360000"/>
                            </a:xfrm>
                            <a:prstGeom prst="line">
                              <a:avLst/>
                            </a:prstGeom>
                            <a:ln w="28575">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16DA4E3B" id="Group 5" o:spid="_x0000_s1027" style="position:absolute;left:0;text-align:left;margin-left:22.75pt;margin-top:51pt;width:480.75pt;height:572.55pt;z-index:251661312;mso-width-relative:margin;mso-height-relative:margin" coordorigin="" coordsize="61061,72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">
                <v:group id="Group 7" o:spid="_x0000_s1028" style="position:absolute;width:61061;height:72725" coordorigin="" coordsize="61061,7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_x0000_s1029" type="#_x0000_t202" style="position:absolute;width:61061;height:72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" filled="f" strokecolor="#404040 [2429]" strokeweight="1.5pt">
                    <v:textbox>
                      <w:txbxContent>
                        <w:p w14:paraId="3B59BCB0" w14:textId="77777777" w:rsidR="00B845F1" w:rsidRPr="00542737" w:rsidRDefault="00B845F1" w:rsidP="00BC23A5">
                          <w:pPr>
                            <w:spacing w:after="0"/>
                            <w:rPr>
                              <w:color w:val="404040" w:themeColor="text1" w:themeTint="BF"/>
                            </w:rPr>
                          </w:pPr>
                          <w:r w:rsidRPr="00542737">
                            <w:rPr>
                              <w:color w:val="404040" w:themeColor="text1" w:themeTint="BF"/>
                            </w:rPr>
                            <w:t>Project Team</w:t>
                          </w:r>
                        </w:p>
                      </w:txbxContent>
                    </v:textbox>
                  </v:shape>
                  <v:shape id="_x0000_s1030" type="#_x0000_t202" style="position:absolute;left:2309;top:3140;width:56515;height:6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" fillcolor="#f2f2f2 [3052]" stroked="f" strokeweight="2.25pt">
                    <v:textbox>
                      <w:txbxContent>
                        <w:p w14:paraId="7CA876F0" w14:textId="77777777" w:rsidR="00B845F1" w:rsidRPr="00542737" w:rsidRDefault="00B845F1" w:rsidP="00BC23A5">
                          <w:pPr>
                            <w:rPr>
                              <w:color w:val="404040" w:themeColor="text1" w:themeTint="BF"/>
                            </w:rPr>
                          </w:pPr>
                          <w:r w:rsidRPr="00542737">
                            <w:rPr>
                              <w:color w:val="404040" w:themeColor="text1" w:themeTint="BF"/>
                            </w:rPr>
                            <w:t>Appointing Party</w:t>
                          </w:r>
                        </w:p>
                      </w:txbxContent>
                    </v:textbox>
                  </v:shape>
                  <v:shape id="_x0000_s1031" type="#_x0000_t202" style="position:absolute;left:2309;top:10344;width:56520;height:1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" fillcolor="#d8d8d8 [2732]" stroked="f" strokeweight="2.25pt">
                    <v:textbox>
                      <w:txbxContent>
                        <w:p w14:paraId="65E7CE92" w14:textId="77777777" w:rsidR="00B845F1" w:rsidRPr="00542737" w:rsidRDefault="00B845F1" w:rsidP="00BC23A5">
                          <w:pPr>
                            <w:spacing w:after="0"/>
                            <w:rPr>
                              <w:color w:val="404040" w:themeColor="text1" w:themeTint="BF"/>
                            </w:rPr>
                          </w:pPr>
                          <w:r w:rsidRPr="00542737">
                            <w:rPr>
                              <w:color w:val="404040" w:themeColor="text1" w:themeTint="BF"/>
                            </w:rPr>
                            <w:t xml:space="preserve">Appointing Party </w:t>
                          </w:r>
                        </w:p>
                        <w:p w14:paraId="08EC9AC6" w14:textId="77777777" w:rsidR="00B845F1" w:rsidRPr="00542737" w:rsidRDefault="00B845F1" w:rsidP="00BC23A5">
                          <w:pPr>
                            <w:rPr>
                              <w:color w:val="404040" w:themeColor="text1" w:themeTint="BF"/>
                            </w:rPr>
                          </w:pPr>
                          <w:r w:rsidRPr="00542737">
                            <w:rPr>
                              <w:color w:val="404040" w:themeColor="text1" w:themeTint="BF"/>
                            </w:rPr>
                            <w:t>Information Managers</w:t>
                          </w:r>
                        </w:p>
                      </w:txbxContent>
                    </v:textbox>
                  </v:shape>
                  <v:shape id="_x0000_s1032" type="#_x0000_t202" style="position:absolute;left:2309;top:23275;width:56522;height:47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" fillcolor="#bfbfbf [2412]" stroked="f" strokeweight="2.25pt">
                    <v:textbox>
                      <w:txbxContent>
                        <w:p w14:paraId="77FA4856" w14:textId="77777777" w:rsidR="00B845F1" w:rsidRPr="00542737" w:rsidRDefault="00B845F1" w:rsidP="00BC23A5">
                          <w:pPr>
                            <w:rPr>
                              <w:color w:val="404040" w:themeColor="text1" w:themeTint="BF"/>
                            </w:rPr>
                          </w:pPr>
                          <w:r w:rsidRPr="00542737">
                            <w:rPr>
                              <w:color w:val="404040" w:themeColor="text1" w:themeTint="BF"/>
                            </w:rPr>
                            <w:t>Delivery Team</w:t>
                          </w:r>
                        </w:p>
                      </w:txbxContent>
                    </v:textbox>
                  </v:shape>
                </v:group>
                <v:group id="Group 19" o:spid="_x0000_s1033" style="position:absolute;left:6927;top:4069;width:47735;height:64923" coordsize="47735,6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34" style="position:absolute;left:1760;width:44183;height:16866" coordsize="44182,16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_x0000_s1035" type="#_x0000_t202" style="position:absolute;left:12884;width:17996;height:4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" strokecolor="#404040 [2429]" strokeweight="2.25pt">
                      <v:textbox>
                        <w:txbxContent>
                          <w:p w14:paraId="57B6041A" w14:textId="55338C10" w:rsidR="00B845F1" w:rsidRPr="00542737" w:rsidRDefault="00B845F1" w:rsidP="00BC23A5">
                            <w:pPr>
                              <w:spacing w:after="0"/>
                              <w:rPr>
                                <w:b/>
                                <w:bCs/>
                                <w:color w:val="404040" w:themeColor="text1" w:themeTint="BF"/>
                              </w:rPr>
                            </w:pPr>
                            <w:sdt>
                              <w:sdtPr>
                                <w:rPr>
                                  <w:b/>
                                  <w:bCs/>
                                  <w:color w:val="404040" w:themeColor="text1" w:themeTint="BF"/>
                                </w:rPr>
                                <w:tag w:val="CLIENT"/>
                                <w:id w:val="-1201088968"/>
                                <w:placeholder>
                                  <w:docPart w:val="E290EAAE54CE42F9BEE4B2C57167A656"/>
                                </w:placeholder>
                                <w:text/>
                              </w:sdtPr>
                              <w:sdtContent>
                                <w:r>
                                  <w:rPr>
                                    <w:b/>
                                    <w:bCs/>
                                    <w:color w:val="404040" w:themeColor="text1" w:themeTint="BF"/>
                                  </w:rPr>
                                  <w:t>SP Energy Networks</w:t>
                                </w:r>
                              </w:sdtContent>
                            </w:sdt>
                          </w:p>
                          <w:p w14:paraId="7CC832D5" w14:textId="77777777" w:rsidR="00B845F1" w:rsidRPr="00542737" w:rsidRDefault="00B845F1" w:rsidP="00BC23A5">
                            <w:pPr>
                              <w:spacing w:after="0"/>
                              <w:rPr>
                                <w:color w:val="404040" w:themeColor="text1" w:themeTint="BF"/>
                              </w:rPr>
                            </w:pPr>
                            <w:r w:rsidRPr="00542737">
                              <w:rPr>
                                <w:color w:val="404040" w:themeColor="text1" w:themeTint="BF"/>
                              </w:rPr>
                              <w:t>Appointing Party</w:t>
                            </w:r>
                          </w:p>
                        </w:txbxContent>
                      </v:textbox>
                    </v:shape>
                    <v:shape id="_x0000_s1036" type="#_x0000_t202" style="position:absolute;top:11106;width:17997;height:5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" strokecolor="#404040 [2429]" strokeweight="2.25pt">
                      <v:textbox>
                        <w:txbxContent>
                          <w:p w14:paraId="275309F8" w14:textId="77777777" w:rsidR="00B845F1" w:rsidRPr="00542737" w:rsidRDefault="00B845F1" w:rsidP="00BC23A5">
                            <w:pPr>
                              <w:spacing w:after="0"/>
                              <w:rPr>
                                <w:b/>
                                <w:bCs/>
                                <w:color w:val="00B050"/>
                              </w:rPr>
                            </w:pPr>
                            <w:r w:rsidRPr="00542737">
                              <w:rPr>
                                <w:b/>
                                <w:bCs/>
                                <w:color w:val="D55C17" w:themeColor="accent5"/>
                              </w:rPr>
                              <w:t>TBC</w:t>
                            </w:r>
                          </w:p>
                          <w:p w14:paraId="37B23AD9" w14:textId="77777777" w:rsidR="00B845F1" w:rsidRPr="00542737" w:rsidRDefault="00B845F1" w:rsidP="00BC23A5">
                            <w:pPr>
                              <w:rPr>
                                <w:color w:val="404040" w:themeColor="text1" w:themeTint="BF"/>
                              </w:rPr>
                            </w:pPr>
                            <w:r w:rsidRPr="00542737">
                              <w:rPr>
                                <w:color w:val="404040" w:themeColor="text1" w:themeTint="BF"/>
                              </w:rPr>
                              <w:t>Lead Appointed Party Information Manager</w:t>
                            </w:r>
                          </w:p>
                        </w:txbxContent>
                      </v:textbox>
                    </v:shape>
                    <v:shape id="_x0000_s1037" type="#_x0000_t202" style="position:absolute;left:26185;top:11106;width:17997;height:5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" strokecolor="#404040 [2429]" strokeweight="2.25pt">
                      <v:textbox>
                        <w:txbxContent>
                          <w:p w14:paraId="4B8862CF" w14:textId="77777777" w:rsidR="00B845F1" w:rsidRPr="00542737" w:rsidRDefault="00B845F1" w:rsidP="00BC23A5">
                            <w:pPr>
                              <w:spacing w:after="0"/>
                              <w:rPr>
                                <w:b/>
                                <w:bCs/>
                                <w:color w:val="00B050"/>
                              </w:rPr>
                            </w:pPr>
                            <w:r w:rsidRPr="00542737">
                              <w:rPr>
                                <w:b/>
                                <w:bCs/>
                                <w:color w:val="D55C17" w:themeColor="accent5"/>
                              </w:rPr>
                              <w:t>TBC</w:t>
                            </w:r>
                          </w:p>
                          <w:p w14:paraId="4A438015" w14:textId="77777777" w:rsidR="00B845F1" w:rsidRPr="00542737" w:rsidRDefault="00B845F1" w:rsidP="00BC23A5">
                            <w:pPr>
                              <w:rPr>
                                <w:color w:val="404040" w:themeColor="text1" w:themeTint="BF"/>
                              </w:rPr>
                            </w:pPr>
                            <w:r w:rsidRPr="00542737">
                              <w:rPr>
                                <w:color w:val="404040" w:themeColor="text1" w:themeTint="BF"/>
                              </w:rPr>
                              <w:t>Lead Appointed Party CDE Information Manager</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5" o:spid="_x0000_s1038" type="#_x0000_t34" style="position:absolute;left:12134;top:1359;width:6611;height:1288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" strokecolor="#404040 [2429]" strokeweight="2.25pt"/>
                    <v:shape id="Connector: Elbow 26" o:spid="_x0000_s1039" type="#_x0000_t34" style="position:absolute;left:25227;top:1150;width:6611;height:1330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" strokecolor="#404040 [2429]" strokeweight="2.25pt"/>
                  </v:group>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27" o:spid="_x0000_s1040" type="#_x0000_t85" style="position:absolute;left:22146;top:5424;width:3283;height:2616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" adj="0" strokecolor="#404040 [2429]" strokeweight="2.25pt"/>
                  <v:shape id="Left Bracket 28" o:spid="_x0000_s1041" type="#_x0000_t85" style="position:absolute;left:21615;top:12835;width:4496;height:26168;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" adj="0" strokecolor="#404040 [2429]" strokeweight="2.25pt"/>
                  <v:group id="Group 29" o:spid="_x0000_s1042" style="position:absolute;top:26225;width:21596;height:38697" coordsize="21596,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_x0000_s1043" type="#_x0000_t202" style="position:absolute;width:21596;height:386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" filled="f" strokecolor="#404040 [2429]" strokeweight="1.5pt">
                      <v:textbox>
                        <w:txbxContent>
                          <w:p w14:paraId="1A957A27" w14:textId="77777777" w:rsidR="00B845F1" w:rsidRPr="00542737" w:rsidRDefault="00B845F1" w:rsidP="00BC23A5">
                            <w:pPr>
                              <w:spacing w:after="0"/>
                              <w:rPr>
                                <w:color w:val="404040" w:themeColor="text1" w:themeTint="BF"/>
                              </w:rPr>
                            </w:pPr>
                            <w:r w:rsidRPr="00542737">
                              <w:rPr>
                                <w:color w:val="404040" w:themeColor="text1" w:themeTint="BF"/>
                              </w:rPr>
                              <w:t>Design Delivery Team</w:t>
                            </w:r>
                          </w:p>
                        </w:txbxContent>
                      </v:textbox>
                    </v:shape>
                    <v:group id="Group 31" o:spid="_x0000_s1044" style="position:absolute;left:1760;top:1945;width:17992;height:33764" coordsize="17991,33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Group 256" o:spid="_x0000_s1045" style="position:absolute;top:7753;width:17991;height:26011" coordsize="18005,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">
                        <v:shape id="_x0000_s1046" type="#_x0000_t202" style="position:absolute;top:4341;width:180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" stroked="f" strokeweight="2.25pt">
                          <v:textbox>
                            <w:txbxContent>
                              <w:p w14:paraId="737BD972" w14:textId="77777777" w:rsidR="00B845F1" w:rsidRPr="00542737" w:rsidRDefault="00B845F1" w:rsidP="00BC23A5">
                                <w:pPr>
                                  <w:spacing w:after="0"/>
                                  <w:rPr>
                                    <w:b/>
                                    <w:bCs/>
                                    <w:color w:val="D55C17" w:themeColor="accent5"/>
                                  </w:rPr>
                                </w:pPr>
                                <w:r w:rsidRPr="00542737">
                                  <w:rPr>
                                    <w:b/>
                                    <w:bCs/>
                                    <w:color w:val="D55C17" w:themeColor="accent5"/>
                                  </w:rPr>
                                  <w:t>Designer B</w:t>
                                </w:r>
                              </w:p>
                              <w:p w14:paraId="7151DBDA" w14:textId="77777777" w:rsidR="00B845F1" w:rsidRPr="00542737" w:rsidRDefault="00B845F1" w:rsidP="00BC23A5">
                                <w:pPr>
                                  <w:rPr>
                                    <w:color w:val="404040" w:themeColor="text1" w:themeTint="BF"/>
                                  </w:rPr>
                                </w:pPr>
                                <w:r w:rsidRPr="00542737">
                                  <w:rPr>
                                    <w:color w:val="404040" w:themeColor="text1" w:themeTint="BF"/>
                                  </w:rPr>
                                  <w:t>Appointed Party</w:t>
                                </w:r>
                              </w:p>
                              <w:p w14:paraId="6C6C3AB2" w14:textId="77777777" w:rsidR="00B845F1" w:rsidRPr="00542737" w:rsidRDefault="00B845F1" w:rsidP="00BC23A5">
                                <w:pPr>
                                  <w:rPr>
                                    <w:b/>
                                    <w:bCs/>
                                    <w:color w:val="404040" w:themeColor="text1" w:themeTint="BF"/>
                                    <w:sz w:val="16"/>
                                    <w:szCs w:val="20"/>
                                  </w:rPr>
                                </w:pPr>
                              </w:p>
                            </w:txbxContent>
                          </v:textbox>
                        </v:shape>
                        <v:shape id="_x0000_s1047" type="#_x0000_t202" style="position:absolute;top:8774;width:180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" stroked="f" strokeweight="2.25pt">
                          <v:textbox>
                            <w:txbxContent>
                              <w:p w14:paraId="0F14AC4A" w14:textId="77777777" w:rsidR="00B845F1" w:rsidRPr="00542737" w:rsidRDefault="00B845F1" w:rsidP="00BC23A5">
                                <w:pPr>
                                  <w:spacing w:after="0"/>
                                  <w:rPr>
                                    <w:b/>
                                    <w:bCs/>
                                    <w:color w:val="D55C17" w:themeColor="accent5"/>
                                  </w:rPr>
                                </w:pPr>
                                <w:r w:rsidRPr="00542737">
                                  <w:rPr>
                                    <w:b/>
                                    <w:bCs/>
                                    <w:color w:val="D55C17" w:themeColor="accent5"/>
                                  </w:rPr>
                                  <w:t>Designer C</w:t>
                                </w:r>
                              </w:p>
                              <w:p w14:paraId="27223C78" w14:textId="77777777" w:rsidR="00B845F1" w:rsidRPr="00542737" w:rsidRDefault="00B845F1" w:rsidP="00BC23A5">
                                <w:pPr>
                                  <w:spacing w:after="0"/>
                                  <w:rPr>
                                    <w:color w:val="404040" w:themeColor="text1" w:themeTint="BF"/>
                                  </w:rPr>
                                </w:pPr>
                                <w:r w:rsidRPr="00542737">
                                  <w:rPr>
                                    <w:color w:val="404040" w:themeColor="text1" w:themeTint="BF"/>
                                  </w:rPr>
                                  <w:t>Appointed Party</w:t>
                                </w:r>
                              </w:p>
                              <w:p w14:paraId="67769A2A" w14:textId="77777777" w:rsidR="00B845F1" w:rsidRPr="00542737" w:rsidRDefault="00B845F1" w:rsidP="00BC23A5">
                                <w:pPr>
                                  <w:spacing w:after="0"/>
                                  <w:rPr>
                                    <w:color w:val="404040" w:themeColor="text1" w:themeTint="BF"/>
                                    <w:sz w:val="16"/>
                                    <w:szCs w:val="20"/>
                                  </w:rPr>
                                </w:pPr>
                              </w:p>
                            </w:txbxContent>
                          </v:textbox>
                        </v:shape>
                        <v:shape id="_x0000_s1048" type="#_x0000_t202" style="position:absolute;top:13208;width:180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" stroked="f" strokeweight="2.25pt">
                          <v:textbox>
                            <w:txbxContent>
                              <w:p w14:paraId="4C051D8A" w14:textId="77777777" w:rsidR="00B845F1" w:rsidRPr="00542737" w:rsidRDefault="00B845F1" w:rsidP="00BC23A5">
                                <w:pPr>
                                  <w:spacing w:after="0"/>
                                  <w:rPr>
                                    <w:b/>
                                    <w:bCs/>
                                    <w:color w:val="D55C17" w:themeColor="accent5"/>
                                  </w:rPr>
                                </w:pPr>
                                <w:r w:rsidRPr="00542737">
                                  <w:rPr>
                                    <w:b/>
                                    <w:bCs/>
                                    <w:color w:val="D55C17" w:themeColor="accent5"/>
                                  </w:rPr>
                                  <w:t>Designer D</w:t>
                                </w:r>
                              </w:p>
                              <w:p w14:paraId="7B4B20A1" w14:textId="77777777" w:rsidR="00B845F1" w:rsidRPr="00542737" w:rsidRDefault="00B845F1" w:rsidP="00BC23A5">
                                <w:pPr>
                                  <w:spacing w:after="0"/>
                                  <w:rPr>
                                    <w:color w:val="404040" w:themeColor="text1" w:themeTint="BF"/>
                                  </w:rPr>
                                </w:pPr>
                                <w:r w:rsidRPr="00542737">
                                  <w:rPr>
                                    <w:color w:val="404040" w:themeColor="text1" w:themeTint="BF"/>
                                  </w:rPr>
                                  <w:t>Appointed Party</w:t>
                                </w:r>
                              </w:p>
                              <w:p w14:paraId="0C2FB71A" w14:textId="77777777" w:rsidR="00B845F1" w:rsidRPr="00542737" w:rsidRDefault="00B845F1" w:rsidP="00BC23A5">
                                <w:pPr>
                                  <w:spacing w:after="0"/>
                                  <w:rPr>
                                    <w:color w:val="404040" w:themeColor="text1" w:themeTint="BF"/>
                                    <w:sz w:val="16"/>
                                    <w:szCs w:val="20"/>
                                  </w:rPr>
                                </w:pPr>
                              </w:p>
                            </w:txbxContent>
                          </v:textbox>
                        </v:shape>
                        <v:shape id="_x0000_s1049" type="#_x0000_t202" style="position:absolute;top:17641;width:180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" stroked="f" strokeweight="2.25pt">
                          <v:textbox>
                            <w:txbxContent>
                              <w:p w14:paraId="1D90289B" w14:textId="77777777" w:rsidR="00B845F1" w:rsidRPr="00542737" w:rsidRDefault="00B845F1" w:rsidP="00BC23A5">
                                <w:pPr>
                                  <w:spacing w:after="0"/>
                                  <w:rPr>
                                    <w:b/>
                                    <w:bCs/>
                                    <w:color w:val="D55C17" w:themeColor="accent5"/>
                                  </w:rPr>
                                </w:pPr>
                                <w:r w:rsidRPr="00542737">
                                  <w:rPr>
                                    <w:b/>
                                    <w:bCs/>
                                    <w:color w:val="D55C17" w:themeColor="accent5"/>
                                  </w:rPr>
                                  <w:t>Designer E</w:t>
                                </w:r>
                              </w:p>
                              <w:p w14:paraId="3E7272B6" w14:textId="77777777" w:rsidR="00B845F1" w:rsidRPr="00542737" w:rsidRDefault="00B845F1" w:rsidP="00BC23A5">
                                <w:pPr>
                                  <w:spacing w:after="0"/>
                                  <w:rPr>
                                    <w:color w:val="404040" w:themeColor="text1" w:themeTint="BF"/>
                                  </w:rPr>
                                </w:pPr>
                                <w:r w:rsidRPr="00542737">
                                  <w:rPr>
                                    <w:color w:val="404040" w:themeColor="text1" w:themeTint="BF"/>
                                  </w:rPr>
                                  <w:t>Appointed Party</w:t>
                                </w:r>
                              </w:p>
                              <w:p w14:paraId="47A796FE" w14:textId="77777777" w:rsidR="00B845F1" w:rsidRPr="00542737" w:rsidRDefault="00B845F1" w:rsidP="00BC23A5">
                                <w:pPr>
                                  <w:rPr>
                                    <w:b/>
                                    <w:bCs/>
                                    <w:color w:val="404040" w:themeColor="text1" w:themeTint="BF"/>
                                    <w:sz w:val="16"/>
                                    <w:szCs w:val="20"/>
                                  </w:rPr>
                                </w:pPr>
                              </w:p>
                            </w:txbxContent>
                          </v:textbox>
                        </v:shape>
                        <v:shape id="_x0000_s1050" type="#_x0000_t202" style="position:absolute;top:22074;width:180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" stroked="f" strokeweight="2.25pt">
                          <v:textbox>
                            <w:txbxContent>
                              <w:p w14:paraId="0358772D" w14:textId="77777777" w:rsidR="00B845F1" w:rsidRPr="00542737" w:rsidRDefault="00B845F1" w:rsidP="00BC23A5">
                                <w:pPr>
                                  <w:spacing w:after="0"/>
                                  <w:rPr>
                                    <w:b/>
                                    <w:bCs/>
                                    <w:i/>
                                    <w:iCs/>
                                    <w:color w:val="D55C17" w:themeColor="accent5"/>
                                  </w:rPr>
                                </w:pPr>
                                <w:r w:rsidRPr="00542737">
                                  <w:rPr>
                                    <w:b/>
                                    <w:bCs/>
                                    <w:color w:val="D55C17" w:themeColor="accent5"/>
                                  </w:rPr>
                                  <w:t xml:space="preserve">Designer </w:t>
                                </w:r>
                                <w:r w:rsidRPr="00542737">
                                  <w:rPr>
                                    <w:b/>
                                    <w:bCs/>
                                    <w:i/>
                                    <w:iCs/>
                                    <w:color w:val="D55C17" w:themeColor="accent5"/>
                                  </w:rPr>
                                  <w:t>n</w:t>
                                </w:r>
                              </w:p>
                              <w:p w14:paraId="73E0B836" w14:textId="77777777" w:rsidR="00B845F1" w:rsidRPr="00542737" w:rsidRDefault="00B845F1" w:rsidP="00BC23A5">
                                <w:pPr>
                                  <w:spacing w:after="0"/>
                                  <w:rPr>
                                    <w:color w:val="404040" w:themeColor="text1" w:themeTint="BF"/>
                                  </w:rPr>
                                </w:pPr>
                                <w:r w:rsidRPr="00542737">
                                  <w:rPr>
                                    <w:color w:val="404040" w:themeColor="text1" w:themeTint="BF"/>
                                  </w:rPr>
                                  <w:t>Appointed Party</w:t>
                                </w:r>
                              </w:p>
                              <w:p w14:paraId="0F07D8AC" w14:textId="77777777" w:rsidR="00B845F1" w:rsidRPr="00542737" w:rsidRDefault="00B845F1" w:rsidP="00BC23A5">
                                <w:pPr>
                                  <w:rPr>
                                    <w:b/>
                                    <w:bCs/>
                                    <w:color w:val="404040" w:themeColor="text1" w:themeTint="BF"/>
                                    <w:sz w:val="16"/>
                                    <w:szCs w:val="20"/>
                                  </w:rPr>
                                </w:pPr>
                              </w:p>
                            </w:txbxContent>
                          </v:textbox>
                        </v:shape>
                        <v:shape id="_x0000_s1051" type="#_x0000_t202" style="position:absolute;width:17996;height:3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" stroked="f" strokeweight="2.25pt">
                          <v:textbox>
                            <w:txbxContent>
                              <w:p w14:paraId="3B0FE513" w14:textId="77777777" w:rsidR="00B845F1" w:rsidRPr="00542737" w:rsidRDefault="00B845F1" w:rsidP="00BC23A5">
                                <w:pPr>
                                  <w:spacing w:after="0"/>
                                  <w:rPr>
                                    <w:b/>
                                    <w:bCs/>
                                    <w:color w:val="D55C17" w:themeColor="accent5"/>
                                  </w:rPr>
                                </w:pPr>
                                <w:r w:rsidRPr="00542737">
                                  <w:rPr>
                                    <w:b/>
                                    <w:bCs/>
                                    <w:color w:val="D55C17" w:themeColor="accent5"/>
                                  </w:rPr>
                                  <w:t>Designer A</w:t>
                                </w:r>
                              </w:p>
                              <w:p w14:paraId="6BD3D248" w14:textId="77777777" w:rsidR="00B845F1" w:rsidRPr="00542737" w:rsidRDefault="00B845F1" w:rsidP="00BC23A5">
                                <w:pPr>
                                  <w:rPr>
                                    <w:b/>
                                    <w:bCs/>
                                    <w:color w:val="404040" w:themeColor="text1" w:themeTint="BF"/>
                                    <w:sz w:val="16"/>
                                    <w:szCs w:val="20"/>
                                  </w:rPr>
                                </w:pPr>
                                <w:r w:rsidRPr="00542737">
                                  <w:rPr>
                                    <w:color w:val="404040" w:themeColor="text1" w:themeTint="BF"/>
                                  </w:rPr>
                                  <w:t>Appointed Party</w:t>
                                </w:r>
                              </w:p>
                            </w:txbxContent>
                          </v:textbox>
                        </v:shape>
                        <v:shape id="_x0000_s1052" type="#_x0000_t202" style="position:absolute;left:5;top:5;width:18000;height:26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" filled="f" strokecolor="#404040 [2429]" strokeweight="2.25pt">
                          <v:textbox>
                            <w:txbxContent>
                              <w:p w14:paraId="3836FFD4" w14:textId="77777777" w:rsidR="00B845F1" w:rsidRPr="00542737" w:rsidRDefault="00B845F1" w:rsidP="00BC23A5">
                                <w:pPr>
                                  <w:rPr>
                                    <w:color w:val="404040" w:themeColor="text1" w:themeTint="BF"/>
                                  </w:rPr>
                                </w:pPr>
                              </w:p>
                            </w:txbxContent>
                          </v:textbox>
                        </v:shape>
                      </v:group>
                      <v:shape id="_x0000_s1053" type="#_x0000_t202" style="position:absolute;width:17989;height:5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" strokecolor="#404040 [2429]" strokeweight="2.25pt">
                        <v:textbox>
                          <w:txbxContent>
                            <w:p w14:paraId="3101429B" w14:textId="77777777" w:rsidR="00B845F1" w:rsidRPr="00542737" w:rsidRDefault="00B845F1" w:rsidP="00BC23A5">
                              <w:pPr>
                                <w:spacing w:after="0"/>
                                <w:rPr>
                                  <w:b/>
                                  <w:bCs/>
                                  <w:color w:val="00B050"/>
                                </w:rPr>
                              </w:pPr>
                              <w:r w:rsidRPr="00542737">
                                <w:rPr>
                                  <w:b/>
                                  <w:bCs/>
                                  <w:color w:val="D55C17" w:themeColor="accent5"/>
                                </w:rPr>
                                <w:t>TBC</w:t>
                              </w:r>
                            </w:p>
                            <w:p w14:paraId="1864FEF1" w14:textId="77777777" w:rsidR="00B845F1" w:rsidRPr="00542737" w:rsidRDefault="00B845F1" w:rsidP="00BC23A5">
                              <w:pPr>
                                <w:rPr>
                                  <w:color w:val="404040" w:themeColor="text1" w:themeTint="BF"/>
                                </w:rPr>
                              </w:pPr>
                              <w:r w:rsidRPr="00542737">
                                <w:rPr>
                                  <w:color w:val="404040" w:themeColor="text1" w:themeTint="BF"/>
                                </w:rPr>
                                <w:t>Design Lead (Appointed Party)</w:t>
                              </w:r>
                            </w:p>
                          </w:txbxContent>
                        </v:textbox>
                      </v:shape>
                      <v:line id="Straight Connector 265" o:spid="_x0000_s1054" style="position:absolute;visibility:visible;mso-wrap-style:square" from="8993,5755" to="8997,7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" strokecolor="#404040 [2429]" strokeweight="2.25pt"/>
                    </v:group>
                  </v:group>
                  <v:group id="Group 266" o:spid="_x0000_s1055" style="position:absolute;left:26138;top:26225;width:21597;height:38697" coordsize="21596,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">
                    <v:shape id="_x0000_s1056" type="#_x0000_t202" style="position:absolute;width:21596;height:386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" filled="f" strokecolor="#404040 [2429]" strokeweight="1.5pt">
                      <v:textbox>
                        <w:txbxContent>
                          <w:p w14:paraId="759513BA" w14:textId="77777777" w:rsidR="00B845F1" w:rsidRPr="00542737" w:rsidRDefault="00B845F1" w:rsidP="00BC23A5">
                            <w:pPr>
                              <w:spacing w:after="0"/>
                              <w:rPr>
                                <w:color w:val="404040" w:themeColor="text1" w:themeTint="BF"/>
                              </w:rPr>
                            </w:pPr>
                            <w:r w:rsidRPr="00542737">
                              <w:rPr>
                                <w:color w:val="404040" w:themeColor="text1" w:themeTint="BF"/>
                              </w:rPr>
                              <w:t>Construction Delivery Team</w:t>
                            </w:r>
                          </w:p>
                        </w:txbxContent>
                      </v:textbox>
                    </v:shape>
                    <v:group id="Group 268" o:spid="_x0000_s1057" style="position:absolute;left:1812;top:1960;width:17992;height:33764" coordorigin="1497" coordsize="17991,33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">
                      <v:group id="Group 269" o:spid="_x0000_s1058" style="position:absolute;left:1497;top:7753;width:17992;height:26011" coordsize="18009,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">
                        <v:shape id="_x0000_s1059" type="#_x0000_t202" style="position:absolute;top:4341;width:180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" stroked="f" strokeweight="2.25pt">
                          <v:textbox>
                            <w:txbxContent>
                              <w:p w14:paraId="7322BEE7" w14:textId="77777777" w:rsidR="00B845F1" w:rsidRPr="00542737" w:rsidRDefault="00B845F1" w:rsidP="00BC23A5">
                                <w:pPr>
                                  <w:spacing w:after="0"/>
                                  <w:rPr>
                                    <w:b/>
                                    <w:bCs/>
                                    <w:color w:val="D55C17" w:themeColor="accent5"/>
                                  </w:rPr>
                                </w:pPr>
                                <w:r w:rsidRPr="00542737">
                                  <w:rPr>
                                    <w:b/>
                                    <w:bCs/>
                                    <w:color w:val="D55C17" w:themeColor="accent5"/>
                                  </w:rPr>
                                  <w:t xml:space="preserve">Sub-contractor B </w:t>
                                </w:r>
                                <w:r w:rsidRPr="00542737">
                                  <w:rPr>
                                    <w:color w:val="404040" w:themeColor="text1" w:themeTint="BF"/>
                                  </w:rPr>
                                  <w:t>Appointed Party</w:t>
                                </w:r>
                              </w:p>
                              <w:p w14:paraId="17029955" w14:textId="77777777" w:rsidR="00B845F1" w:rsidRPr="00542737" w:rsidRDefault="00B845F1" w:rsidP="00BC23A5">
                                <w:pPr>
                                  <w:rPr>
                                    <w:b/>
                                    <w:bCs/>
                                    <w:color w:val="404040" w:themeColor="text1" w:themeTint="BF"/>
                                    <w:sz w:val="16"/>
                                    <w:szCs w:val="20"/>
                                  </w:rPr>
                                </w:pPr>
                              </w:p>
                            </w:txbxContent>
                          </v:textbox>
                        </v:shape>
                        <v:shape id="_x0000_s1060" type="#_x0000_t202" style="position:absolute;top:8774;width:180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" stroked="f" strokeweight="2.25pt">
                          <v:textbox>
                            <w:txbxContent>
                              <w:p w14:paraId="59C11DA1" w14:textId="77777777" w:rsidR="00B845F1" w:rsidRPr="00542737" w:rsidRDefault="00B845F1" w:rsidP="00BC23A5">
                                <w:pPr>
                                  <w:spacing w:after="0"/>
                                  <w:rPr>
                                    <w:b/>
                                    <w:bCs/>
                                    <w:color w:val="D55C17" w:themeColor="accent5"/>
                                  </w:rPr>
                                </w:pPr>
                                <w:r w:rsidRPr="00542737">
                                  <w:rPr>
                                    <w:b/>
                                    <w:bCs/>
                                    <w:color w:val="D55C17" w:themeColor="accent5"/>
                                  </w:rPr>
                                  <w:t>Sub-contractor C</w:t>
                                </w:r>
                              </w:p>
                              <w:p w14:paraId="609A9BD4" w14:textId="77777777" w:rsidR="00B845F1" w:rsidRPr="00542737" w:rsidRDefault="00B845F1" w:rsidP="00BC23A5">
                                <w:pPr>
                                  <w:spacing w:after="0"/>
                                  <w:rPr>
                                    <w:color w:val="404040" w:themeColor="text1" w:themeTint="BF"/>
                                  </w:rPr>
                                </w:pPr>
                                <w:r w:rsidRPr="00542737">
                                  <w:rPr>
                                    <w:color w:val="404040" w:themeColor="text1" w:themeTint="BF"/>
                                  </w:rPr>
                                  <w:t>Appointed Party</w:t>
                                </w:r>
                              </w:p>
                              <w:p w14:paraId="2658F4E6" w14:textId="77777777" w:rsidR="00B845F1" w:rsidRPr="00542737" w:rsidRDefault="00B845F1" w:rsidP="00BC23A5">
                                <w:pPr>
                                  <w:spacing w:after="0"/>
                                  <w:rPr>
                                    <w:color w:val="404040" w:themeColor="text1" w:themeTint="BF"/>
                                    <w:sz w:val="16"/>
                                    <w:szCs w:val="20"/>
                                  </w:rPr>
                                </w:pPr>
                              </w:p>
                            </w:txbxContent>
                          </v:textbox>
                        </v:shape>
                        <v:shape id="_x0000_s1061" type="#_x0000_t202" style="position:absolute;top:13208;width:180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" stroked="f" strokeweight="2.25pt">
                          <v:textbox>
                            <w:txbxContent>
                              <w:p w14:paraId="3DB7F013" w14:textId="77777777" w:rsidR="00B845F1" w:rsidRPr="00542737" w:rsidRDefault="00B845F1" w:rsidP="00BC23A5">
                                <w:pPr>
                                  <w:spacing w:after="0"/>
                                  <w:rPr>
                                    <w:b/>
                                    <w:bCs/>
                                    <w:color w:val="D55C17" w:themeColor="accent5"/>
                                  </w:rPr>
                                </w:pPr>
                                <w:r w:rsidRPr="00542737">
                                  <w:rPr>
                                    <w:b/>
                                    <w:bCs/>
                                    <w:color w:val="D55C17" w:themeColor="accent5"/>
                                  </w:rPr>
                                  <w:t>Sub-contractor D</w:t>
                                </w:r>
                              </w:p>
                              <w:p w14:paraId="5481DE8B" w14:textId="77777777" w:rsidR="00B845F1" w:rsidRPr="00542737" w:rsidRDefault="00B845F1" w:rsidP="00BC23A5">
                                <w:pPr>
                                  <w:spacing w:after="0"/>
                                  <w:rPr>
                                    <w:color w:val="404040" w:themeColor="text1" w:themeTint="BF"/>
                                  </w:rPr>
                                </w:pPr>
                                <w:r w:rsidRPr="00542737">
                                  <w:rPr>
                                    <w:color w:val="404040" w:themeColor="text1" w:themeTint="BF"/>
                                  </w:rPr>
                                  <w:t>Appointed Party</w:t>
                                </w:r>
                              </w:p>
                              <w:p w14:paraId="15436BF1" w14:textId="77777777" w:rsidR="00B845F1" w:rsidRPr="00542737" w:rsidRDefault="00B845F1" w:rsidP="00BC23A5">
                                <w:pPr>
                                  <w:spacing w:after="0"/>
                                  <w:rPr>
                                    <w:color w:val="404040" w:themeColor="text1" w:themeTint="BF"/>
                                    <w:sz w:val="16"/>
                                    <w:szCs w:val="20"/>
                                  </w:rPr>
                                </w:pPr>
                              </w:p>
                            </w:txbxContent>
                          </v:textbox>
                        </v:shape>
                        <v:shape id="_x0000_s1062" type="#_x0000_t202" style="position:absolute;top:17641;width:180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" stroked="f" strokeweight="2.25pt">
                          <v:textbox>
                            <w:txbxContent>
                              <w:p w14:paraId="5690B02D" w14:textId="77777777" w:rsidR="00B845F1" w:rsidRPr="00542737" w:rsidRDefault="00B845F1" w:rsidP="00BC23A5">
                                <w:pPr>
                                  <w:spacing w:after="0"/>
                                  <w:rPr>
                                    <w:b/>
                                    <w:bCs/>
                                    <w:color w:val="D55C17" w:themeColor="accent5"/>
                                  </w:rPr>
                                </w:pPr>
                                <w:r w:rsidRPr="00542737">
                                  <w:rPr>
                                    <w:b/>
                                    <w:bCs/>
                                    <w:color w:val="D55C17" w:themeColor="accent5"/>
                                  </w:rPr>
                                  <w:t>Sub-contractor E</w:t>
                                </w:r>
                              </w:p>
                              <w:p w14:paraId="07C38DF6" w14:textId="77777777" w:rsidR="00B845F1" w:rsidRPr="00542737" w:rsidRDefault="00B845F1" w:rsidP="00BC23A5">
                                <w:pPr>
                                  <w:spacing w:after="0"/>
                                  <w:rPr>
                                    <w:color w:val="404040" w:themeColor="text1" w:themeTint="BF"/>
                                  </w:rPr>
                                </w:pPr>
                                <w:r w:rsidRPr="00542737">
                                  <w:rPr>
                                    <w:color w:val="404040" w:themeColor="text1" w:themeTint="BF"/>
                                  </w:rPr>
                                  <w:t>Appointed Party</w:t>
                                </w:r>
                              </w:p>
                              <w:p w14:paraId="7429C126" w14:textId="77777777" w:rsidR="00B845F1" w:rsidRPr="00542737" w:rsidRDefault="00B845F1" w:rsidP="00BC23A5">
                                <w:pPr>
                                  <w:rPr>
                                    <w:b/>
                                    <w:bCs/>
                                    <w:color w:val="404040" w:themeColor="text1" w:themeTint="BF"/>
                                    <w:sz w:val="16"/>
                                    <w:szCs w:val="20"/>
                                  </w:rPr>
                                </w:pPr>
                              </w:p>
                            </w:txbxContent>
                          </v:textbox>
                        </v:shape>
                        <v:shape id="_x0000_s1063" type="#_x0000_t202" style="position:absolute;top:22074;width:180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" stroked="f" strokeweight="2.25pt">
                          <v:textbox>
                            <w:txbxContent>
                              <w:p w14:paraId="00E3C426" w14:textId="77777777" w:rsidR="00B845F1" w:rsidRPr="00542737" w:rsidRDefault="00B845F1" w:rsidP="00BC23A5">
                                <w:pPr>
                                  <w:spacing w:after="0"/>
                                  <w:rPr>
                                    <w:b/>
                                    <w:bCs/>
                                    <w:color w:val="D55C17" w:themeColor="accent5"/>
                                  </w:rPr>
                                </w:pPr>
                                <w:r w:rsidRPr="00542737">
                                  <w:rPr>
                                    <w:b/>
                                    <w:bCs/>
                                    <w:color w:val="D55C17" w:themeColor="accent5"/>
                                  </w:rPr>
                                  <w:t xml:space="preserve">Sub-contractor </w:t>
                                </w:r>
                                <w:r w:rsidRPr="00542737">
                                  <w:rPr>
                                    <w:b/>
                                    <w:bCs/>
                                    <w:i/>
                                    <w:iCs/>
                                    <w:color w:val="D55C17" w:themeColor="accent5"/>
                                  </w:rPr>
                                  <w:t>n</w:t>
                                </w:r>
                              </w:p>
                              <w:p w14:paraId="3CE8844D" w14:textId="77777777" w:rsidR="00B845F1" w:rsidRPr="00542737" w:rsidRDefault="00B845F1" w:rsidP="00BC23A5">
                                <w:pPr>
                                  <w:spacing w:after="0"/>
                                  <w:rPr>
                                    <w:color w:val="404040" w:themeColor="text1" w:themeTint="BF"/>
                                  </w:rPr>
                                </w:pPr>
                                <w:r w:rsidRPr="00542737">
                                  <w:rPr>
                                    <w:color w:val="404040" w:themeColor="text1" w:themeTint="BF"/>
                                  </w:rPr>
                                  <w:t>Appointed Party</w:t>
                                </w:r>
                              </w:p>
                              <w:p w14:paraId="3F28550A" w14:textId="77777777" w:rsidR="00B845F1" w:rsidRPr="00542737" w:rsidRDefault="00B845F1" w:rsidP="00BC23A5">
                                <w:pPr>
                                  <w:rPr>
                                    <w:b/>
                                    <w:bCs/>
                                    <w:color w:val="404040" w:themeColor="text1" w:themeTint="BF"/>
                                    <w:sz w:val="16"/>
                                    <w:szCs w:val="20"/>
                                  </w:rPr>
                                </w:pPr>
                              </w:p>
                            </w:txbxContent>
                          </v:textbox>
                        </v:shape>
                        <v:shape id="_x0000_s1064" type="#_x0000_t202" style="position:absolute;width:17996;height:3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" stroked="f" strokeweight="2.25pt">
                          <v:textbox>
                            <w:txbxContent>
                              <w:p w14:paraId="0953487D" w14:textId="77777777" w:rsidR="00B845F1" w:rsidRPr="00542737" w:rsidRDefault="00B845F1" w:rsidP="00BC23A5">
                                <w:pPr>
                                  <w:spacing w:after="0"/>
                                  <w:rPr>
                                    <w:b/>
                                    <w:bCs/>
                                    <w:color w:val="D55C17" w:themeColor="accent5"/>
                                  </w:rPr>
                                </w:pPr>
                                <w:r w:rsidRPr="00542737">
                                  <w:rPr>
                                    <w:b/>
                                    <w:bCs/>
                                    <w:color w:val="D55C17" w:themeColor="accent5"/>
                                  </w:rPr>
                                  <w:t>Sub-contractor A</w:t>
                                </w:r>
                              </w:p>
                              <w:p w14:paraId="5B108D72" w14:textId="77777777" w:rsidR="00B845F1" w:rsidRPr="00542737" w:rsidRDefault="00B845F1" w:rsidP="00BC23A5">
                                <w:pPr>
                                  <w:rPr>
                                    <w:b/>
                                    <w:bCs/>
                                    <w:color w:val="404040" w:themeColor="text1" w:themeTint="BF"/>
                                    <w:sz w:val="16"/>
                                    <w:szCs w:val="20"/>
                                  </w:rPr>
                                </w:pPr>
                                <w:r w:rsidRPr="00542737">
                                  <w:rPr>
                                    <w:color w:val="404040" w:themeColor="text1" w:themeTint="BF"/>
                                  </w:rPr>
                                  <w:t>Appointed Party</w:t>
                                </w:r>
                              </w:p>
                            </w:txbxContent>
                          </v:textbox>
                        </v:shape>
                        <v:shape id="_x0000_s1065" type="#_x0000_t202" style="position:absolute;left:5;top:5;width:18004;height:26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" filled="f" strokecolor="#404040 [2429]" strokeweight="2.25pt">
                          <v:textbox>
                            <w:txbxContent>
                              <w:p w14:paraId="250F246F" w14:textId="77777777" w:rsidR="00B845F1" w:rsidRPr="00542737" w:rsidRDefault="00B845F1" w:rsidP="00BC23A5">
                                <w:pPr>
                                  <w:rPr>
                                    <w:color w:val="404040" w:themeColor="text1" w:themeTint="BF"/>
                                  </w:rPr>
                                </w:pPr>
                              </w:p>
                            </w:txbxContent>
                          </v:textbox>
                        </v:shape>
                      </v:group>
                      <v:shape id="_x0000_s1066" type="#_x0000_t202" style="position:absolute;left:1497;width:17989;height:5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" strokecolor="#404040 [2429]" strokeweight="2.25pt">
                        <v:textbox>
                          <w:txbxContent>
                            <w:p w14:paraId="50F57DE1" w14:textId="77777777" w:rsidR="00B845F1" w:rsidRPr="00542737" w:rsidRDefault="00B845F1" w:rsidP="00BC23A5">
                              <w:pPr>
                                <w:spacing w:after="0"/>
                                <w:rPr>
                                  <w:b/>
                                  <w:bCs/>
                                  <w:color w:val="00B050"/>
                                </w:rPr>
                              </w:pPr>
                              <w:r w:rsidRPr="00542737">
                                <w:rPr>
                                  <w:b/>
                                  <w:bCs/>
                                  <w:color w:val="D55C17" w:themeColor="accent5"/>
                                </w:rPr>
                                <w:t>TBC</w:t>
                              </w:r>
                            </w:p>
                            <w:p w14:paraId="74EB0C7B" w14:textId="75A3A201" w:rsidR="00B845F1" w:rsidRPr="00542737" w:rsidRDefault="00B845F1" w:rsidP="00BC23A5">
                              <w:pPr>
                                <w:rPr>
                                  <w:color w:val="404040" w:themeColor="text1" w:themeTint="BF"/>
                                </w:rPr>
                              </w:pPr>
                              <w:r w:rsidRPr="00542737">
                                <w:rPr>
                                  <w:color w:val="404040" w:themeColor="text1" w:themeTint="BF"/>
                                </w:rPr>
                                <w:t xml:space="preserve">Construction Lead </w:t>
                              </w:r>
                              <w:ins w:id="151" w:author="Niall Murphy" w:date="2021-04-27T10:53:00Z">
                                <w:r w:rsidRPr="00542737">
                                  <w:rPr>
                                    <w:color w:val="404040" w:themeColor="text1" w:themeTint="BF"/>
                                  </w:rPr>
                                  <w:t>(</w:t>
                                </w:r>
                              </w:ins>
                              <w:r w:rsidRPr="00542737">
                                <w:rPr>
                                  <w:color w:val="404040" w:themeColor="text1" w:themeTint="BF"/>
                                </w:rPr>
                                <w:t>Appointed Party</w:t>
                              </w:r>
                              <w:ins w:id="152" w:author="Niall Murphy" w:date="2021-04-27T10:53:00Z">
                                <w:r w:rsidRPr="00542737">
                                  <w:rPr>
                                    <w:color w:val="404040" w:themeColor="text1" w:themeTint="BF"/>
                                  </w:rPr>
                                  <w:t>)</w:t>
                                </w:r>
                              </w:ins>
                            </w:p>
                          </w:txbxContent>
                        </v:textbox>
                      </v:shape>
                      <v:line id="Straight Connector 282" o:spid="_x0000_s1067" style="position:absolute;visibility:visible;mso-wrap-style:square" from="10491,5755" to="10495,7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" strokecolor="#404040 [2429]" strokeweight="2.25pt"/>
                    </v:group>
                  </v:group>
                  <v:line id="Straight Connector 283" o:spid="_x0000_s1068" style="position:absolute;flip:x;visibility:visible;mso-wrap-style:square" from="23650,20129" to="23650,23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" strokecolor="#404040 [2429]" strokeweight="2.25pt"/>
                </v:group>
                <w10:wrap type="topAndBottom"/>
              </v:group>
            </w:pict>
          </mc:Fallback>
        </mc:AlternateContent>
      </w:r>
      <w:r w:rsidRPr="00542737">
        <w:t>Figure 0</w:t>
      </w:r>
      <w:r w:rsidR="00E75121" w:rsidRPr="00542737">
        <w:t>1</w:t>
      </w:r>
      <w:r w:rsidRPr="00542737">
        <w:t xml:space="preserve"> below outlines the project team BIM organisation for </w:t>
      </w:r>
      <w:sdt>
        <w:sdtPr>
          <w:tag w:val="PROJECT"/>
          <w:id w:val="-159784184"/>
          <w:placeholder>
            <w:docPart w:val="27BE22A321064B2E9FB9074226F7D400"/>
          </w:placeholder>
          <w:text/>
        </w:sdtPr>
        <w:sdtEndPr/>
        <w:sdtContent>
          <w:r w:rsidR="00542737" w:rsidRPr="00542737">
            <w:t>Pilot Project TBC</w:t>
          </w:r>
        </w:sdtContent>
      </w:sdt>
      <w:r w:rsidRPr="00542737">
        <w:t xml:space="preserve"> for the overall phases of the project. Figure 0</w:t>
      </w:r>
      <w:r w:rsidR="00E75121" w:rsidRPr="00542737">
        <w:t>1</w:t>
      </w:r>
      <w:r w:rsidRPr="00542737">
        <w:t xml:space="preserve"> will be updated as parties join the project team. It is important to note this diagram does not act to identify contractual relationships. </w:t>
      </w:r>
    </w:p>
    <w:p w14:paraId="3EC580E6" w14:textId="2AFDDCF5" w:rsidR="00BC23A5" w:rsidRPr="00542737" w:rsidRDefault="00BC23A5" w:rsidP="00BC23A5">
      <w:pPr>
        <w:pStyle w:val="BodyText"/>
      </w:pPr>
      <w:r w:rsidRPr="00542737">
        <w:rPr>
          <w:b/>
          <w:bCs/>
        </w:rPr>
        <w:t>Figure 0</w:t>
      </w:r>
      <w:r w:rsidR="00E75121" w:rsidRPr="00542737">
        <w:rPr>
          <w:b/>
          <w:bCs/>
        </w:rPr>
        <w:t>1</w:t>
      </w:r>
      <w:r w:rsidRPr="00542737">
        <w:rPr>
          <w:b/>
          <w:bCs/>
        </w:rPr>
        <w:t>.</w:t>
      </w:r>
      <w:r w:rsidRPr="00542737">
        <w:t xml:space="preserve"> </w:t>
      </w:r>
      <w:commentRangeStart w:id="478"/>
      <w:commentRangeStart w:id="479"/>
      <w:r w:rsidRPr="00542737">
        <w:t>Project Team BIM organisation</w:t>
      </w:r>
      <w:commentRangeEnd w:id="478"/>
      <w:r w:rsidR="00D96B0E" w:rsidRPr="00542737">
        <w:rPr>
          <w:rStyle w:val="CommentReference"/>
          <w:rFonts w:ascii="Verdana" w:hAnsi="Verdana"/>
        </w:rPr>
        <w:commentReference w:id="478"/>
      </w:r>
      <w:commentRangeEnd w:id="479"/>
      <w:r w:rsidR="00500416">
        <w:rPr>
          <w:rStyle w:val="CommentReference"/>
          <w:rFonts w:ascii="Verdana" w:hAnsi="Verdana"/>
        </w:rPr>
        <w:commentReference w:id="479"/>
      </w:r>
    </w:p>
    <w:p w14:paraId="39EEC87A" w14:textId="77777777" w:rsidR="00BC23A5" w:rsidRPr="00542737" w:rsidRDefault="00BC23A5" w:rsidP="00BC23A5">
      <w:pPr>
        <w:spacing w:after="200" w:line="276" w:lineRule="auto"/>
        <w:rPr>
          <w:rFonts w:ascii="Arial" w:eastAsiaTheme="majorEastAsia" w:hAnsi="Arial" w:cs="Arial"/>
          <w:b/>
          <w:bCs/>
          <w:color w:val="404040" w:themeColor="text1" w:themeTint="BF"/>
          <w:sz w:val="20"/>
          <w:szCs w:val="20"/>
          <w:highlight w:val="yellow"/>
        </w:rPr>
      </w:pPr>
      <w:r w:rsidRPr="00542737">
        <w:rPr>
          <w:highlight w:val="yellow"/>
        </w:rPr>
        <w:br w:type="page"/>
      </w:r>
    </w:p>
    <w:p w14:paraId="188DD0C1" w14:textId="77777777" w:rsidR="00BC23A5" w:rsidRPr="00542737" w:rsidRDefault="00BC23A5" w:rsidP="00BC23A5">
      <w:pPr>
        <w:pStyle w:val="Heading2"/>
      </w:pPr>
      <w:bookmarkStart w:id="480" w:name="_Toc70607065"/>
      <w:r w:rsidRPr="00542737">
        <w:lastRenderedPageBreak/>
        <w:t>Delivery Team composition</w:t>
      </w:r>
      <w:bookmarkEnd w:id="480"/>
    </w:p>
    <w:p w14:paraId="138E4D30" w14:textId="77777777" w:rsidR="00BC23A5" w:rsidRPr="00542737" w:rsidRDefault="00BC23A5" w:rsidP="00BC23A5">
      <w:pPr>
        <w:pStyle w:val="BodyText"/>
        <w:rPr>
          <w:rFonts w:cs="Arial"/>
        </w:rPr>
      </w:pPr>
      <w:r w:rsidRPr="00542737">
        <w:rPr>
          <w:rFonts w:cs="Arial"/>
        </w:rPr>
        <w:t>The table below outlines the constituent individuals of each Task Team.</w:t>
      </w:r>
    </w:p>
    <w:tbl>
      <w:tblPr>
        <w:tblStyle w:val="TurnTown"/>
        <w:tblW w:w="9672" w:type="dxa"/>
        <w:tblInd w:w="794" w:type="dxa"/>
        <w:tblLayout w:type="fixed"/>
        <w:tblLook w:val="04A0" w:firstRow="1" w:lastRow="0" w:firstColumn="1" w:lastColumn="0" w:noHBand="0" w:noVBand="1"/>
      </w:tblPr>
      <w:tblGrid>
        <w:gridCol w:w="3224"/>
        <w:gridCol w:w="3224"/>
        <w:gridCol w:w="3224"/>
      </w:tblGrid>
      <w:tr w:rsidR="00BC23A5" w:rsidRPr="00542737" w14:paraId="6D1B38BA" w14:textId="77777777" w:rsidTr="00BC23A5">
        <w:trPr>
          <w:cnfStyle w:val="100000000000" w:firstRow="1" w:lastRow="0" w:firstColumn="0" w:lastColumn="0" w:oddVBand="0" w:evenVBand="0" w:oddHBand="0" w:evenHBand="0" w:firstRowFirstColumn="0" w:firstRowLastColumn="0" w:lastRowFirstColumn="0" w:lastRowLastColumn="0"/>
        </w:trPr>
        <w:tc>
          <w:tcPr>
            <w:tcW w:w="3224" w:type="dxa"/>
            <w:vAlign w:val="center"/>
          </w:tcPr>
          <w:p w14:paraId="5533F271" w14:textId="77777777" w:rsidR="00BC23A5" w:rsidRPr="00542737" w:rsidRDefault="00BC23A5" w:rsidP="00BC23A5">
            <w:pPr>
              <w:pStyle w:val="BodyText"/>
              <w:spacing w:after="0"/>
              <w:ind w:left="0"/>
              <w:rPr>
                <w:b w:val="0"/>
                <w:color w:val="FFFFFF"/>
              </w:rPr>
            </w:pPr>
            <w:r w:rsidRPr="00542737">
              <w:rPr>
                <w:b w:val="0"/>
                <w:color w:val="FFFFFF"/>
              </w:rPr>
              <w:t>Individual</w:t>
            </w:r>
          </w:p>
        </w:tc>
        <w:tc>
          <w:tcPr>
            <w:tcW w:w="3224" w:type="dxa"/>
          </w:tcPr>
          <w:p w14:paraId="44E8C83F" w14:textId="77777777" w:rsidR="00BC23A5" w:rsidRPr="00542737" w:rsidRDefault="00BC23A5" w:rsidP="00BC23A5">
            <w:pPr>
              <w:pStyle w:val="BodyText"/>
              <w:spacing w:after="0"/>
              <w:ind w:left="0"/>
              <w:rPr>
                <w:b w:val="0"/>
                <w:color w:val="FFFFFF"/>
              </w:rPr>
            </w:pPr>
            <w:r w:rsidRPr="00542737">
              <w:rPr>
                <w:b w:val="0"/>
                <w:color w:val="FFFFFF"/>
              </w:rPr>
              <w:t>Email</w:t>
            </w:r>
          </w:p>
        </w:tc>
        <w:tc>
          <w:tcPr>
            <w:tcW w:w="3224" w:type="dxa"/>
            <w:vAlign w:val="center"/>
          </w:tcPr>
          <w:p w14:paraId="3156E1A5" w14:textId="77777777" w:rsidR="00BC23A5" w:rsidRPr="00542737" w:rsidRDefault="00BC23A5" w:rsidP="00BC23A5">
            <w:pPr>
              <w:pStyle w:val="BodyText"/>
              <w:spacing w:after="0"/>
              <w:ind w:left="0"/>
              <w:rPr>
                <w:b w:val="0"/>
                <w:color w:val="FFFFFF"/>
              </w:rPr>
            </w:pPr>
            <w:r w:rsidRPr="00542737">
              <w:rPr>
                <w:b w:val="0"/>
                <w:color w:val="FFFFFF"/>
              </w:rPr>
              <w:t>Telephone</w:t>
            </w:r>
          </w:p>
        </w:tc>
      </w:tr>
      <w:tr w:rsidR="00BC23A5" w:rsidRPr="00542737" w14:paraId="0CBA166D" w14:textId="77777777" w:rsidTr="00BC23A5">
        <w:trPr>
          <w:cnfStyle w:val="000000100000" w:firstRow="0" w:lastRow="0" w:firstColumn="0" w:lastColumn="0" w:oddVBand="0" w:evenVBand="0" w:oddHBand="1" w:evenHBand="0" w:firstRowFirstColumn="0" w:firstRowLastColumn="0" w:lastRowFirstColumn="0" w:lastRowLastColumn="0"/>
        </w:trPr>
        <w:tc>
          <w:tcPr>
            <w:tcW w:w="3224" w:type="dxa"/>
            <w:shd w:val="clear" w:color="auto" w:fill="7F7F7F" w:themeFill="text1" w:themeFillTint="80"/>
          </w:tcPr>
          <w:p w14:paraId="485C23D7" w14:textId="438B81D8" w:rsidR="00BC23A5" w:rsidRPr="00542737" w:rsidRDefault="00BC23A5" w:rsidP="00BC23A5">
            <w:pPr>
              <w:pStyle w:val="BodyText"/>
              <w:spacing w:after="0"/>
              <w:ind w:left="0"/>
            </w:pPr>
            <w:commentRangeStart w:id="481"/>
            <w:commentRangeStart w:id="482"/>
            <w:del w:id="483" w:author="Niall Murphy" w:date="2021-04-28T10:26:00Z">
              <w:r w:rsidRPr="00542737" w:rsidDel="00422AB8">
                <w:rPr>
                  <w:color w:val="D55C17" w:themeColor="accent5"/>
                </w:rPr>
                <w:delText xml:space="preserve">Designer </w:delText>
              </w:r>
            </w:del>
            <w:ins w:id="484" w:author="Niall Murphy" w:date="2021-04-28T10:26:00Z">
              <w:r w:rsidR="00422AB8" w:rsidRPr="00542737">
                <w:rPr>
                  <w:color w:val="D55C17" w:themeColor="accent5"/>
                </w:rPr>
                <w:t xml:space="preserve">Task </w:t>
              </w:r>
            </w:ins>
            <w:r w:rsidRPr="00542737">
              <w:rPr>
                <w:color w:val="D55C17" w:themeColor="accent5"/>
              </w:rPr>
              <w:t>Team A (name)</w:t>
            </w:r>
            <w:commentRangeEnd w:id="481"/>
            <w:r w:rsidRPr="00542737">
              <w:rPr>
                <w:rStyle w:val="CommentReference"/>
                <w:rFonts w:eastAsiaTheme="minorHAnsi" w:cstheme="minorBidi"/>
                <w:lang w:eastAsia="en-US"/>
              </w:rPr>
              <w:commentReference w:id="481"/>
            </w:r>
            <w:commentRangeEnd w:id="482"/>
            <w:r w:rsidR="0006021E" w:rsidRPr="00542737">
              <w:rPr>
                <w:rStyle w:val="CommentReference"/>
                <w:rFonts w:ascii="Verdana" w:eastAsiaTheme="minorHAnsi" w:hAnsi="Verdana" w:cstheme="minorBidi"/>
                <w:lang w:eastAsia="en-US"/>
              </w:rPr>
              <w:commentReference w:id="482"/>
            </w:r>
          </w:p>
        </w:tc>
        <w:tc>
          <w:tcPr>
            <w:tcW w:w="3224" w:type="dxa"/>
            <w:shd w:val="clear" w:color="auto" w:fill="7F7F7F" w:themeFill="text1" w:themeFillTint="80"/>
          </w:tcPr>
          <w:p w14:paraId="11D7DB15" w14:textId="77777777" w:rsidR="00BC23A5" w:rsidRPr="00542737" w:rsidRDefault="00BC23A5" w:rsidP="00BC23A5">
            <w:pPr>
              <w:pStyle w:val="BodyText"/>
              <w:spacing w:after="0"/>
              <w:ind w:left="0"/>
            </w:pPr>
          </w:p>
        </w:tc>
        <w:tc>
          <w:tcPr>
            <w:tcW w:w="3224" w:type="dxa"/>
            <w:shd w:val="clear" w:color="auto" w:fill="7F7F7F" w:themeFill="text1" w:themeFillTint="80"/>
          </w:tcPr>
          <w:p w14:paraId="20FC5E4B" w14:textId="77777777" w:rsidR="00BC23A5" w:rsidRPr="00542737" w:rsidRDefault="00BC23A5" w:rsidP="00BC23A5">
            <w:pPr>
              <w:pStyle w:val="BodyText"/>
              <w:spacing w:after="0"/>
              <w:ind w:left="0"/>
            </w:pPr>
          </w:p>
        </w:tc>
      </w:tr>
      <w:tr w:rsidR="00BC23A5" w:rsidRPr="00542737" w14:paraId="5481ED42" w14:textId="77777777" w:rsidTr="00BC23A5">
        <w:trPr>
          <w:cnfStyle w:val="000000010000" w:firstRow="0" w:lastRow="0" w:firstColumn="0" w:lastColumn="0" w:oddVBand="0" w:evenVBand="0" w:oddHBand="0" w:evenHBand="1" w:firstRowFirstColumn="0" w:firstRowLastColumn="0" w:lastRowFirstColumn="0" w:lastRowLastColumn="0"/>
        </w:trPr>
        <w:tc>
          <w:tcPr>
            <w:tcW w:w="3224" w:type="dxa"/>
          </w:tcPr>
          <w:p w14:paraId="59FB0965" w14:textId="77777777" w:rsidR="00BC23A5" w:rsidRPr="00542737" w:rsidRDefault="00BC23A5" w:rsidP="00BC23A5">
            <w:pPr>
              <w:pStyle w:val="BodyText"/>
              <w:spacing w:after="0"/>
              <w:ind w:left="0"/>
              <w:rPr>
                <w:color w:val="D55C17" w:themeColor="accent5"/>
              </w:rPr>
            </w:pPr>
            <w:r w:rsidRPr="00542737">
              <w:rPr>
                <w:color w:val="D55C17" w:themeColor="accent5"/>
              </w:rPr>
              <w:t>TBC</w:t>
            </w:r>
          </w:p>
        </w:tc>
        <w:tc>
          <w:tcPr>
            <w:tcW w:w="3224" w:type="dxa"/>
          </w:tcPr>
          <w:p w14:paraId="0EA45192" w14:textId="77777777" w:rsidR="00BC23A5" w:rsidRPr="00542737" w:rsidRDefault="00BC23A5" w:rsidP="00BC23A5">
            <w:pPr>
              <w:pStyle w:val="BodyText"/>
              <w:spacing w:after="0"/>
              <w:ind w:left="0"/>
              <w:rPr>
                <w:color w:val="D55C17" w:themeColor="accent5"/>
              </w:rPr>
            </w:pPr>
            <w:r w:rsidRPr="00542737">
              <w:rPr>
                <w:color w:val="D55C17" w:themeColor="accent5"/>
              </w:rPr>
              <w:t>TBC</w:t>
            </w:r>
          </w:p>
        </w:tc>
        <w:tc>
          <w:tcPr>
            <w:tcW w:w="3224" w:type="dxa"/>
          </w:tcPr>
          <w:p w14:paraId="50D9F467" w14:textId="77777777" w:rsidR="00BC23A5" w:rsidRPr="00542737" w:rsidRDefault="00BC23A5" w:rsidP="00BC23A5">
            <w:pPr>
              <w:pStyle w:val="BodyText"/>
              <w:spacing w:after="0"/>
              <w:ind w:left="0"/>
              <w:rPr>
                <w:color w:val="D55C17" w:themeColor="accent5"/>
              </w:rPr>
            </w:pPr>
            <w:r w:rsidRPr="00542737">
              <w:rPr>
                <w:color w:val="D55C17" w:themeColor="accent5"/>
              </w:rPr>
              <w:t>TBC</w:t>
            </w:r>
          </w:p>
        </w:tc>
      </w:tr>
      <w:tr w:rsidR="00BC23A5" w:rsidRPr="00542737" w14:paraId="5E1C8F94" w14:textId="77777777" w:rsidTr="00BC23A5">
        <w:trPr>
          <w:cnfStyle w:val="000000100000" w:firstRow="0" w:lastRow="0" w:firstColumn="0" w:lastColumn="0" w:oddVBand="0" w:evenVBand="0" w:oddHBand="1" w:evenHBand="0" w:firstRowFirstColumn="0" w:firstRowLastColumn="0" w:lastRowFirstColumn="0" w:lastRowLastColumn="0"/>
        </w:trPr>
        <w:tc>
          <w:tcPr>
            <w:tcW w:w="3224" w:type="dxa"/>
          </w:tcPr>
          <w:p w14:paraId="1777CEA7" w14:textId="77777777" w:rsidR="00BC23A5" w:rsidRPr="00542737" w:rsidRDefault="00BC23A5" w:rsidP="00BC23A5">
            <w:pPr>
              <w:pStyle w:val="BodyText"/>
              <w:spacing w:after="0"/>
              <w:ind w:left="0"/>
              <w:rPr>
                <w:color w:val="D55C17" w:themeColor="accent5"/>
              </w:rPr>
            </w:pPr>
            <w:r w:rsidRPr="00542737">
              <w:rPr>
                <w:color w:val="D55C17" w:themeColor="accent5"/>
              </w:rPr>
              <w:t>TBC</w:t>
            </w:r>
          </w:p>
        </w:tc>
        <w:tc>
          <w:tcPr>
            <w:tcW w:w="3224" w:type="dxa"/>
          </w:tcPr>
          <w:p w14:paraId="6A3F8FB1" w14:textId="77777777" w:rsidR="00BC23A5" w:rsidRPr="00542737" w:rsidRDefault="00BC23A5" w:rsidP="00BC23A5">
            <w:pPr>
              <w:pStyle w:val="BodyText"/>
              <w:spacing w:after="0"/>
              <w:ind w:left="0"/>
              <w:rPr>
                <w:color w:val="D55C17" w:themeColor="accent5"/>
              </w:rPr>
            </w:pPr>
            <w:r w:rsidRPr="00542737">
              <w:rPr>
                <w:color w:val="D55C17" w:themeColor="accent5"/>
              </w:rPr>
              <w:t>TBC</w:t>
            </w:r>
          </w:p>
        </w:tc>
        <w:tc>
          <w:tcPr>
            <w:tcW w:w="3224" w:type="dxa"/>
          </w:tcPr>
          <w:p w14:paraId="23786DE4" w14:textId="77777777" w:rsidR="00BC23A5" w:rsidRPr="00542737" w:rsidRDefault="00BC23A5" w:rsidP="00BC23A5">
            <w:pPr>
              <w:pStyle w:val="BodyText"/>
              <w:spacing w:after="0"/>
              <w:ind w:left="0"/>
              <w:rPr>
                <w:color w:val="D55C17" w:themeColor="accent5"/>
              </w:rPr>
            </w:pPr>
            <w:r w:rsidRPr="00542737">
              <w:rPr>
                <w:color w:val="D55C17" w:themeColor="accent5"/>
              </w:rPr>
              <w:t>TBC</w:t>
            </w:r>
          </w:p>
        </w:tc>
      </w:tr>
      <w:tr w:rsidR="00BC23A5" w:rsidRPr="00542737" w14:paraId="2DE2AAEF" w14:textId="77777777" w:rsidTr="00BC23A5">
        <w:trPr>
          <w:cnfStyle w:val="000000010000" w:firstRow="0" w:lastRow="0" w:firstColumn="0" w:lastColumn="0" w:oddVBand="0" w:evenVBand="0" w:oddHBand="0" w:evenHBand="1" w:firstRowFirstColumn="0" w:firstRowLastColumn="0" w:lastRowFirstColumn="0" w:lastRowLastColumn="0"/>
        </w:trPr>
        <w:tc>
          <w:tcPr>
            <w:tcW w:w="3224" w:type="dxa"/>
            <w:shd w:val="clear" w:color="auto" w:fill="7F7F7F" w:themeFill="text1" w:themeFillTint="80"/>
          </w:tcPr>
          <w:p w14:paraId="08BD131C" w14:textId="62F14FA4" w:rsidR="00BC23A5" w:rsidRPr="00542737" w:rsidRDefault="00BC23A5" w:rsidP="00BC23A5">
            <w:pPr>
              <w:pStyle w:val="BodyText"/>
              <w:spacing w:after="0"/>
              <w:ind w:left="0"/>
            </w:pPr>
            <w:del w:id="485" w:author="Niall Murphy" w:date="2021-04-28T10:26:00Z">
              <w:r w:rsidRPr="00542737" w:rsidDel="00422AB8">
                <w:rPr>
                  <w:color w:val="D55C17" w:themeColor="accent5"/>
                </w:rPr>
                <w:delText xml:space="preserve">Design </w:delText>
              </w:r>
            </w:del>
            <w:ins w:id="486" w:author="Niall Murphy" w:date="2021-04-28T10:26:00Z">
              <w:r w:rsidR="00422AB8" w:rsidRPr="00542737">
                <w:rPr>
                  <w:color w:val="D55C17" w:themeColor="accent5"/>
                </w:rPr>
                <w:t xml:space="preserve">Task </w:t>
              </w:r>
            </w:ins>
            <w:r w:rsidRPr="00542737">
              <w:rPr>
                <w:color w:val="D55C17" w:themeColor="accent5"/>
              </w:rPr>
              <w:t>Team B (name)</w:t>
            </w:r>
          </w:p>
        </w:tc>
        <w:tc>
          <w:tcPr>
            <w:tcW w:w="3224" w:type="dxa"/>
            <w:shd w:val="clear" w:color="auto" w:fill="7F7F7F" w:themeFill="text1" w:themeFillTint="80"/>
          </w:tcPr>
          <w:p w14:paraId="5892D3B1" w14:textId="77777777" w:rsidR="00BC23A5" w:rsidRPr="00542737" w:rsidRDefault="00BC23A5" w:rsidP="00BC23A5">
            <w:pPr>
              <w:pStyle w:val="BodyText"/>
              <w:spacing w:after="0"/>
              <w:ind w:left="0"/>
            </w:pPr>
          </w:p>
        </w:tc>
        <w:tc>
          <w:tcPr>
            <w:tcW w:w="3224" w:type="dxa"/>
            <w:shd w:val="clear" w:color="auto" w:fill="7F7F7F" w:themeFill="text1" w:themeFillTint="80"/>
          </w:tcPr>
          <w:p w14:paraId="13D001D3" w14:textId="77777777" w:rsidR="00BC23A5" w:rsidRPr="00542737" w:rsidRDefault="00BC23A5" w:rsidP="00BC23A5">
            <w:pPr>
              <w:pStyle w:val="BodyText"/>
              <w:spacing w:after="0"/>
              <w:ind w:left="0"/>
            </w:pPr>
          </w:p>
        </w:tc>
      </w:tr>
      <w:tr w:rsidR="00BC23A5" w:rsidRPr="00542737" w14:paraId="644F52D8" w14:textId="77777777" w:rsidTr="00BC23A5">
        <w:trPr>
          <w:cnfStyle w:val="000000100000" w:firstRow="0" w:lastRow="0" w:firstColumn="0" w:lastColumn="0" w:oddVBand="0" w:evenVBand="0" w:oddHBand="1" w:evenHBand="0" w:firstRowFirstColumn="0" w:firstRowLastColumn="0" w:lastRowFirstColumn="0" w:lastRowLastColumn="0"/>
        </w:trPr>
        <w:tc>
          <w:tcPr>
            <w:tcW w:w="3224" w:type="dxa"/>
          </w:tcPr>
          <w:p w14:paraId="6BC45DE6" w14:textId="77777777" w:rsidR="00BC23A5" w:rsidRPr="00542737" w:rsidRDefault="00BC23A5" w:rsidP="00BC23A5">
            <w:pPr>
              <w:pStyle w:val="BodyText"/>
              <w:spacing w:after="0"/>
              <w:ind w:left="0"/>
              <w:rPr>
                <w:color w:val="D55C17" w:themeColor="accent5"/>
              </w:rPr>
            </w:pPr>
            <w:r w:rsidRPr="00542737">
              <w:rPr>
                <w:color w:val="D55C17" w:themeColor="accent5"/>
              </w:rPr>
              <w:t>TBC</w:t>
            </w:r>
          </w:p>
        </w:tc>
        <w:tc>
          <w:tcPr>
            <w:tcW w:w="3224" w:type="dxa"/>
          </w:tcPr>
          <w:p w14:paraId="675340E8" w14:textId="77777777" w:rsidR="00BC23A5" w:rsidRPr="00542737" w:rsidRDefault="00BC23A5" w:rsidP="00BC23A5">
            <w:pPr>
              <w:pStyle w:val="BodyText"/>
              <w:spacing w:after="0"/>
              <w:ind w:left="0"/>
              <w:rPr>
                <w:color w:val="D55C17" w:themeColor="accent5"/>
              </w:rPr>
            </w:pPr>
            <w:r w:rsidRPr="00542737">
              <w:rPr>
                <w:color w:val="D55C17" w:themeColor="accent5"/>
              </w:rPr>
              <w:t>TBC</w:t>
            </w:r>
          </w:p>
        </w:tc>
        <w:tc>
          <w:tcPr>
            <w:tcW w:w="3224" w:type="dxa"/>
          </w:tcPr>
          <w:p w14:paraId="7FEDE3F6" w14:textId="77777777" w:rsidR="00BC23A5" w:rsidRPr="00542737" w:rsidRDefault="00BC23A5" w:rsidP="00BC23A5">
            <w:pPr>
              <w:pStyle w:val="BodyText"/>
              <w:spacing w:after="0"/>
              <w:ind w:left="0"/>
              <w:rPr>
                <w:color w:val="D55C17" w:themeColor="accent5"/>
              </w:rPr>
            </w:pPr>
            <w:r w:rsidRPr="00542737">
              <w:rPr>
                <w:color w:val="D55C17" w:themeColor="accent5"/>
              </w:rPr>
              <w:t>TBC</w:t>
            </w:r>
          </w:p>
        </w:tc>
      </w:tr>
      <w:tr w:rsidR="00BC23A5" w:rsidRPr="00542737" w14:paraId="62EBBE68" w14:textId="77777777" w:rsidTr="00BC23A5">
        <w:trPr>
          <w:cnfStyle w:val="000000010000" w:firstRow="0" w:lastRow="0" w:firstColumn="0" w:lastColumn="0" w:oddVBand="0" w:evenVBand="0" w:oddHBand="0" w:evenHBand="1" w:firstRowFirstColumn="0" w:firstRowLastColumn="0" w:lastRowFirstColumn="0" w:lastRowLastColumn="0"/>
        </w:trPr>
        <w:tc>
          <w:tcPr>
            <w:tcW w:w="3224" w:type="dxa"/>
            <w:tcBorders>
              <w:bottom w:val="none" w:sz="0" w:space="0" w:color="auto"/>
            </w:tcBorders>
          </w:tcPr>
          <w:p w14:paraId="522A19AF" w14:textId="77777777" w:rsidR="00BC23A5" w:rsidRPr="00542737" w:rsidRDefault="00BC23A5" w:rsidP="00BC23A5">
            <w:pPr>
              <w:pStyle w:val="BodyText"/>
              <w:spacing w:after="0"/>
              <w:ind w:left="0"/>
              <w:rPr>
                <w:color w:val="D55C17" w:themeColor="accent5"/>
              </w:rPr>
            </w:pPr>
            <w:r w:rsidRPr="00542737">
              <w:rPr>
                <w:color w:val="D55C17" w:themeColor="accent5"/>
              </w:rPr>
              <w:t>TBC</w:t>
            </w:r>
          </w:p>
        </w:tc>
        <w:tc>
          <w:tcPr>
            <w:tcW w:w="3224" w:type="dxa"/>
            <w:tcBorders>
              <w:bottom w:val="none" w:sz="0" w:space="0" w:color="auto"/>
            </w:tcBorders>
          </w:tcPr>
          <w:p w14:paraId="34283A06" w14:textId="77777777" w:rsidR="00BC23A5" w:rsidRPr="00542737" w:rsidRDefault="00BC23A5" w:rsidP="00BC23A5">
            <w:pPr>
              <w:pStyle w:val="BodyText"/>
              <w:spacing w:after="0"/>
              <w:ind w:left="0"/>
              <w:rPr>
                <w:color w:val="D55C17" w:themeColor="accent5"/>
              </w:rPr>
            </w:pPr>
            <w:r w:rsidRPr="00542737">
              <w:rPr>
                <w:color w:val="D55C17" w:themeColor="accent5"/>
              </w:rPr>
              <w:t>TBC</w:t>
            </w:r>
          </w:p>
        </w:tc>
        <w:tc>
          <w:tcPr>
            <w:tcW w:w="3224" w:type="dxa"/>
            <w:tcBorders>
              <w:bottom w:val="none" w:sz="0" w:space="0" w:color="auto"/>
            </w:tcBorders>
          </w:tcPr>
          <w:p w14:paraId="0646BDCB" w14:textId="77777777" w:rsidR="00BC23A5" w:rsidRPr="00542737" w:rsidRDefault="00BC23A5" w:rsidP="00BC23A5">
            <w:pPr>
              <w:pStyle w:val="BodyText"/>
              <w:spacing w:after="0"/>
              <w:ind w:left="0"/>
              <w:rPr>
                <w:color w:val="D55C17" w:themeColor="accent5"/>
              </w:rPr>
            </w:pPr>
            <w:r w:rsidRPr="00542737">
              <w:rPr>
                <w:color w:val="D55C17" w:themeColor="accent5"/>
              </w:rPr>
              <w:t>TBC</w:t>
            </w:r>
          </w:p>
        </w:tc>
      </w:tr>
      <w:tr w:rsidR="00BC23A5" w:rsidRPr="00542737" w14:paraId="57B37EE5" w14:textId="77777777" w:rsidTr="00BC23A5">
        <w:trPr>
          <w:cnfStyle w:val="000000100000" w:firstRow="0" w:lastRow="0" w:firstColumn="0" w:lastColumn="0" w:oddVBand="0" w:evenVBand="0" w:oddHBand="1" w:evenHBand="0" w:firstRowFirstColumn="0" w:firstRowLastColumn="0" w:lastRowFirstColumn="0" w:lastRowLastColumn="0"/>
        </w:trPr>
        <w:tc>
          <w:tcPr>
            <w:tcW w:w="3224" w:type="dxa"/>
            <w:tcBorders>
              <w:bottom w:val="single" w:sz="18" w:space="0" w:color="404040" w:themeColor="text1" w:themeTint="BF"/>
            </w:tcBorders>
          </w:tcPr>
          <w:p w14:paraId="08F47553" w14:textId="77777777" w:rsidR="00BC23A5" w:rsidRPr="00542737" w:rsidRDefault="00BC23A5" w:rsidP="00BC23A5">
            <w:pPr>
              <w:pStyle w:val="BodyText"/>
              <w:spacing w:after="0"/>
              <w:ind w:left="0"/>
              <w:rPr>
                <w:color w:val="D55C17" w:themeColor="accent5"/>
              </w:rPr>
            </w:pPr>
            <w:r w:rsidRPr="00542737">
              <w:rPr>
                <w:color w:val="D55C17" w:themeColor="accent5"/>
              </w:rPr>
              <w:t>…</w:t>
            </w:r>
          </w:p>
        </w:tc>
        <w:tc>
          <w:tcPr>
            <w:tcW w:w="3224" w:type="dxa"/>
            <w:tcBorders>
              <w:bottom w:val="single" w:sz="18" w:space="0" w:color="404040" w:themeColor="text1" w:themeTint="BF"/>
            </w:tcBorders>
          </w:tcPr>
          <w:p w14:paraId="2545A6F4" w14:textId="77777777" w:rsidR="00BC23A5" w:rsidRPr="00542737" w:rsidRDefault="00BC23A5" w:rsidP="00BC23A5">
            <w:pPr>
              <w:pStyle w:val="BodyText"/>
              <w:spacing w:after="0"/>
              <w:ind w:left="0"/>
              <w:rPr>
                <w:color w:val="D55C17" w:themeColor="accent5"/>
              </w:rPr>
            </w:pPr>
          </w:p>
        </w:tc>
        <w:tc>
          <w:tcPr>
            <w:tcW w:w="3224" w:type="dxa"/>
            <w:tcBorders>
              <w:bottom w:val="single" w:sz="18" w:space="0" w:color="404040" w:themeColor="text1" w:themeTint="BF"/>
            </w:tcBorders>
          </w:tcPr>
          <w:p w14:paraId="7C22A226" w14:textId="77777777" w:rsidR="00BC23A5" w:rsidRPr="00542737" w:rsidRDefault="00BC23A5" w:rsidP="00BC23A5">
            <w:pPr>
              <w:pStyle w:val="BodyText"/>
              <w:spacing w:after="0"/>
              <w:ind w:left="0"/>
              <w:rPr>
                <w:color w:val="D55C17" w:themeColor="accent5"/>
              </w:rPr>
            </w:pPr>
          </w:p>
        </w:tc>
      </w:tr>
      <w:tr w:rsidR="00BC23A5" w:rsidRPr="00542737" w14:paraId="208B30C2" w14:textId="77777777" w:rsidTr="00BC23A5">
        <w:trPr>
          <w:cnfStyle w:val="000000010000" w:firstRow="0" w:lastRow="0" w:firstColumn="0" w:lastColumn="0" w:oddVBand="0" w:evenVBand="0" w:oddHBand="0" w:evenHBand="1" w:firstRowFirstColumn="0" w:firstRowLastColumn="0" w:lastRowFirstColumn="0" w:lastRowLastColumn="0"/>
        </w:trPr>
        <w:tc>
          <w:tcPr>
            <w:tcW w:w="3224" w:type="dxa"/>
            <w:tcBorders>
              <w:top w:val="single" w:sz="18" w:space="0" w:color="404040" w:themeColor="text1" w:themeTint="BF"/>
            </w:tcBorders>
          </w:tcPr>
          <w:p w14:paraId="1C17F108" w14:textId="77777777" w:rsidR="00BC23A5" w:rsidRPr="00542737" w:rsidRDefault="00BC23A5" w:rsidP="00BC23A5">
            <w:pPr>
              <w:pStyle w:val="BodyText"/>
              <w:spacing w:after="0"/>
              <w:ind w:left="0"/>
            </w:pPr>
          </w:p>
        </w:tc>
        <w:tc>
          <w:tcPr>
            <w:tcW w:w="3224" w:type="dxa"/>
            <w:tcBorders>
              <w:top w:val="single" w:sz="18" w:space="0" w:color="404040" w:themeColor="text1" w:themeTint="BF"/>
            </w:tcBorders>
          </w:tcPr>
          <w:p w14:paraId="5D869194" w14:textId="77777777" w:rsidR="00BC23A5" w:rsidRPr="00542737" w:rsidRDefault="00BC23A5" w:rsidP="00BC23A5">
            <w:pPr>
              <w:pStyle w:val="BodyText"/>
              <w:spacing w:after="0"/>
              <w:ind w:left="0"/>
            </w:pPr>
          </w:p>
        </w:tc>
        <w:tc>
          <w:tcPr>
            <w:tcW w:w="3224" w:type="dxa"/>
            <w:tcBorders>
              <w:top w:val="single" w:sz="18" w:space="0" w:color="404040" w:themeColor="text1" w:themeTint="BF"/>
            </w:tcBorders>
          </w:tcPr>
          <w:p w14:paraId="0E8BB429" w14:textId="77777777" w:rsidR="00BC23A5" w:rsidRPr="00542737" w:rsidRDefault="00BC23A5" w:rsidP="00BC23A5">
            <w:pPr>
              <w:pStyle w:val="BodyText"/>
              <w:spacing w:after="0"/>
              <w:ind w:left="0"/>
            </w:pPr>
          </w:p>
        </w:tc>
      </w:tr>
    </w:tbl>
    <w:p w14:paraId="5DC58002" w14:textId="77777777" w:rsidR="00BC23A5" w:rsidRPr="00542737" w:rsidRDefault="00BC23A5" w:rsidP="00BC23A5">
      <w:pPr>
        <w:pStyle w:val="Heading2"/>
      </w:pPr>
      <w:bookmarkStart w:id="487" w:name="_Toc70607066"/>
      <w:r w:rsidRPr="00542737">
        <w:t>Information Management function</w:t>
      </w:r>
      <w:bookmarkEnd w:id="487"/>
    </w:p>
    <w:p w14:paraId="7CCCA9DC" w14:textId="5BC91D7D" w:rsidR="00BC23A5" w:rsidRPr="00542737" w:rsidRDefault="00BC23A5" w:rsidP="00BC23A5">
      <w:pPr>
        <w:pStyle w:val="BodyText"/>
      </w:pPr>
      <w:r w:rsidRPr="00542737">
        <w:t xml:space="preserve">The table below outlines project information management functions and responsibilities on </w:t>
      </w:r>
      <w:sdt>
        <w:sdtPr>
          <w:tag w:val="PROJECT"/>
          <w:id w:val="-1794596364"/>
          <w:placeholder>
            <w:docPart w:val="37E6FA8D2EB1461C867CE66B6AD875CE"/>
          </w:placeholder>
          <w:text/>
        </w:sdtPr>
        <w:sdtEndPr/>
        <w:sdtContent>
          <w:r w:rsidR="00542737" w:rsidRPr="00542737">
            <w:t>Pilot Project TBC</w:t>
          </w:r>
        </w:sdtContent>
      </w:sdt>
      <w:r w:rsidRPr="00542737">
        <w:t xml:space="preserve">. To provide further clarity and avoid scope gaps a supporting RACI table is included in </w:t>
      </w:r>
      <w:r w:rsidRPr="00542737">
        <w:rPr>
          <w:b/>
          <w:bCs/>
        </w:rPr>
        <w:t>Appendix F of the EIR</w:t>
      </w:r>
      <w:r w:rsidRPr="00542737">
        <w:t>.</w:t>
      </w:r>
    </w:p>
    <w:p w14:paraId="529D54A8" w14:textId="1DEE6054" w:rsidR="00BC23A5" w:rsidRPr="00542737" w:rsidRDefault="00BC23A5" w:rsidP="00BC23A5">
      <w:pPr>
        <w:pStyle w:val="BodyText"/>
      </w:pPr>
      <w:r w:rsidRPr="00542737">
        <w:t xml:space="preserve">The functions and responsibilities outlined in </w:t>
      </w:r>
      <w:r w:rsidRPr="00542737">
        <w:fldChar w:fldCharType="begin"/>
      </w:r>
      <w:r w:rsidRPr="00542737">
        <w:instrText xml:space="preserve"> REF _Ref68686622 \h </w:instrText>
      </w:r>
      <w:r w:rsidRPr="00542737">
        <w:fldChar w:fldCharType="separate"/>
      </w:r>
      <w:r w:rsidR="00542737" w:rsidRPr="00542737">
        <w:t xml:space="preserve">Table </w:t>
      </w:r>
      <w:r w:rsidR="00542737">
        <w:rPr>
          <w:noProof/>
        </w:rPr>
        <w:t>3</w:t>
      </w:r>
      <w:r w:rsidRPr="00542737">
        <w:fldChar w:fldCharType="end"/>
      </w:r>
      <w:r w:rsidRPr="00542737">
        <w:fldChar w:fldCharType="begin"/>
      </w:r>
      <w:r w:rsidRPr="00542737">
        <w:instrText xml:space="preserve"> REF _Ref66116082 \h </w:instrText>
      </w:r>
      <w:r w:rsidRPr="00542737">
        <w:fldChar w:fldCharType="separate"/>
      </w:r>
      <w:r w:rsidR="00542737">
        <w:rPr>
          <w:b/>
          <w:bCs/>
          <w:lang w:val="en-US"/>
        </w:rPr>
        <w:t>Error! Reference source not found.</w:t>
      </w:r>
      <w:r w:rsidRPr="00542737">
        <w:fldChar w:fldCharType="end"/>
      </w:r>
      <w:r w:rsidRPr="00542737">
        <w:t xml:space="preserve"> below should not be confused with job titles or other professional designations within the project team. Additionally, the responsibilities outlined below are to be considered ‘key’ responsibilities associated with the project function as outlined in the BS EN ISO 19650 series. Any further responsibilities documented within the main body of this document are also to be fulfilled.</w:t>
      </w:r>
    </w:p>
    <w:tbl>
      <w:tblPr>
        <w:tblStyle w:val="TurnTown"/>
        <w:tblW w:w="9752" w:type="dxa"/>
        <w:tblInd w:w="794" w:type="dxa"/>
        <w:tblBorders>
          <w:bottom w:val="single" w:sz="18" w:space="0" w:color="404040" w:themeColor="text1" w:themeTint="BF"/>
        </w:tblBorders>
        <w:tblLook w:val="04A0" w:firstRow="1" w:lastRow="0" w:firstColumn="1" w:lastColumn="0" w:noHBand="0" w:noVBand="1"/>
      </w:tblPr>
      <w:tblGrid>
        <w:gridCol w:w="1900"/>
        <w:gridCol w:w="2126"/>
        <w:gridCol w:w="5726"/>
      </w:tblGrid>
      <w:tr w:rsidR="00BC23A5" w:rsidRPr="00542737" w14:paraId="30E48546" w14:textId="77777777" w:rsidTr="00BC23A5">
        <w:trPr>
          <w:cnfStyle w:val="100000000000" w:firstRow="1" w:lastRow="0" w:firstColumn="0" w:lastColumn="0" w:oddVBand="0" w:evenVBand="0" w:oddHBand="0" w:evenHBand="0" w:firstRowFirstColumn="0" w:firstRowLastColumn="0" w:lastRowFirstColumn="0" w:lastRowLastColumn="0"/>
          <w:tblHeader/>
        </w:trPr>
        <w:tc>
          <w:tcPr>
            <w:tcW w:w="974" w:type="pct"/>
          </w:tcPr>
          <w:p w14:paraId="78C5950F" w14:textId="77777777" w:rsidR="00BC23A5" w:rsidRPr="00542737" w:rsidRDefault="00BC23A5" w:rsidP="00BC23A5">
            <w:pPr>
              <w:pStyle w:val="BodyText"/>
              <w:spacing w:after="0"/>
              <w:ind w:left="0"/>
              <w:rPr>
                <w:b w:val="0"/>
                <w:bCs/>
                <w:color w:val="FFFFFF" w:themeColor="background1"/>
              </w:rPr>
            </w:pPr>
            <w:r w:rsidRPr="00542737">
              <w:rPr>
                <w:bCs/>
                <w:color w:val="FFFFFF" w:themeColor="background1"/>
              </w:rPr>
              <w:t>Function</w:t>
            </w:r>
          </w:p>
        </w:tc>
        <w:tc>
          <w:tcPr>
            <w:tcW w:w="1090" w:type="pct"/>
          </w:tcPr>
          <w:p w14:paraId="4EF44D18" w14:textId="77777777" w:rsidR="00BC23A5" w:rsidRPr="00542737" w:rsidRDefault="00BC23A5" w:rsidP="00BC23A5">
            <w:pPr>
              <w:pStyle w:val="BodyText"/>
              <w:spacing w:after="0"/>
              <w:ind w:left="0"/>
              <w:rPr>
                <w:b w:val="0"/>
                <w:bCs/>
                <w:color w:val="FFFFFF" w:themeColor="background1"/>
              </w:rPr>
            </w:pPr>
            <w:commentRangeStart w:id="488"/>
            <w:r w:rsidRPr="00542737">
              <w:rPr>
                <w:bCs/>
                <w:color w:val="FFFFFF" w:themeColor="background1"/>
              </w:rPr>
              <w:t>Individual / Party fulfilling function</w:t>
            </w:r>
            <w:commentRangeEnd w:id="488"/>
            <w:r w:rsidR="00B845F1">
              <w:rPr>
                <w:rStyle w:val="CommentReference"/>
                <w:rFonts w:ascii="Verdana" w:eastAsiaTheme="minorHAnsi" w:hAnsi="Verdana" w:cstheme="minorBidi"/>
                <w:b w:val="0"/>
                <w:lang w:eastAsia="en-US"/>
              </w:rPr>
              <w:commentReference w:id="488"/>
            </w:r>
          </w:p>
        </w:tc>
        <w:tc>
          <w:tcPr>
            <w:tcW w:w="2936" w:type="pct"/>
          </w:tcPr>
          <w:p w14:paraId="0D3E7A3F" w14:textId="77777777" w:rsidR="00BC23A5" w:rsidRPr="00542737" w:rsidRDefault="00BC23A5" w:rsidP="00BC23A5">
            <w:pPr>
              <w:pStyle w:val="BodyText"/>
              <w:spacing w:after="0"/>
              <w:ind w:left="0"/>
              <w:rPr>
                <w:b w:val="0"/>
                <w:bCs/>
                <w:color w:val="FFFFFF" w:themeColor="background1"/>
              </w:rPr>
            </w:pPr>
            <w:r w:rsidRPr="00542737">
              <w:rPr>
                <w:bCs/>
                <w:color w:val="FFFFFF" w:themeColor="background1"/>
              </w:rPr>
              <w:t>Responsibilities</w:t>
            </w:r>
          </w:p>
        </w:tc>
      </w:tr>
      <w:tr w:rsidR="00BC23A5" w:rsidRPr="00542737" w14:paraId="3DB77523" w14:textId="77777777" w:rsidTr="00BC23A5">
        <w:trPr>
          <w:cnfStyle w:val="000000100000" w:firstRow="0" w:lastRow="0" w:firstColumn="0" w:lastColumn="0" w:oddVBand="0" w:evenVBand="0" w:oddHBand="1" w:evenHBand="0" w:firstRowFirstColumn="0" w:firstRowLastColumn="0" w:lastRowFirstColumn="0" w:lastRowLastColumn="0"/>
        </w:trPr>
        <w:tc>
          <w:tcPr>
            <w:tcW w:w="5000" w:type="pct"/>
            <w:gridSpan w:val="3"/>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F7F7F" w:themeFill="text1" w:themeFillTint="80"/>
          </w:tcPr>
          <w:p w14:paraId="49D9A5B9" w14:textId="77777777" w:rsidR="00BC23A5" w:rsidRPr="00542737" w:rsidRDefault="00BC23A5" w:rsidP="00BC23A5">
            <w:pPr>
              <w:pStyle w:val="BodyText"/>
              <w:spacing w:after="0"/>
              <w:ind w:left="0"/>
              <w:rPr>
                <w:color w:val="FFFFFF" w:themeColor="background1"/>
              </w:rPr>
            </w:pPr>
            <w:r w:rsidRPr="00542737">
              <w:rPr>
                <w:color w:val="FFFFFF" w:themeColor="background1"/>
              </w:rPr>
              <w:t>Appointing Party</w:t>
            </w:r>
          </w:p>
        </w:tc>
      </w:tr>
      <w:tr w:rsidR="00BC23A5" w:rsidRPr="00542737" w14:paraId="01D44E35" w14:textId="77777777" w:rsidTr="00BC23A5">
        <w:trPr>
          <w:cnfStyle w:val="000000010000" w:firstRow="0" w:lastRow="0" w:firstColumn="0" w:lastColumn="0" w:oddVBand="0" w:evenVBand="0" w:oddHBand="0" w:evenHBand="1" w:firstRowFirstColumn="0" w:firstRowLastColumn="0" w:lastRowFirstColumn="0" w:lastRowLastColumn="0"/>
        </w:trPr>
        <w:tc>
          <w:tcPr>
            <w:tcW w:w="974" w:type="pct"/>
            <w:tcBorders>
              <w:top w:val="none" w:sz="0" w:space="0" w:color="auto"/>
              <w:left w:val="none" w:sz="0" w:space="0" w:color="auto"/>
              <w:right w:val="none" w:sz="0" w:space="0" w:color="auto"/>
              <w:tl2br w:val="none" w:sz="0" w:space="0" w:color="auto"/>
              <w:tr2bl w:val="none" w:sz="0" w:space="0" w:color="auto"/>
            </w:tcBorders>
          </w:tcPr>
          <w:p w14:paraId="42158BC4" w14:textId="77777777" w:rsidR="00BC23A5" w:rsidRPr="00542737" w:rsidRDefault="00BC23A5" w:rsidP="00BC23A5">
            <w:pPr>
              <w:pStyle w:val="BodyText"/>
              <w:ind w:left="0"/>
            </w:pPr>
            <w:r w:rsidRPr="00542737">
              <w:t>Appointing Party</w:t>
            </w:r>
          </w:p>
        </w:tc>
        <w:tc>
          <w:tcPr>
            <w:tcW w:w="1090" w:type="pct"/>
            <w:tcBorders>
              <w:top w:val="none" w:sz="0" w:space="0" w:color="auto"/>
              <w:left w:val="none" w:sz="0" w:space="0" w:color="auto"/>
              <w:right w:val="none" w:sz="0" w:space="0" w:color="auto"/>
              <w:tl2br w:val="none" w:sz="0" w:space="0" w:color="auto"/>
              <w:tr2bl w:val="none" w:sz="0" w:space="0" w:color="auto"/>
            </w:tcBorders>
          </w:tcPr>
          <w:p w14:paraId="4F9FC60E" w14:textId="2EEEA027" w:rsidR="00BC23A5" w:rsidRPr="00542737" w:rsidRDefault="00E04AB6" w:rsidP="00BC23A5">
            <w:pPr>
              <w:pStyle w:val="BodyText"/>
              <w:ind w:left="0"/>
            </w:pPr>
            <w:sdt>
              <w:sdtPr>
                <w:tag w:val="CLIENT"/>
                <w:id w:val="-846093476"/>
                <w:placeholder>
                  <w:docPart w:val="AA17AC3230F546AEB71D29E487E828B2"/>
                </w:placeholder>
                <w:text/>
              </w:sdtPr>
              <w:sdtEndPr/>
              <w:sdtContent>
                <w:r w:rsidR="00500416">
                  <w:t>SP Energy Networks</w:t>
                </w:r>
              </w:sdtContent>
            </w:sdt>
          </w:p>
        </w:tc>
        <w:tc>
          <w:tcPr>
            <w:tcW w:w="2936" w:type="pct"/>
            <w:tcBorders>
              <w:top w:val="none" w:sz="0" w:space="0" w:color="auto"/>
              <w:left w:val="none" w:sz="0" w:space="0" w:color="auto"/>
              <w:right w:val="none" w:sz="0" w:space="0" w:color="auto"/>
              <w:tl2br w:val="none" w:sz="0" w:space="0" w:color="auto"/>
              <w:tr2bl w:val="none" w:sz="0" w:space="0" w:color="auto"/>
            </w:tcBorders>
          </w:tcPr>
          <w:p w14:paraId="3F7DD77C" w14:textId="77777777" w:rsidR="00BC23A5" w:rsidRPr="00542737" w:rsidRDefault="00BC23A5" w:rsidP="00BC23A5">
            <w:pPr>
              <w:pStyle w:val="ListBullet"/>
              <w:ind w:left="325"/>
            </w:pPr>
            <w:r w:rsidRPr="00542737">
              <w:t>Approval of the appointment of Project Stakeholders</w:t>
            </w:r>
          </w:p>
          <w:p w14:paraId="59C08610" w14:textId="77777777" w:rsidR="00BC23A5" w:rsidRPr="00542737" w:rsidRDefault="00BC23A5" w:rsidP="00BC23A5">
            <w:pPr>
              <w:pStyle w:val="ListBullet"/>
              <w:ind w:left="325"/>
            </w:pPr>
            <w:r w:rsidRPr="00542737">
              <w:t>Approving changes to the master programme, budget cost, design, and information management implementation</w:t>
            </w:r>
          </w:p>
          <w:p w14:paraId="49E401BB" w14:textId="77777777" w:rsidR="00BC23A5" w:rsidRPr="00542737" w:rsidRDefault="00BC23A5" w:rsidP="00BC23A5">
            <w:pPr>
              <w:pStyle w:val="ListBullet"/>
              <w:ind w:left="325"/>
            </w:pPr>
            <w:r w:rsidRPr="00542737">
              <w:t>Provide a Common Data Environment</w:t>
            </w:r>
          </w:p>
          <w:p w14:paraId="4B234EAE" w14:textId="77777777" w:rsidR="00BC23A5" w:rsidRPr="00542737" w:rsidRDefault="00BC23A5" w:rsidP="00BC23A5">
            <w:pPr>
              <w:pStyle w:val="ListBullet"/>
              <w:ind w:left="325"/>
            </w:pPr>
            <w:r w:rsidRPr="00542737">
              <w:t>Agreeing a policy for the project by final approval of the BEP</w:t>
            </w:r>
          </w:p>
          <w:p w14:paraId="248E4AB2" w14:textId="77777777" w:rsidR="00BC23A5" w:rsidRPr="00542737" w:rsidRDefault="00BC23A5" w:rsidP="00BC23A5">
            <w:pPr>
              <w:pStyle w:val="ListBullet"/>
              <w:ind w:left="325"/>
            </w:pPr>
            <w:r w:rsidRPr="00542737">
              <w:t>Appointment of a third-party or assignment of internal resource to undertake the Appointing Party Information Management function.</w:t>
            </w:r>
          </w:p>
        </w:tc>
      </w:tr>
      <w:tr w:rsidR="00BC23A5" w:rsidRPr="00542737" w14:paraId="571B9C19" w14:textId="77777777" w:rsidTr="00BC23A5">
        <w:trPr>
          <w:cnfStyle w:val="000000100000" w:firstRow="0" w:lastRow="0" w:firstColumn="0" w:lastColumn="0" w:oddVBand="0" w:evenVBand="0" w:oddHBand="1" w:evenHBand="0" w:firstRowFirstColumn="0" w:firstRowLastColumn="0" w:lastRowFirstColumn="0" w:lastRowLastColumn="0"/>
        </w:trPr>
        <w:tc>
          <w:tcPr>
            <w:tcW w:w="974" w:type="pct"/>
            <w:tcBorders>
              <w:top w:val="none" w:sz="0" w:space="0" w:color="auto"/>
              <w:left w:val="none" w:sz="0" w:space="0" w:color="auto"/>
              <w:right w:val="none" w:sz="0" w:space="0" w:color="auto"/>
              <w:tl2br w:val="none" w:sz="0" w:space="0" w:color="auto"/>
              <w:tr2bl w:val="none" w:sz="0" w:space="0" w:color="auto"/>
            </w:tcBorders>
          </w:tcPr>
          <w:p w14:paraId="48C8FBEE" w14:textId="77777777" w:rsidR="00BC23A5" w:rsidRPr="00542737" w:rsidRDefault="00BC23A5" w:rsidP="00BC23A5">
            <w:pPr>
              <w:pStyle w:val="BodyText"/>
              <w:ind w:left="0"/>
            </w:pPr>
            <w:commentRangeStart w:id="489"/>
            <w:commentRangeStart w:id="490"/>
            <w:r w:rsidRPr="00542737">
              <w:t>Appointing Party Information Manager</w:t>
            </w:r>
            <w:commentRangeEnd w:id="489"/>
            <w:r w:rsidR="00B94108" w:rsidRPr="00542737">
              <w:rPr>
                <w:rStyle w:val="CommentReference"/>
                <w:rFonts w:ascii="Verdana" w:eastAsiaTheme="minorHAnsi" w:hAnsi="Verdana" w:cstheme="minorBidi"/>
                <w:lang w:eastAsia="en-US"/>
              </w:rPr>
              <w:commentReference w:id="489"/>
            </w:r>
            <w:commentRangeEnd w:id="490"/>
            <w:r w:rsidR="00F248A7" w:rsidRPr="00542737">
              <w:rPr>
                <w:rStyle w:val="CommentReference"/>
                <w:rFonts w:ascii="Verdana" w:eastAsiaTheme="minorHAnsi" w:hAnsi="Verdana" w:cstheme="minorBidi"/>
                <w:lang w:eastAsia="en-US"/>
              </w:rPr>
              <w:commentReference w:id="490"/>
            </w:r>
          </w:p>
        </w:tc>
        <w:tc>
          <w:tcPr>
            <w:tcW w:w="1090" w:type="pct"/>
            <w:tcBorders>
              <w:top w:val="none" w:sz="0" w:space="0" w:color="auto"/>
              <w:left w:val="none" w:sz="0" w:space="0" w:color="auto"/>
              <w:right w:val="none" w:sz="0" w:space="0" w:color="auto"/>
              <w:tl2br w:val="none" w:sz="0" w:space="0" w:color="auto"/>
              <w:tr2bl w:val="none" w:sz="0" w:space="0" w:color="auto"/>
            </w:tcBorders>
          </w:tcPr>
          <w:p w14:paraId="6175A789" w14:textId="411C7CFD" w:rsidR="00BC23A5" w:rsidRPr="00542737" w:rsidRDefault="00E04AB6" w:rsidP="00BC23A5">
            <w:pPr>
              <w:pStyle w:val="BodyText"/>
              <w:ind w:left="0"/>
            </w:pPr>
            <w:customXmlInsRangeStart w:id="491" w:author="Niall Murphy" w:date="2021-04-28T16:52:00Z"/>
            <w:sdt>
              <w:sdtPr>
                <w:rPr>
                  <w:color w:val="D55C17" w:themeColor="accent5"/>
                </w:rPr>
                <w:tag w:val="CLIENT"/>
                <w:id w:val="1797339131"/>
                <w:placeholder>
                  <w:docPart w:val="74F27359AF9547B3B5D08ADE0D8D76F4"/>
                </w:placeholder>
                <w:text/>
              </w:sdtPr>
              <w:sdtEndPr/>
              <w:sdtContent>
                <w:customXmlInsRangeEnd w:id="491"/>
                <w:ins w:id="492" w:author="Niall Murphy" w:date="2021-04-28T16:52:00Z">
                  <w:r w:rsidR="00500416" w:rsidRPr="00500416">
                    <w:rPr>
                      <w:color w:val="D55C17" w:themeColor="accent5"/>
                      <w:rPrChange w:id="493" w:author="Niall Murphy" w:date="2021-04-28T16:53:00Z">
                        <w:rPr/>
                      </w:rPrChange>
                    </w:rPr>
                    <w:t>SP Energy Networks</w:t>
                  </w:r>
                </w:ins>
                <w:customXmlInsRangeStart w:id="494" w:author="Niall Murphy" w:date="2021-04-28T16:52:00Z"/>
              </w:sdtContent>
            </w:sdt>
            <w:customXmlInsRangeEnd w:id="494"/>
            <w:ins w:id="495" w:author="Niall Murphy" w:date="2021-04-28T16:52:00Z">
              <w:r w:rsidR="00500416" w:rsidRPr="00E132BC">
                <w:rPr>
                  <w:color w:val="D55C17" w:themeColor="accent5"/>
                </w:rPr>
                <w:t xml:space="preserve"> </w:t>
              </w:r>
            </w:ins>
            <w:ins w:id="496" w:author="Niall Murphy" w:date="2021-04-28T16:53:00Z">
              <w:r w:rsidR="00500416" w:rsidRPr="00500416">
                <w:rPr>
                  <w:color w:val="D55C17" w:themeColor="accent5"/>
                </w:rPr>
                <w:t>BIM Lead</w:t>
              </w:r>
            </w:ins>
            <w:del w:id="497" w:author="Niall Murphy" w:date="2021-04-28T16:53:00Z">
              <w:r w:rsidR="00BC23A5" w:rsidRPr="00500416" w:rsidDel="00500416">
                <w:rPr>
                  <w:color w:val="D55C17" w:themeColor="accent5"/>
                </w:rPr>
                <w:delText>TBC</w:delText>
              </w:r>
            </w:del>
            <w:r w:rsidR="00BC23A5" w:rsidRPr="00500416">
              <w:rPr>
                <w:color w:val="D55C17" w:themeColor="accent5"/>
              </w:rPr>
              <w:t xml:space="preserve"> </w:t>
            </w:r>
          </w:p>
        </w:tc>
        <w:tc>
          <w:tcPr>
            <w:tcW w:w="2936" w:type="pct"/>
            <w:tcBorders>
              <w:top w:val="none" w:sz="0" w:space="0" w:color="auto"/>
              <w:left w:val="none" w:sz="0" w:space="0" w:color="auto"/>
              <w:right w:val="none" w:sz="0" w:space="0" w:color="auto"/>
              <w:tl2br w:val="none" w:sz="0" w:space="0" w:color="auto"/>
              <w:tr2bl w:val="none" w:sz="0" w:space="0" w:color="auto"/>
            </w:tcBorders>
          </w:tcPr>
          <w:p w14:paraId="79A92DF3" w14:textId="77777777" w:rsidR="00BC23A5" w:rsidRPr="00542737" w:rsidRDefault="00BC23A5" w:rsidP="00BC23A5">
            <w:pPr>
              <w:pStyle w:val="ListBullet"/>
              <w:ind w:left="325"/>
            </w:pPr>
            <w:r w:rsidRPr="00542737">
              <w:t>Establish the Project Information Requirements</w:t>
            </w:r>
          </w:p>
          <w:p w14:paraId="6A54B4CB" w14:textId="77777777" w:rsidR="00BC23A5" w:rsidRPr="00542737" w:rsidRDefault="00BC23A5" w:rsidP="00BC23A5">
            <w:pPr>
              <w:pStyle w:val="ListBullet"/>
              <w:ind w:left="325"/>
            </w:pPr>
            <w:r w:rsidRPr="00542737">
              <w:t>Establish the information delivery milestones</w:t>
            </w:r>
          </w:p>
          <w:p w14:paraId="4EA8B0C7" w14:textId="77777777" w:rsidR="00BC23A5" w:rsidRPr="00542737" w:rsidRDefault="00BC23A5" w:rsidP="00BC23A5">
            <w:pPr>
              <w:pStyle w:val="ListBullet"/>
              <w:ind w:left="325"/>
            </w:pPr>
            <w:r w:rsidRPr="00542737">
              <w:t>Establish the project's information standard</w:t>
            </w:r>
          </w:p>
          <w:p w14:paraId="3892A4C0" w14:textId="77777777" w:rsidR="00BC23A5" w:rsidRPr="00542737" w:rsidRDefault="00BC23A5" w:rsidP="00BC23A5">
            <w:pPr>
              <w:pStyle w:val="ListBullet"/>
              <w:ind w:left="325"/>
            </w:pPr>
            <w:r w:rsidRPr="00542737">
              <w:lastRenderedPageBreak/>
              <w:t>Establish the project's information production methods and procedures</w:t>
            </w:r>
          </w:p>
          <w:p w14:paraId="6CC72726" w14:textId="77777777" w:rsidR="00BC23A5" w:rsidRPr="00542737" w:rsidRDefault="00BC23A5" w:rsidP="00BC23A5">
            <w:pPr>
              <w:pStyle w:val="ListBullet"/>
              <w:ind w:left="325"/>
            </w:pPr>
            <w:r w:rsidRPr="00542737">
              <w:t>Creation of the EIR</w:t>
            </w:r>
          </w:p>
          <w:p w14:paraId="2F35CEFF" w14:textId="77777777" w:rsidR="00BC23A5" w:rsidRPr="00542737" w:rsidRDefault="00BC23A5" w:rsidP="00BC23A5">
            <w:pPr>
              <w:pStyle w:val="ListBullet"/>
              <w:ind w:left="325"/>
            </w:pPr>
            <w:r w:rsidRPr="00542737">
              <w:t>Review and approve the BEP</w:t>
            </w:r>
          </w:p>
          <w:p w14:paraId="3E52DF95" w14:textId="77777777" w:rsidR="00BC23A5" w:rsidRPr="00542737" w:rsidRDefault="00BC23A5" w:rsidP="00BC23A5">
            <w:pPr>
              <w:pStyle w:val="ListBullet"/>
              <w:ind w:left="325"/>
            </w:pPr>
            <w:r w:rsidRPr="00542737">
              <w:t>Review and approve the Master Information Delivery Plan</w:t>
            </w:r>
          </w:p>
          <w:p w14:paraId="0C5833E5" w14:textId="77777777" w:rsidR="00BC23A5" w:rsidRPr="00542737" w:rsidRDefault="00BC23A5" w:rsidP="00BC23A5">
            <w:pPr>
              <w:pStyle w:val="ListBullet"/>
              <w:ind w:left="325"/>
            </w:pPr>
            <w:r w:rsidRPr="00542737">
              <w:t>Establish a programme for the review of the Delivery Team’s risk register</w:t>
            </w:r>
          </w:p>
          <w:p w14:paraId="2ECB86B9" w14:textId="77777777" w:rsidR="00BC23A5" w:rsidRPr="00542737" w:rsidRDefault="00BC23A5" w:rsidP="00BC23A5">
            <w:pPr>
              <w:pStyle w:val="ListBullet"/>
              <w:ind w:left="325"/>
            </w:pPr>
            <w:r w:rsidRPr="00542737">
              <w:t>Review and comment on the capability of the (prospective) Lead Appointed Party to deliver against the requirement set-out herein</w:t>
            </w:r>
          </w:p>
          <w:p w14:paraId="50FC3954" w14:textId="77777777" w:rsidR="00BC23A5" w:rsidRPr="00542737" w:rsidRDefault="00BC23A5" w:rsidP="00BC23A5">
            <w:pPr>
              <w:pStyle w:val="ListBullet"/>
              <w:ind w:left="325"/>
            </w:pPr>
            <w:r w:rsidRPr="00542737">
              <w:t>Facilitate and chair the information management workgroup and strategy meetings</w:t>
            </w:r>
          </w:p>
          <w:p w14:paraId="77302859" w14:textId="1AC85F08" w:rsidR="00BC23A5" w:rsidRPr="00542737" w:rsidRDefault="00BC23A5" w:rsidP="00BC23A5">
            <w:pPr>
              <w:pStyle w:val="ListBullet"/>
              <w:ind w:left="325"/>
            </w:pPr>
            <w:r w:rsidRPr="00542737">
              <w:t xml:space="preserve">Report progress, drivers and highlight risks to the information management process to </w:t>
            </w:r>
            <w:sdt>
              <w:sdtPr>
                <w:tag w:val="CLIENT"/>
                <w:id w:val="-1318640172"/>
                <w:placeholder>
                  <w:docPart w:val="DCD35DA6B3EC4E0F8F456123B7BDA82C"/>
                </w:placeholder>
                <w:text/>
              </w:sdtPr>
              <w:sdtEndPr/>
              <w:sdtContent>
                <w:r w:rsidR="00500416">
                  <w:t>SP Energy Networks</w:t>
                </w:r>
              </w:sdtContent>
            </w:sdt>
            <w:r w:rsidRPr="00542737">
              <w:t xml:space="preserve"> and project stakeholders</w:t>
            </w:r>
          </w:p>
          <w:p w14:paraId="30CC6F47" w14:textId="77777777" w:rsidR="00BC23A5" w:rsidRPr="00542737" w:rsidRDefault="00BC23A5" w:rsidP="00BC23A5">
            <w:pPr>
              <w:pStyle w:val="ListBullet"/>
              <w:ind w:left="325"/>
              <w:rPr>
                <w:ins w:id="498" w:author="Niall Murphy" w:date="2021-04-27T14:35:00Z"/>
              </w:rPr>
            </w:pPr>
            <w:r w:rsidRPr="00542737">
              <w:t>Monitor compliance and report against information supplied by the Delivery Team against the requirements set-out herein</w:t>
            </w:r>
            <w:del w:id="499" w:author="Niall Murphy" w:date="2021-04-27T14:35:00Z">
              <w:r w:rsidRPr="00542737" w:rsidDel="00F972F4">
                <w:delText>.</w:delText>
              </w:r>
            </w:del>
          </w:p>
          <w:p w14:paraId="0D88E090" w14:textId="28FECC21" w:rsidR="00F972F4" w:rsidRPr="00542737" w:rsidRDefault="00F972F4" w:rsidP="00BC23A5">
            <w:pPr>
              <w:pStyle w:val="ListBullet"/>
              <w:ind w:left="325"/>
            </w:pPr>
            <w:ins w:id="500" w:author="Niall Murphy" w:date="2021-04-27T14:35:00Z">
              <w:r w:rsidRPr="00542737">
                <w:t>Capture lessons learnt in collaboration.</w:t>
              </w:r>
            </w:ins>
          </w:p>
        </w:tc>
      </w:tr>
      <w:tr w:rsidR="00BC23A5" w:rsidRPr="00542737" w:rsidDel="0013495B" w14:paraId="3749CF72" w14:textId="77777777" w:rsidTr="00BC23A5">
        <w:trPr>
          <w:cnfStyle w:val="000000010000" w:firstRow="0" w:lastRow="0" w:firstColumn="0" w:lastColumn="0" w:oddVBand="0" w:evenVBand="0" w:oddHBand="0" w:evenHBand="1" w:firstRowFirstColumn="0" w:firstRowLastColumn="0" w:lastRowFirstColumn="0" w:lastRowLastColumn="0"/>
        </w:trPr>
        <w:tc>
          <w:tcPr>
            <w:tcW w:w="974" w:type="pct"/>
            <w:tcBorders>
              <w:left w:val="none" w:sz="0" w:space="0" w:color="auto"/>
              <w:right w:val="none" w:sz="0" w:space="0" w:color="auto"/>
              <w:tl2br w:val="none" w:sz="0" w:space="0" w:color="auto"/>
              <w:tr2bl w:val="none" w:sz="0" w:space="0" w:color="auto"/>
            </w:tcBorders>
          </w:tcPr>
          <w:p w14:paraId="5940563A" w14:textId="77777777" w:rsidR="00BC23A5" w:rsidRPr="00542737" w:rsidRDefault="00BC23A5" w:rsidP="00BC23A5">
            <w:pPr>
              <w:pStyle w:val="BodyText"/>
              <w:ind w:left="0"/>
            </w:pPr>
            <w:r w:rsidRPr="00542737">
              <w:lastRenderedPageBreak/>
              <w:t>Appointing Party CDE Information Manager</w:t>
            </w:r>
          </w:p>
        </w:tc>
        <w:tc>
          <w:tcPr>
            <w:tcW w:w="1090" w:type="pct"/>
            <w:tcBorders>
              <w:left w:val="none" w:sz="0" w:space="0" w:color="auto"/>
              <w:right w:val="none" w:sz="0" w:space="0" w:color="auto"/>
              <w:tl2br w:val="none" w:sz="0" w:space="0" w:color="auto"/>
              <w:tr2bl w:val="none" w:sz="0" w:space="0" w:color="auto"/>
            </w:tcBorders>
          </w:tcPr>
          <w:p w14:paraId="1438E589" w14:textId="29D42E55" w:rsidR="00BC23A5" w:rsidRPr="00542737" w:rsidRDefault="00500416" w:rsidP="00BC23A5">
            <w:pPr>
              <w:pStyle w:val="BodyText"/>
              <w:ind w:left="0"/>
              <w:rPr>
                <w:rPrChange w:id="501" w:author="Niall Murphy" w:date="2021-04-27T14:34:00Z">
                  <w:rPr>
                    <w:b/>
                    <w:bCs/>
                  </w:rPr>
                </w:rPrChange>
              </w:rPr>
            </w:pPr>
            <w:del w:id="502" w:author="Niall Murphy" w:date="2021-04-29T14:44:00Z">
              <w:r w:rsidRPr="00B845F1" w:rsidDel="00B845F1">
                <w:rPr>
                  <w:color w:val="D55C17" w:themeColor="accent5"/>
                  <w:rPrChange w:id="503" w:author="Niall Murphy" w:date="2021-04-29T14:44:00Z">
                    <w:rPr/>
                  </w:rPrChange>
                </w:rPr>
                <w:delText>SP Energy Networks</w:delText>
              </w:r>
            </w:del>
            <w:commentRangeStart w:id="504"/>
            <w:commentRangeStart w:id="505"/>
            <w:del w:id="506" w:author="Niall Murphy" w:date="2021-04-27T14:34:00Z">
              <w:r w:rsidR="00BC23A5" w:rsidRPr="00B845F1" w:rsidDel="00F972F4">
                <w:rPr>
                  <w:color w:val="D55C17" w:themeColor="accent5"/>
                </w:rPr>
                <w:delText>TBC</w:delText>
              </w:r>
              <w:r w:rsidR="00BC23A5" w:rsidRPr="00B845F1" w:rsidDel="00F972F4">
                <w:rPr>
                  <w:color w:val="D55C17" w:themeColor="accent5"/>
                  <w:rPrChange w:id="507" w:author="Niall Murphy" w:date="2021-04-29T14:44:00Z">
                    <w:rPr>
                      <w:b/>
                      <w:bCs/>
                      <w:color w:val="D55C17" w:themeColor="accent5"/>
                    </w:rPr>
                  </w:rPrChange>
                </w:rPr>
                <w:delText xml:space="preserve"> </w:delText>
              </w:r>
              <w:commentRangeEnd w:id="504"/>
              <w:r w:rsidR="00B94108" w:rsidRPr="00B845F1" w:rsidDel="00F972F4">
                <w:rPr>
                  <w:rStyle w:val="CommentReference"/>
                  <w:rFonts w:ascii="Verdana" w:hAnsi="Verdana"/>
                  <w:color w:val="D55C17" w:themeColor="accent5"/>
                  <w:rPrChange w:id="508" w:author="Niall Murphy" w:date="2021-04-29T14:44:00Z">
                    <w:rPr>
                      <w:rStyle w:val="CommentReference"/>
                      <w:rFonts w:ascii="Verdana" w:hAnsi="Verdana"/>
                    </w:rPr>
                  </w:rPrChange>
                </w:rPr>
                <w:commentReference w:id="504"/>
              </w:r>
              <w:commentRangeEnd w:id="505"/>
              <w:r w:rsidR="00F248A7" w:rsidRPr="00B845F1" w:rsidDel="00F972F4">
                <w:rPr>
                  <w:rStyle w:val="CommentReference"/>
                  <w:rFonts w:ascii="Verdana" w:hAnsi="Verdana"/>
                  <w:color w:val="D55C17" w:themeColor="accent5"/>
                  <w:rPrChange w:id="509" w:author="Niall Murphy" w:date="2021-04-29T14:44:00Z">
                    <w:rPr>
                      <w:rStyle w:val="CommentReference"/>
                      <w:rFonts w:ascii="Verdana" w:hAnsi="Verdana"/>
                    </w:rPr>
                  </w:rPrChange>
                </w:rPr>
                <w:commentReference w:id="505"/>
              </w:r>
            </w:del>
            <w:ins w:id="510" w:author="Niall Murphy" w:date="2021-04-29T14:44:00Z">
              <w:r w:rsidR="00B845F1" w:rsidRPr="00B845F1">
                <w:rPr>
                  <w:color w:val="D55C17" w:themeColor="accent5"/>
                  <w:rPrChange w:id="511" w:author="Niall Murphy" w:date="2021-04-29T14:44:00Z">
                    <w:rPr/>
                  </w:rPrChange>
                </w:rPr>
                <w:t>TBC</w:t>
              </w:r>
            </w:ins>
          </w:p>
        </w:tc>
        <w:tc>
          <w:tcPr>
            <w:tcW w:w="2936" w:type="pct"/>
            <w:tcBorders>
              <w:left w:val="none" w:sz="0" w:space="0" w:color="auto"/>
              <w:right w:val="none" w:sz="0" w:space="0" w:color="auto"/>
              <w:tl2br w:val="none" w:sz="0" w:space="0" w:color="auto"/>
              <w:tr2bl w:val="none" w:sz="0" w:space="0" w:color="auto"/>
            </w:tcBorders>
          </w:tcPr>
          <w:p w14:paraId="65CA72E9" w14:textId="77777777" w:rsidR="00BC23A5" w:rsidRPr="00542737" w:rsidRDefault="00BC23A5" w:rsidP="00BC23A5">
            <w:pPr>
              <w:pStyle w:val="ListBullet"/>
              <w:ind w:left="325"/>
            </w:pPr>
            <w:r w:rsidRPr="00542737">
              <w:t>Facilitate the management of the federated model and the production of project outputs</w:t>
            </w:r>
          </w:p>
          <w:p w14:paraId="22A7530D" w14:textId="77777777" w:rsidR="00BC23A5" w:rsidRPr="00542737" w:rsidRDefault="00BC23A5" w:rsidP="00BC23A5">
            <w:pPr>
              <w:pStyle w:val="ListBullet"/>
              <w:ind w:left="325"/>
            </w:pPr>
            <w:r w:rsidRPr="00542737">
              <w:t>Establish a CDE for the management and exchange of information models in consultation with the Appointing Party Information Manager</w:t>
            </w:r>
          </w:p>
          <w:p w14:paraId="0829DD9D" w14:textId="77777777" w:rsidR="00BC23A5" w:rsidRPr="00542737" w:rsidRDefault="00BC23A5" w:rsidP="00BC23A5">
            <w:pPr>
              <w:pStyle w:val="ListBullet"/>
              <w:ind w:left="325"/>
            </w:pPr>
            <w:r w:rsidRPr="00542737">
              <w:t>Manage the operation, standards, and culture of the CDE</w:t>
            </w:r>
          </w:p>
          <w:p w14:paraId="492772E0" w14:textId="77777777" w:rsidR="00BC23A5" w:rsidRPr="00542737" w:rsidRDefault="00BC23A5" w:rsidP="00BC23A5">
            <w:pPr>
              <w:pStyle w:val="ListBullet"/>
              <w:ind w:left="325"/>
            </w:pPr>
            <w:r w:rsidRPr="00542737">
              <w:t xml:space="preserve">Implement, configure, and maintain the CDE to align with the information management principles defined in </w:t>
            </w:r>
            <w:r w:rsidRPr="00542737">
              <w:rPr>
                <w:b/>
                <w:bCs/>
              </w:rPr>
              <w:t>section 7</w:t>
            </w:r>
            <w:r w:rsidRPr="00542737">
              <w:t xml:space="preserve"> of the EIR</w:t>
            </w:r>
          </w:p>
          <w:p w14:paraId="096EE6FA" w14:textId="77777777" w:rsidR="00BC23A5" w:rsidRPr="00542737" w:rsidRDefault="00BC23A5" w:rsidP="00BC23A5">
            <w:pPr>
              <w:pStyle w:val="ListBullet"/>
              <w:ind w:left="325"/>
            </w:pPr>
            <w:r w:rsidRPr="00542737">
              <w:t>Author and maintain the information management protocol relating to the exchange of all project information</w:t>
            </w:r>
          </w:p>
          <w:p w14:paraId="7E9FB200" w14:textId="77777777" w:rsidR="00BC23A5" w:rsidRPr="00542737" w:rsidRDefault="00BC23A5" w:rsidP="00BC23A5">
            <w:pPr>
              <w:pStyle w:val="ListBullet"/>
              <w:ind w:left="325"/>
            </w:pPr>
            <w:r w:rsidRPr="00542737">
              <w:t>Provide training and support to all relevant project stakeholders for use and understanding of CDE functions</w:t>
            </w:r>
          </w:p>
          <w:p w14:paraId="4F7C9825" w14:textId="77777777" w:rsidR="00BC23A5" w:rsidRPr="00542737" w:rsidRDefault="00BC23A5" w:rsidP="00BC23A5">
            <w:pPr>
              <w:pStyle w:val="ListBullet"/>
              <w:ind w:left="325"/>
            </w:pPr>
            <w:r w:rsidRPr="00542737">
              <w:t>Verify, implement and maintain the processes and procedures for validating the Appointing Party exchange information requirements between the project team</w:t>
            </w:r>
          </w:p>
          <w:p w14:paraId="79E59DE0" w14:textId="77777777" w:rsidR="00BC23A5" w:rsidRPr="00542737" w:rsidRDefault="00BC23A5" w:rsidP="00BC23A5">
            <w:pPr>
              <w:pStyle w:val="ListBullet"/>
              <w:ind w:left="325"/>
            </w:pPr>
            <w:r w:rsidRPr="00542737">
              <w:t>Assess and report to the Appointing Party and Appointing Party Information Manager at defined intervals the compliance of the Delivery Team’s information deliverables shared via the CDE</w:t>
            </w:r>
          </w:p>
          <w:p w14:paraId="78E6A3CA" w14:textId="77777777" w:rsidR="00BC23A5" w:rsidRPr="00542737" w:rsidRDefault="00BC23A5" w:rsidP="00BC23A5">
            <w:pPr>
              <w:pStyle w:val="ListBullet"/>
              <w:ind w:left="325"/>
            </w:pPr>
            <w:r w:rsidRPr="00542737">
              <w:lastRenderedPageBreak/>
              <w:t>Assess and report to the Appointing Party and Appointing Party Information Manager that the Delivery Team are utilising appropriate software and have the appropriate level of skill</w:t>
            </w:r>
          </w:p>
          <w:p w14:paraId="432681AE" w14:textId="77777777" w:rsidR="00BC23A5" w:rsidRPr="00542737" w:rsidDel="0013495B" w:rsidRDefault="00BC23A5" w:rsidP="00BC23A5">
            <w:pPr>
              <w:pStyle w:val="ListBullet"/>
              <w:ind w:left="325"/>
            </w:pPr>
            <w:r w:rsidRPr="00542737">
              <w:t>With Task Team Managers, establish and implement the information container structure and maintenance standards for the Project and Asset Information Model within the BEP.</w:t>
            </w:r>
          </w:p>
        </w:tc>
      </w:tr>
      <w:tr w:rsidR="00BC23A5" w:rsidRPr="00542737" w14:paraId="63F7E36F" w14:textId="77777777" w:rsidTr="00BC23A5">
        <w:trPr>
          <w:cnfStyle w:val="000000100000" w:firstRow="0" w:lastRow="0" w:firstColumn="0" w:lastColumn="0" w:oddVBand="0" w:evenVBand="0" w:oddHBand="1" w:evenHBand="0" w:firstRowFirstColumn="0" w:firstRowLastColumn="0" w:lastRowFirstColumn="0" w:lastRowLastColumn="0"/>
        </w:trPr>
        <w:tc>
          <w:tcPr>
            <w:tcW w:w="974" w:type="pct"/>
            <w:tcBorders>
              <w:top w:val="none" w:sz="0" w:space="0" w:color="auto"/>
              <w:left w:val="none" w:sz="0" w:space="0" w:color="auto"/>
              <w:right w:val="none" w:sz="0" w:space="0" w:color="auto"/>
              <w:tl2br w:val="none" w:sz="0" w:space="0" w:color="auto"/>
              <w:tr2bl w:val="none" w:sz="0" w:space="0" w:color="auto"/>
            </w:tcBorders>
          </w:tcPr>
          <w:p w14:paraId="25A81D16" w14:textId="77777777" w:rsidR="00BC23A5" w:rsidRPr="00542737" w:rsidRDefault="00BC23A5" w:rsidP="00BC23A5">
            <w:pPr>
              <w:pStyle w:val="BodyText"/>
              <w:ind w:left="0"/>
            </w:pPr>
            <w:commentRangeStart w:id="512"/>
            <w:r w:rsidRPr="00542737">
              <w:lastRenderedPageBreak/>
              <w:t>Built Asset Security Manager</w:t>
            </w:r>
            <w:commentRangeEnd w:id="512"/>
            <w:r w:rsidRPr="00542737">
              <w:rPr>
                <w:rStyle w:val="CommentReference"/>
                <w:color w:val="auto"/>
                <w:lang w:eastAsia="en-US"/>
              </w:rPr>
              <w:commentReference w:id="512"/>
            </w:r>
          </w:p>
        </w:tc>
        <w:tc>
          <w:tcPr>
            <w:tcW w:w="1090" w:type="pct"/>
            <w:tcBorders>
              <w:top w:val="none" w:sz="0" w:space="0" w:color="auto"/>
              <w:left w:val="none" w:sz="0" w:space="0" w:color="auto"/>
              <w:right w:val="none" w:sz="0" w:space="0" w:color="auto"/>
              <w:tl2br w:val="none" w:sz="0" w:space="0" w:color="auto"/>
              <w:tr2bl w:val="none" w:sz="0" w:space="0" w:color="auto"/>
            </w:tcBorders>
          </w:tcPr>
          <w:p w14:paraId="3D709236" w14:textId="77777777" w:rsidR="00BC23A5" w:rsidRPr="00542737" w:rsidRDefault="00BC23A5" w:rsidP="00BC23A5">
            <w:pPr>
              <w:pStyle w:val="BodyText"/>
              <w:ind w:left="0"/>
              <w:rPr>
                <w:highlight w:val="yellow"/>
              </w:rPr>
            </w:pPr>
            <w:r w:rsidRPr="00542737">
              <w:rPr>
                <w:color w:val="D55C17" w:themeColor="accent5"/>
              </w:rPr>
              <w:t>TBC</w:t>
            </w:r>
          </w:p>
        </w:tc>
        <w:tc>
          <w:tcPr>
            <w:tcW w:w="2936" w:type="pct"/>
            <w:tcBorders>
              <w:top w:val="none" w:sz="0" w:space="0" w:color="auto"/>
              <w:left w:val="none" w:sz="0" w:space="0" w:color="auto"/>
              <w:right w:val="none" w:sz="0" w:space="0" w:color="auto"/>
              <w:tl2br w:val="none" w:sz="0" w:space="0" w:color="auto"/>
              <w:tr2bl w:val="none" w:sz="0" w:space="0" w:color="auto"/>
            </w:tcBorders>
          </w:tcPr>
          <w:p w14:paraId="22A5E475" w14:textId="77777777" w:rsidR="00BC23A5" w:rsidRPr="00542737" w:rsidRDefault="00BC23A5" w:rsidP="00BC23A5">
            <w:pPr>
              <w:pStyle w:val="ListBullet"/>
              <w:ind w:left="325"/>
            </w:pPr>
            <w:r w:rsidRPr="00542737">
              <w:t>Provide a holistic view of the security issues and threats to be addressed</w:t>
            </w:r>
          </w:p>
          <w:p w14:paraId="513A10E1" w14:textId="77777777" w:rsidR="00BC23A5" w:rsidRPr="00542737" w:rsidRDefault="00BC23A5" w:rsidP="00BC23A5">
            <w:pPr>
              <w:pStyle w:val="ListBullet"/>
              <w:ind w:left="325"/>
            </w:pPr>
            <w:r w:rsidRPr="00542737">
              <w:t>Offer guidance and direction on the handling of risks</w:t>
            </w:r>
          </w:p>
          <w:p w14:paraId="3BA6604E" w14:textId="77777777" w:rsidR="00BC23A5" w:rsidRPr="00542737" w:rsidRDefault="00BC23A5" w:rsidP="00BC23A5">
            <w:pPr>
              <w:pStyle w:val="ListBullet"/>
              <w:ind w:left="325"/>
            </w:pPr>
            <w:r w:rsidRPr="00542737">
              <w:t>Take ownership, manage, and assist in the development of the built asset security strategy (BASS)</w:t>
            </w:r>
          </w:p>
          <w:p w14:paraId="78C95EA2" w14:textId="77777777" w:rsidR="00BC23A5" w:rsidRPr="00542737" w:rsidRDefault="00BC23A5" w:rsidP="00BC23A5">
            <w:pPr>
              <w:pStyle w:val="ListBullet"/>
              <w:ind w:left="325"/>
            </w:pPr>
            <w:r w:rsidRPr="00542737">
              <w:t>Be accountable for security decisions that are taken</w:t>
            </w:r>
          </w:p>
          <w:p w14:paraId="604065EF" w14:textId="77777777" w:rsidR="00BC23A5" w:rsidRPr="00542737" w:rsidRDefault="00BC23A5" w:rsidP="00BC23A5">
            <w:pPr>
              <w:pStyle w:val="ListBullet"/>
              <w:ind w:left="325"/>
            </w:pPr>
            <w:r w:rsidRPr="00542737">
              <w:t>Take ownership, manage, and assist in the development of the built asset security management plan (BASMP)</w:t>
            </w:r>
          </w:p>
          <w:p w14:paraId="2193700C" w14:textId="77777777" w:rsidR="00BC23A5" w:rsidRPr="00542737" w:rsidRDefault="00BC23A5" w:rsidP="00BC23A5">
            <w:pPr>
              <w:pStyle w:val="ListBullet"/>
              <w:ind w:left="325"/>
            </w:pPr>
            <w:r w:rsidRPr="00542737">
              <w:t>Take ownership, manage, and assist in the development of security breach/incident management plan (SB/IMP)</w:t>
            </w:r>
          </w:p>
          <w:p w14:paraId="303E3741" w14:textId="77777777" w:rsidR="00BC23A5" w:rsidRPr="00542737" w:rsidRDefault="00BC23A5" w:rsidP="00BC23A5">
            <w:pPr>
              <w:pStyle w:val="ListBullet"/>
              <w:ind w:left="325"/>
            </w:pPr>
            <w:r w:rsidRPr="00542737">
              <w:t>Take ownership, manage, and assist in the development of the built asset security information requirements (BASIR)</w:t>
            </w:r>
          </w:p>
          <w:p w14:paraId="5DDA899C" w14:textId="77777777" w:rsidR="00BC23A5" w:rsidRPr="00542737" w:rsidRDefault="00BC23A5" w:rsidP="00BC23A5">
            <w:pPr>
              <w:pStyle w:val="ListBullet"/>
              <w:ind w:left="325"/>
            </w:pPr>
            <w:r w:rsidRPr="00542737">
              <w:t>Assist in the development and reviewing of any tendering and project planning documentation</w:t>
            </w:r>
          </w:p>
          <w:p w14:paraId="23DE0D13" w14:textId="77777777" w:rsidR="00BC23A5" w:rsidRPr="00542737" w:rsidRDefault="00BC23A5" w:rsidP="00BC23A5">
            <w:pPr>
              <w:pStyle w:val="ListBullet"/>
              <w:ind w:left="325"/>
            </w:pPr>
            <w:r w:rsidRPr="00542737">
              <w:t>Be responsible for promoting a security-minded culture</w:t>
            </w:r>
          </w:p>
          <w:p w14:paraId="18A85EDB" w14:textId="77777777" w:rsidR="00BC23A5" w:rsidRPr="00542737" w:rsidRDefault="00BC23A5" w:rsidP="00BC23A5">
            <w:pPr>
              <w:pStyle w:val="ListBullet"/>
              <w:ind w:left="325"/>
            </w:pPr>
            <w:r w:rsidRPr="00542737">
              <w:t>Brief advisors, specialists and supply chain on relevant aspects of the BASS, BASMP and BASIR</w:t>
            </w:r>
          </w:p>
          <w:p w14:paraId="0E4BBFF1" w14:textId="77777777" w:rsidR="00BC23A5" w:rsidRPr="00542737" w:rsidRDefault="00BC23A5" w:rsidP="00BC23A5">
            <w:pPr>
              <w:pStyle w:val="ListBullet"/>
              <w:ind w:left="325"/>
            </w:pPr>
            <w:r w:rsidRPr="00542737">
              <w:t>Advise on the need for, and undertake, the review and auditing of documentation, policies, processes and procedures relating to the security of the built asset</w:t>
            </w:r>
          </w:p>
          <w:p w14:paraId="0B0F45DD" w14:textId="77777777" w:rsidR="00BC23A5" w:rsidRPr="00542737" w:rsidRDefault="00BC23A5" w:rsidP="00BC23A5">
            <w:pPr>
              <w:pStyle w:val="ListBullet"/>
              <w:ind w:left="325"/>
            </w:pPr>
            <w:r w:rsidRPr="00542737">
              <w:t>Where appropriate and necessary, seek appropriate professional security advice to provide additional guidance throughout the lifecycle of the project and/or asset.</w:t>
            </w:r>
          </w:p>
        </w:tc>
      </w:tr>
      <w:tr w:rsidR="00BC23A5" w:rsidRPr="00542737" w14:paraId="34D647FF" w14:textId="77777777" w:rsidTr="00BC23A5">
        <w:trPr>
          <w:cnfStyle w:val="000000010000" w:firstRow="0" w:lastRow="0" w:firstColumn="0" w:lastColumn="0" w:oddVBand="0" w:evenVBand="0" w:oddHBand="0" w:evenHBand="1" w:firstRowFirstColumn="0" w:firstRowLastColumn="0" w:lastRowFirstColumn="0" w:lastRowLastColumn="0"/>
          <w:trHeight w:val="115"/>
        </w:trPr>
        <w:tc>
          <w:tcPr>
            <w:tcW w:w="5000" w:type="pct"/>
            <w:gridSpan w:val="3"/>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F7F7F" w:themeFill="text1" w:themeFillTint="80"/>
          </w:tcPr>
          <w:p w14:paraId="37DD0359" w14:textId="77777777" w:rsidR="00BC23A5" w:rsidRPr="00542737" w:rsidRDefault="00BC23A5" w:rsidP="00BC23A5">
            <w:pPr>
              <w:pStyle w:val="BodyText"/>
              <w:spacing w:after="0"/>
              <w:ind w:left="0"/>
            </w:pPr>
            <w:r w:rsidRPr="00542737">
              <w:rPr>
                <w:color w:val="FFFFFF" w:themeColor="background1"/>
              </w:rPr>
              <w:t>Appointed Parties</w:t>
            </w:r>
          </w:p>
        </w:tc>
      </w:tr>
      <w:tr w:rsidR="00BC23A5" w:rsidRPr="00542737" w14:paraId="5BC024B0" w14:textId="77777777" w:rsidTr="00BC23A5">
        <w:trPr>
          <w:cnfStyle w:val="000000100000" w:firstRow="0" w:lastRow="0" w:firstColumn="0" w:lastColumn="0" w:oddVBand="0" w:evenVBand="0" w:oddHBand="1" w:evenHBand="0" w:firstRowFirstColumn="0" w:firstRowLastColumn="0" w:lastRowFirstColumn="0" w:lastRowLastColumn="0"/>
          <w:trHeight w:val="409"/>
        </w:trPr>
        <w:tc>
          <w:tcPr>
            <w:tcW w:w="974" w:type="pct"/>
            <w:tcBorders>
              <w:top w:val="none" w:sz="0" w:space="0" w:color="auto"/>
              <w:left w:val="none" w:sz="0" w:space="0" w:color="auto"/>
              <w:right w:val="none" w:sz="0" w:space="0" w:color="auto"/>
              <w:tl2br w:val="none" w:sz="0" w:space="0" w:color="auto"/>
              <w:tr2bl w:val="none" w:sz="0" w:space="0" w:color="auto"/>
            </w:tcBorders>
          </w:tcPr>
          <w:p w14:paraId="1B94D33C" w14:textId="77777777" w:rsidR="00BC23A5" w:rsidRPr="00542737" w:rsidRDefault="00BC23A5" w:rsidP="00BC23A5">
            <w:pPr>
              <w:pStyle w:val="BodyText"/>
              <w:ind w:left="0"/>
            </w:pPr>
            <w:r w:rsidRPr="00542737">
              <w:t>Design Lead (Appointed Party)</w:t>
            </w:r>
          </w:p>
          <w:p w14:paraId="37787738" w14:textId="77777777" w:rsidR="00BC23A5" w:rsidRPr="00542737" w:rsidRDefault="00BC23A5" w:rsidP="00BC23A5">
            <w:pPr>
              <w:pStyle w:val="BodyText"/>
              <w:ind w:left="0"/>
            </w:pPr>
          </w:p>
          <w:p w14:paraId="238271B1" w14:textId="77777777" w:rsidR="00BC23A5" w:rsidRPr="00542737" w:rsidRDefault="00BC23A5" w:rsidP="00BC23A5">
            <w:pPr>
              <w:pStyle w:val="BodyText"/>
              <w:ind w:left="0"/>
            </w:pPr>
          </w:p>
          <w:p w14:paraId="5E505EAD" w14:textId="77777777" w:rsidR="00BC23A5" w:rsidRPr="00542737" w:rsidRDefault="00BC23A5" w:rsidP="00BC23A5">
            <w:pPr>
              <w:pStyle w:val="BodyText"/>
              <w:ind w:left="0"/>
            </w:pPr>
          </w:p>
        </w:tc>
        <w:tc>
          <w:tcPr>
            <w:tcW w:w="1090" w:type="pct"/>
            <w:tcBorders>
              <w:top w:val="none" w:sz="0" w:space="0" w:color="auto"/>
              <w:left w:val="none" w:sz="0" w:space="0" w:color="auto"/>
              <w:right w:val="none" w:sz="0" w:space="0" w:color="auto"/>
              <w:tl2br w:val="none" w:sz="0" w:space="0" w:color="auto"/>
              <w:tr2bl w:val="none" w:sz="0" w:space="0" w:color="auto"/>
            </w:tcBorders>
          </w:tcPr>
          <w:p w14:paraId="4C4D08B6" w14:textId="583B91B3" w:rsidR="00BC23A5" w:rsidRPr="00542737" w:rsidRDefault="00BC23A5" w:rsidP="00BC23A5">
            <w:pPr>
              <w:pStyle w:val="BodyText"/>
              <w:ind w:left="0"/>
            </w:pPr>
            <w:commentRangeStart w:id="513"/>
            <w:commentRangeStart w:id="514"/>
            <w:del w:id="515" w:author="Niall Murphy" w:date="2021-04-27T10:54:00Z">
              <w:r w:rsidRPr="00542737" w:rsidDel="00BA32AF">
                <w:rPr>
                  <w:rPrChange w:id="516" w:author="Niall Murphy" w:date="2021-04-27T10:54:00Z">
                    <w:rPr>
                      <w:color w:val="D55C17" w:themeColor="accent5"/>
                    </w:rPr>
                  </w:rPrChange>
                </w:rPr>
                <w:lastRenderedPageBreak/>
                <w:delText>T</w:delText>
              </w:r>
            </w:del>
            <w:ins w:id="517" w:author="Niall Murphy" w:date="2021-04-28T14:00:00Z">
              <w:r w:rsidR="00C114CC" w:rsidRPr="00542737">
                <w:rPr>
                  <w:color w:val="D55C17" w:themeColor="accent5"/>
                </w:rPr>
                <w:t xml:space="preserve"> TBC</w:t>
              </w:r>
              <w:r w:rsidR="00C114CC" w:rsidRPr="00542737" w:rsidDel="00C114CC">
                <w:t xml:space="preserve"> </w:t>
              </w:r>
            </w:ins>
            <w:del w:id="518" w:author="Niall Murphy" w:date="2021-04-28T14:00:00Z">
              <w:r w:rsidR="00F972F4" w:rsidRPr="00542737" w:rsidDel="00C114CC">
                <w:delText>SP Energy Networks</w:delText>
              </w:r>
            </w:del>
            <w:del w:id="519" w:author="Niall Murphy" w:date="2021-04-27T10:54:00Z">
              <w:r w:rsidRPr="00542737" w:rsidDel="00BA32AF">
                <w:rPr>
                  <w:color w:val="D55C17" w:themeColor="accent5"/>
                </w:rPr>
                <w:delText>BC</w:delText>
              </w:r>
            </w:del>
            <w:commentRangeEnd w:id="513"/>
            <w:r w:rsidR="00B94108" w:rsidRPr="00542737">
              <w:rPr>
                <w:rStyle w:val="CommentReference"/>
                <w:rFonts w:ascii="Verdana" w:eastAsiaTheme="minorHAnsi" w:hAnsi="Verdana" w:cstheme="minorBidi"/>
                <w:lang w:eastAsia="en-US"/>
              </w:rPr>
              <w:commentReference w:id="513"/>
            </w:r>
            <w:commentRangeEnd w:id="514"/>
            <w:r w:rsidR="00C114CC" w:rsidRPr="00542737">
              <w:rPr>
                <w:rStyle w:val="CommentReference"/>
                <w:rFonts w:ascii="Verdana" w:eastAsiaTheme="minorHAnsi" w:hAnsi="Verdana" w:cstheme="minorBidi"/>
                <w:lang w:eastAsia="en-US"/>
              </w:rPr>
              <w:commentReference w:id="514"/>
            </w:r>
          </w:p>
        </w:tc>
        <w:tc>
          <w:tcPr>
            <w:tcW w:w="2936" w:type="pct"/>
            <w:tcBorders>
              <w:top w:val="none" w:sz="0" w:space="0" w:color="auto"/>
              <w:left w:val="none" w:sz="0" w:space="0" w:color="auto"/>
              <w:right w:val="none" w:sz="0" w:space="0" w:color="auto"/>
              <w:tl2br w:val="none" w:sz="0" w:space="0" w:color="auto"/>
              <w:tr2bl w:val="none" w:sz="0" w:space="0" w:color="auto"/>
            </w:tcBorders>
          </w:tcPr>
          <w:p w14:paraId="4253FD3E" w14:textId="77777777" w:rsidR="00BC23A5" w:rsidRPr="00542737" w:rsidRDefault="00BC23A5" w:rsidP="00BC23A5">
            <w:pPr>
              <w:pStyle w:val="ListBullet"/>
              <w:ind w:left="325"/>
            </w:pPr>
            <w:r w:rsidRPr="00542737">
              <w:t>Nominate an individual to undertake the Lead Appointed Party Information Management function.</w:t>
            </w:r>
          </w:p>
          <w:p w14:paraId="2B27062C" w14:textId="77777777" w:rsidR="00BC23A5" w:rsidRPr="00542737" w:rsidRDefault="00BC23A5" w:rsidP="00BC23A5">
            <w:pPr>
              <w:pStyle w:val="ListBullet"/>
              <w:ind w:left="325"/>
            </w:pPr>
            <w:r w:rsidRPr="00542737">
              <w:t>Establish and maintain the BEP</w:t>
            </w:r>
          </w:p>
          <w:p w14:paraId="132486E0" w14:textId="77777777" w:rsidR="00BC23A5" w:rsidRPr="00542737" w:rsidRDefault="00BC23A5" w:rsidP="00BC23A5">
            <w:pPr>
              <w:pStyle w:val="ListBullet"/>
              <w:ind w:left="325"/>
            </w:pPr>
            <w:r w:rsidRPr="00542737">
              <w:t>Establish and maintain the Design Delivery Team’s risk register associated with the timely delivery of information</w:t>
            </w:r>
          </w:p>
          <w:p w14:paraId="7B56FE63" w14:textId="77777777" w:rsidR="00BC23A5" w:rsidRPr="00542737" w:rsidRDefault="00BC23A5" w:rsidP="00BC23A5">
            <w:pPr>
              <w:pStyle w:val="ListBullet"/>
              <w:ind w:left="325"/>
            </w:pPr>
            <w:r w:rsidRPr="00542737">
              <w:lastRenderedPageBreak/>
              <w:t>Compile the Master Information Delivery Plan (MIDP) through collation of the Task Information Delivery Plans generated by each Task Team</w:t>
            </w:r>
          </w:p>
          <w:p w14:paraId="536A12F3" w14:textId="77777777" w:rsidR="00BC23A5" w:rsidRPr="00542737" w:rsidRDefault="00BC23A5" w:rsidP="00BC23A5">
            <w:pPr>
              <w:pStyle w:val="ListBullet"/>
              <w:ind w:left="325"/>
            </w:pPr>
            <w:r w:rsidRPr="00542737">
              <w:t>Test the project’s information production methods and procedures including the CDE</w:t>
            </w:r>
          </w:p>
          <w:p w14:paraId="2765DF34" w14:textId="77777777" w:rsidR="00BC23A5" w:rsidRPr="00542737" w:rsidRDefault="00BC23A5" w:rsidP="00BC23A5">
            <w:pPr>
              <w:pStyle w:val="ListBullet"/>
              <w:ind w:left="325"/>
            </w:pPr>
            <w:r w:rsidRPr="00542737">
              <w:t>Collate the Appointed Parties individual detailed responsibility matrices into a master detailed BIM responsibility matrix</w:t>
            </w:r>
          </w:p>
          <w:p w14:paraId="0A308916" w14:textId="77777777" w:rsidR="00BC23A5" w:rsidRPr="00542737" w:rsidRDefault="00BC23A5" w:rsidP="00BC23A5">
            <w:pPr>
              <w:pStyle w:val="ListBullet"/>
              <w:ind w:left="325"/>
            </w:pPr>
            <w:r w:rsidRPr="00542737">
              <w:t>Manage progression of the Design Delivery Teams information model against the requirements of the EIR</w:t>
            </w:r>
          </w:p>
          <w:p w14:paraId="0307D781" w14:textId="77777777" w:rsidR="00BC23A5" w:rsidRPr="00542737" w:rsidRDefault="00BC23A5" w:rsidP="00BC23A5">
            <w:pPr>
              <w:pStyle w:val="ListBullet"/>
              <w:ind w:left="325"/>
            </w:pPr>
            <w:r w:rsidRPr="00542737">
              <w:t xml:space="preserve">Review and authorise each task team's information model at key milestones as defined in </w:t>
            </w:r>
            <w:r w:rsidRPr="00542737">
              <w:rPr>
                <w:b/>
                <w:bCs/>
              </w:rPr>
              <w:t>section 7.2</w:t>
            </w:r>
            <w:r w:rsidRPr="00542737">
              <w:t xml:space="preserve"> of the EIR</w:t>
            </w:r>
          </w:p>
          <w:p w14:paraId="5EE3206A" w14:textId="77777777" w:rsidR="00BC23A5" w:rsidRPr="00542737" w:rsidRDefault="00BC23A5" w:rsidP="00BC23A5">
            <w:pPr>
              <w:pStyle w:val="ListBullet"/>
              <w:ind w:left="325"/>
            </w:pPr>
            <w:r w:rsidRPr="00542737">
              <w:t xml:space="preserve">Demonstrate the compliance of the Design Delivery Team information models for use by the Construction Delivery Team in accordance with </w:t>
            </w:r>
            <w:r w:rsidRPr="00542737">
              <w:rPr>
                <w:b/>
                <w:bCs/>
              </w:rPr>
              <w:t>section 7.2</w:t>
            </w:r>
            <w:r w:rsidRPr="00542737">
              <w:t xml:space="preserve"> of the EIR</w:t>
            </w:r>
          </w:p>
          <w:p w14:paraId="4A5F7753" w14:textId="77777777" w:rsidR="00BC23A5" w:rsidRPr="00542737" w:rsidRDefault="00BC23A5" w:rsidP="00BC23A5">
            <w:pPr>
              <w:pStyle w:val="ListBullet"/>
              <w:ind w:left="325"/>
            </w:pPr>
            <w:r w:rsidRPr="00542737">
              <w:t>Capture lessons learnt in collaboration with the Appointing Party</w:t>
            </w:r>
          </w:p>
          <w:p w14:paraId="4B717C73" w14:textId="77777777" w:rsidR="00BC23A5" w:rsidRPr="00542737" w:rsidRDefault="00BC23A5" w:rsidP="00BC23A5">
            <w:pPr>
              <w:pStyle w:val="ListBullet"/>
              <w:ind w:left="325"/>
            </w:pPr>
            <w:r w:rsidRPr="00542737">
              <w:t>Facilitate and chair information model coordination meetings.</w:t>
            </w:r>
          </w:p>
        </w:tc>
      </w:tr>
      <w:tr w:rsidR="00BC23A5" w:rsidRPr="00542737" w14:paraId="15D3E9F5" w14:textId="77777777" w:rsidTr="00BC23A5">
        <w:trPr>
          <w:cnfStyle w:val="000000010000" w:firstRow="0" w:lastRow="0" w:firstColumn="0" w:lastColumn="0" w:oddVBand="0" w:evenVBand="0" w:oddHBand="0" w:evenHBand="1" w:firstRowFirstColumn="0" w:firstRowLastColumn="0" w:lastRowFirstColumn="0" w:lastRowLastColumn="0"/>
          <w:trHeight w:val="409"/>
        </w:trPr>
        <w:tc>
          <w:tcPr>
            <w:tcW w:w="974" w:type="pct"/>
            <w:tcBorders>
              <w:top w:val="none" w:sz="0" w:space="0" w:color="auto"/>
              <w:left w:val="none" w:sz="0" w:space="0" w:color="auto"/>
              <w:right w:val="none" w:sz="0" w:space="0" w:color="auto"/>
              <w:tl2br w:val="none" w:sz="0" w:space="0" w:color="auto"/>
              <w:tr2bl w:val="none" w:sz="0" w:space="0" w:color="auto"/>
            </w:tcBorders>
          </w:tcPr>
          <w:p w14:paraId="754C56C4" w14:textId="29AD4FC8" w:rsidR="00BC23A5" w:rsidRPr="00542737" w:rsidRDefault="00BC23A5" w:rsidP="00BC23A5">
            <w:pPr>
              <w:pStyle w:val="BodyText"/>
              <w:ind w:left="0"/>
            </w:pPr>
            <w:commentRangeStart w:id="520"/>
            <w:commentRangeStart w:id="521"/>
            <w:del w:id="522" w:author="Niall Murphy" w:date="2021-04-27T10:25:00Z">
              <w:r w:rsidRPr="00542737" w:rsidDel="002B6A51">
                <w:lastRenderedPageBreak/>
                <w:delText>Construction Lead Appointed Party</w:delText>
              </w:r>
            </w:del>
            <w:commentRangeEnd w:id="521"/>
            <w:ins w:id="523" w:author="Niall Murphy" w:date="2021-04-27T10:25:00Z">
              <w:r w:rsidR="002B6A51" w:rsidRPr="00542737">
                <w:t>Construction Lead (Appointed Party</w:t>
              </w:r>
            </w:ins>
            <w:commentRangeEnd w:id="520"/>
            <w:ins w:id="524" w:author="Niall Murphy" w:date="2021-04-28T14:01:00Z">
              <w:r w:rsidR="00C114CC" w:rsidRPr="00542737">
                <w:rPr>
                  <w:rStyle w:val="CommentReference"/>
                  <w:rFonts w:ascii="Verdana" w:eastAsiaTheme="minorHAnsi" w:hAnsi="Verdana" w:cstheme="minorBidi"/>
                  <w:lang w:eastAsia="en-US"/>
                </w:rPr>
                <w:commentReference w:id="520"/>
              </w:r>
            </w:ins>
            <w:ins w:id="525" w:author="Niall Murphy" w:date="2021-04-27T10:25:00Z">
              <w:r w:rsidR="002B6A51" w:rsidRPr="00542737">
                <w:t>)</w:t>
              </w:r>
            </w:ins>
            <w:r w:rsidR="00B94108" w:rsidRPr="00542737">
              <w:rPr>
                <w:rStyle w:val="CommentReference"/>
                <w:rFonts w:ascii="Verdana" w:eastAsiaTheme="minorHAnsi" w:hAnsi="Verdana" w:cstheme="minorBidi"/>
                <w:lang w:eastAsia="en-US"/>
              </w:rPr>
              <w:commentReference w:id="521"/>
            </w:r>
          </w:p>
        </w:tc>
        <w:tc>
          <w:tcPr>
            <w:tcW w:w="1090" w:type="pct"/>
            <w:tcBorders>
              <w:top w:val="none" w:sz="0" w:space="0" w:color="auto"/>
              <w:left w:val="none" w:sz="0" w:space="0" w:color="auto"/>
              <w:right w:val="none" w:sz="0" w:space="0" w:color="auto"/>
              <w:tl2br w:val="none" w:sz="0" w:space="0" w:color="auto"/>
              <w:tr2bl w:val="none" w:sz="0" w:space="0" w:color="auto"/>
            </w:tcBorders>
          </w:tcPr>
          <w:p w14:paraId="0CA98D73" w14:textId="77777777" w:rsidR="00BC23A5" w:rsidRPr="00542737" w:rsidRDefault="00BC23A5" w:rsidP="00BC23A5">
            <w:pPr>
              <w:pStyle w:val="BodyText"/>
              <w:ind w:left="0"/>
              <w:rPr>
                <w:color w:val="D55C17" w:themeColor="accent5"/>
              </w:rPr>
            </w:pPr>
            <w:r w:rsidRPr="00542737">
              <w:rPr>
                <w:color w:val="D55C17" w:themeColor="accent5"/>
              </w:rPr>
              <w:t>TBC</w:t>
            </w:r>
          </w:p>
        </w:tc>
        <w:tc>
          <w:tcPr>
            <w:tcW w:w="2936" w:type="pct"/>
            <w:tcBorders>
              <w:top w:val="none" w:sz="0" w:space="0" w:color="auto"/>
              <w:left w:val="none" w:sz="0" w:space="0" w:color="auto"/>
              <w:right w:val="none" w:sz="0" w:space="0" w:color="auto"/>
              <w:tl2br w:val="none" w:sz="0" w:space="0" w:color="auto"/>
              <w:tr2bl w:val="none" w:sz="0" w:space="0" w:color="auto"/>
            </w:tcBorders>
          </w:tcPr>
          <w:p w14:paraId="5FA42C26" w14:textId="77777777" w:rsidR="00BC23A5" w:rsidRPr="00542737" w:rsidRDefault="00BC23A5" w:rsidP="00BC23A5">
            <w:pPr>
              <w:pStyle w:val="ListBullet"/>
              <w:ind w:left="325"/>
            </w:pPr>
            <w:r w:rsidRPr="00542737">
              <w:t>Nominate an individual to undertake the Lead Appointed Party information management function</w:t>
            </w:r>
          </w:p>
          <w:p w14:paraId="383E9090" w14:textId="77777777" w:rsidR="00BC23A5" w:rsidRPr="00542737" w:rsidRDefault="00BC23A5" w:rsidP="00BC23A5">
            <w:pPr>
              <w:pStyle w:val="ListBullet"/>
              <w:ind w:left="325"/>
            </w:pPr>
            <w:commentRangeStart w:id="526"/>
            <w:r w:rsidRPr="00542737">
              <w:t>Establish and maintain the BEP</w:t>
            </w:r>
            <w:commentRangeEnd w:id="526"/>
            <w:r w:rsidR="00B94108" w:rsidRPr="00542737">
              <w:rPr>
                <w:rStyle w:val="CommentReference"/>
                <w:rFonts w:ascii="Verdana" w:eastAsiaTheme="minorHAnsi" w:hAnsi="Verdana" w:cstheme="minorBidi"/>
                <w:spacing w:val="0"/>
                <w:lang w:eastAsia="en-US"/>
              </w:rPr>
              <w:commentReference w:id="526"/>
            </w:r>
          </w:p>
          <w:p w14:paraId="533CA739" w14:textId="77777777" w:rsidR="00BC23A5" w:rsidRPr="00542737" w:rsidRDefault="00BC23A5" w:rsidP="00BC23A5">
            <w:pPr>
              <w:pStyle w:val="ListBullet"/>
              <w:ind w:left="325"/>
            </w:pPr>
            <w:r w:rsidRPr="00542737">
              <w:t>Establish the Construction Delivery Team’s capability and capacity</w:t>
            </w:r>
          </w:p>
          <w:p w14:paraId="58E8176A" w14:textId="77777777" w:rsidR="00BC23A5" w:rsidRPr="00542737" w:rsidRDefault="00BC23A5" w:rsidP="00BC23A5">
            <w:pPr>
              <w:pStyle w:val="ListBullet"/>
              <w:ind w:left="325"/>
            </w:pPr>
            <w:r w:rsidRPr="00542737">
              <w:t>Establish the Construction Delivery Team’s proposed mobilisation plan</w:t>
            </w:r>
          </w:p>
          <w:p w14:paraId="5AD711F3" w14:textId="77777777" w:rsidR="00BC23A5" w:rsidRPr="00542737" w:rsidRDefault="00BC23A5" w:rsidP="00BC23A5">
            <w:pPr>
              <w:pStyle w:val="ListBullet"/>
              <w:ind w:left="325"/>
            </w:pPr>
            <w:r w:rsidRPr="00542737">
              <w:t>Establish and maintain the Construction Delivery Team’s risk register associated with the timely delivery of information</w:t>
            </w:r>
          </w:p>
          <w:p w14:paraId="07D88C52" w14:textId="77777777" w:rsidR="00BC23A5" w:rsidRPr="00542737" w:rsidRDefault="00BC23A5" w:rsidP="00BC23A5">
            <w:pPr>
              <w:pStyle w:val="ListBullet"/>
              <w:ind w:left="325"/>
            </w:pPr>
            <w:commentRangeStart w:id="527"/>
            <w:r w:rsidRPr="00542737">
              <w:t>Compile the Master Information Delivery Plan (MIDP) through collation of the Task Information Delivery Plans generated by each Task Team</w:t>
            </w:r>
            <w:commentRangeEnd w:id="527"/>
            <w:r w:rsidR="00B94108" w:rsidRPr="00542737">
              <w:rPr>
                <w:rStyle w:val="CommentReference"/>
                <w:rFonts w:ascii="Verdana" w:eastAsiaTheme="minorHAnsi" w:hAnsi="Verdana" w:cstheme="minorBidi"/>
                <w:spacing w:val="0"/>
                <w:lang w:eastAsia="en-US"/>
              </w:rPr>
              <w:commentReference w:id="527"/>
            </w:r>
          </w:p>
          <w:p w14:paraId="198BCEA1" w14:textId="77777777" w:rsidR="00BC23A5" w:rsidRPr="00542737" w:rsidRDefault="00BC23A5" w:rsidP="00BC23A5">
            <w:pPr>
              <w:pStyle w:val="ListBullet"/>
              <w:ind w:left="325"/>
            </w:pPr>
            <w:commentRangeStart w:id="528"/>
            <w:r w:rsidRPr="00542737">
              <w:t>Test the project’s information production methods and procedures including the CDE</w:t>
            </w:r>
            <w:commentRangeEnd w:id="528"/>
            <w:r w:rsidR="00B94108" w:rsidRPr="00542737">
              <w:rPr>
                <w:rStyle w:val="CommentReference"/>
                <w:rFonts w:ascii="Verdana" w:eastAsiaTheme="minorHAnsi" w:hAnsi="Verdana" w:cstheme="minorBidi"/>
                <w:spacing w:val="0"/>
                <w:lang w:eastAsia="en-US"/>
              </w:rPr>
              <w:commentReference w:id="528"/>
            </w:r>
          </w:p>
          <w:p w14:paraId="2382A9BE" w14:textId="77777777" w:rsidR="00BC23A5" w:rsidRPr="00542737" w:rsidRDefault="00BC23A5" w:rsidP="00BC23A5">
            <w:pPr>
              <w:pStyle w:val="ListBullet"/>
              <w:ind w:left="325"/>
            </w:pPr>
            <w:r w:rsidRPr="00542737">
              <w:t>Collate the Appointed Parties individual detailed responsibility matrices into a master detailed BIM responsibility matrix</w:t>
            </w:r>
          </w:p>
          <w:p w14:paraId="66B69ACA" w14:textId="77777777" w:rsidR="00BC23A5" w:rsidRPr="00542737" w:rsidRDefault="00BC23A5" w:rsidP="00BC23A5">
            <w:pPr>
              <w:pStyle w:val="ListBullet"/>
              <w:ind w:left="325"/>
            </w:pPr>
            <w:r w:rsidRPr="00542737">
              <w:t>Manage progression of the Construction Delivery Team’s information model against the requirements of the EIR</w:t>
            </w:r>
          </w:p>
          <w:p w14:paraId="065D1D24" w14:textId="77777777" w:rsidR="00BC23A5" w:rsidRPr="00542737" w:rsidRDefault="00BC23A5" w:rsidP="00BC23A5">
            <w:pPr>
              <w:pStyle w:val="ListBullet"/>
              <w:ind w:left="325"/>
            </w:pPr>
            <w:r w:rsidRPr="00542737">
              <w:lastRenderedPageBreak/>
              <w:t xml:space="preserve">Review and authorise each Task Team's information model at key milestones in accordance with the requirements outlined in </w:t>
            </w:r>
            <w:r w:rsidRPr="00542737">
              <w:rPr>
                <w:b/>
                <w:bCs/>
              </w:rPr>
              <w:t>section 7.2</w:t>
            </w:r>
            <w:r w:rsidRPr="00542737">
              <w:t xml:space="preserve"> of the EIR</w:t>
            </w:r>
          </w:p>
          <w:p w14:paraId="3D3394D1" w14:textId="77777777" w:rsidR="00BC23A5" w:rsidRPr="00542737" w:rsidRDefault="00BC23A5" w:rsidP="00BC23A5">
            <w:pPr>
              <w:pStyle w:val="ListBullet"/>
              <w:ind w:left="325"/>
            </w:pPr>
            <w:commentRangeStart w:id="529"/>
            <w:r w:rsidRPr="00542737">
              <w:t>Capture lessons learnt in collaboration with the Appointing Party</w:t>
            </w:r>
            <w:commentRangeEnd w:id="529"/>
            <w:r w:rsidR="00B94108" w:rsidRPr="00542737">
              <w:rPr>
                <w:rStyle w:val="CommentReference"/>
                <w:rFonts w:ascii="Verdana" w:eastAsiaTheme="minorHAnsi" w:hAnsi="Verdana" w:cstheme="minorBidi"/>
                <w:spacing w:val="0"/>
                <w:lang w:eastAsia="en-US"/>
              </w:rPr>
              <w:commentReference w:id="529"/>
            </w:r>
          </w:p>
          <w:p w14:paraId="7EE0EC3D" w14:textId="77777777" w:rsidR="00BC23A5" w:rsidRPr="00542737" w:rsidRDefault="00BC23A5" w:rsidP="00BC23A5">
            <w:pPr>
              <w:pStyle w:val="ListBullet"/>
              <w:ind w:left="325"/>
            </w:pPr>
            <w:r w:rsidRPr="00542737">
              <w:t>Final handover of all project information in the agreed formats to the Appointing Party.</w:t>
            </w:r>
          </w:p>
        </w:tc>
      </w:tr>
      <w:tr w:rsidR="00BC23A5" w:rsidRPr="00542737" w14:paraId="42420D40" w14:textId="77777777" w:rsidTr="00BC23A5">
        <w:trPr>
          <w:cnfStyle w:val="000000100000" w:firstRow="0" w:lastRow="0" w:firstColumn="0" w:lastColumn="0" w:oddVBand="0" w:evenVBand="0" w:oddHBand="1" w:evenHBand="0" w:firstRowFirstColumn="0" w:firstRowLastColumn="0" w:lastRowFirstColumn="0" w:lastRowLastColumn="0"/>
          <w:trHeight w:val="381"/>
        </w:trPr>
        <w:tc>
          <w:tcPr>
            <w:tcW w:w="974" w:type="pct"/>
            <w:tcBorders>
              <w:left w:val="none" w:sz="0" w:space="0" w:color="auto"/>
              <w:right w:val="none" w:sz="0" w:space="0" w:color="auto"/>
              <w:tl2br w:val="none" w:sz="0" w:space="0" w:color="auto"/>
              <w:tr2bl w:val="none" w:sz="0" w:space="0" w:color="auto"/>
            </w:tcBorders>
          </w:tcPr>
          <w:p w14:paraId="7DC310FA" w14:textId="77777777" w:rsidR="00BC23A5" w:rsidRPr="00542737" w:rsidRDefault="00BC23A5" w:rsidP="00BC23A5">
            <w:pPr>
              <w:pStyle w:val="BodyText"/>
              <w:ind w:left="0"/>
            </w:pPr>
            <w:r w:rsidRPr="00542737">
              <w:lastRenderedPageBreak/>
              <w:t>Appointed Parties</w:t>
            </w:r>
          </w:p>
        </w:tc>
        <w:tc>
          <w:tcPr>
            <w:tcW w:w="1090" w:type="pct"/>
            <w:tcBorders>
              <w:left w:val="none" w:sz="0" w:space="0" w:color="auto"/>
              <w:right w:val="none" w:sz="0" w:space="0" w:color="auto"/>
              <w:tl2br w:val="none" w:sz="0" w:space="0" w:color="auto"/>
              <w:tr2bl w:val="none" w:sz="0" w:space="0" w:color="auto"/>
            </w:tcBorders>
          </w:tcPr>
          <w:p w14:paraId="3F6F30C5" w14:textId="77777777" w:rsidR="00BC23A5" w:rsidRPr="00542737" w:rsidRDefault="00BC23A5" w:rsidP="00BC23A5">
            <w:pPr>
              <w:pStyle w:val="BodyText"/>
              <w:ind w:left="0"/>
              <w:rPr>
                <w:color w:val="D55C17" w:themeColor="accent5"/>
              </w:rPr>
            </w:pPr>
            <w:r w:rsidRPr="00542737">
              <w:rPr>
                <w:color w:val="D55C17" w:themeColor="accent5"/>
              </w:rPr>
              <w:t>TBC</w:t>
            </w:r>
          </w:p>
        </w:tc>
        <w:tc>
          <w:tcPr>
            <w:tcW w:w="2936" w:type="pct"/>
            <w:tcBorders>
              <w:left w:val="none" w:sz="0" w:space="0" w:color="auto"/>
              <w:right w:val="none" w:sz="0" w:space="0" w:color="auto"/>
              <w:tl2br w:val="none" w:sz="0" w:space="0" w:color="auto"/>
              <w:tr2bl w:val="none" w:sz="0" w:space="0" w:color="auto"/>
            </w:tcBorders>
          </w:tcPr>
          <w:p w14:paraId="27AEC96A" w14:textId="77777777" w:rsidR="00BC23A5" w:rsidRPr="00542737" w:rsidRDefault="00BC23A5" w:rsidP="00BC23A5">
            <w:pPr>
              <w:pStyle w:val="ListBullet"/>
              <w:ind w:left="325"/>
            </w:pPr>
            <w:r w:rsidRPr="00542737">
              <w:t>Contribute to the development of the BEP</w:t>
            </w:r>
          </w:p>
          <w:p w14:paraId="7771A4CC" w14:textId="77777777" w:rsidR="00BC23A5" w:rsidRPr="00542737" w:rsidRDefault="00BC23A5" w:rsidP="00BC23A5">
            <w:pPr>
              <w:pStyle w:val="ListBullet"/>
              <w:ind w:left="325"/>
            </w:pPr>
            <w:r w:rsidRPr="00542737">
              <w:t>Contribute to the production of the MIDP by submitting TIDPs</w:t>
            </w:r>
          </w:p>
          <w:p w14:paraId="5DCC1647" w14:textId="77777777" w:rsidR="00BC23A5" w:rsidRPr="00542737" w:rsidRDefault="00BC23A5" w:rsidP="00BC23A5">
            <w:pPr>
              <w:pStyle w:val="ListBullet"/>
              <w:ind w:left="325"/>
            </w:pPr>
            <w:r w:rsidRPr="00542737">
              <w:t>Contribute to the production of the risk register around the timely delivery of information</w:t>
            </w:r>
          </w:p>
          <w:p w14:paraId="797F787B" w14:textId="77777777" w:rsidR="00BC23A5" w:rsidRPr="00542737" w:rsidRDefault="00BC23A5" w:rsidP="00BC23A5">
            <w:pPr>
              <w:pStyle w:val="ListBullet"/>
              <w:ind w:left="325"/>
            </w:pPr>
            <w:r w:rsidRPr="00542737">
              <w:t>Contribute to the development of the Delivery Team’s detailed BIM responsibility matrix</w:t>
            </w:r>
          </w:p>
          <w:p w14:paraId="2A3E0CF5" w14:textId="77777777" w:rsidR="00BC23A5" w:rsidRPr="00542737" w:rsidRDefault="00BC23A5" w:rsidP="00BC23A5">
            <w:pPr>
              <w:pStyle w:val="ListBullet"/>
              <w:ind w:left="325"/>
            </w:pPr>
            <w:r w:rsidRPr="00542737">
              <w:t>Collaboratively generate information in compliance with the project information standards and information production methods and procedures</w:t>
            </w:r>
          </w:p>
          <w:p w14:paraId="2983D9AA" w14:textId="77777777" w:rsidR="00BC23A5" w:rsidRPr="00542737" w:rsidRDefault="00BC23A5" w:rsidP="00BC23A5">
            <w:pPr>
              <w:pStyle w:val="ListBullet"/>
              <w:ind w:left="325"/>
            </w:pPr>
            <w:r w:rsidRPr="00542737">
              <w:t xml:space="preserve">Validate your own information containers in accordance with the requirements outlined in </w:t>
            </w:r>
            <w:r w:rsidRPr="00542737">
              <w:rPr>
                <w:b/>
                <w:bCs/>
              </w:rPr>
              <w:t xml:space="preserve">section 7.2 </w:t>
            </w:r>
            <w:r w:rsidRPr="00542737">
              <w:t>of the EIR prior to release to the Lead Appointed Party for review and authorisation.</w:t>
            </w:r>
          </w:p>
        </w:tc>
      </w:tr>
      <w:tr w:rsidR="00BC23A5" w:rsidRPr="00542737" w14:paraId="1AF9F0ED" w14:textId="77777777" w:rsidTr="00BC23A5">
        <w:trPr>
          <w:cnfStyle w:val="000000010000" w:firstRow="0" w:lastRow="0" w:firstColumn="0" w:lastColumn="0" w:oddVBand="0" w:evenVBand="0" w:oddHBand="0" w:evenHBand="1" w:firstRowFirstColumn="0" w:firstRowLastColumn="0" w:lastRowFirstColumn="0" w:lastRowLastColumn="0"/>
          <w:trHeight w:val="381"/>
        </w:trPr>
        <w:tc>
          <w:tcPr>
            <w:tcW w:w="974" w:type="pct"/>
            <w:tcBorders>
              <w:left w:val="none" w:sz="0" w:space="0" w:color="auto"/>
              <w:bottom w:val="none" w:sz="0" w:space="0" w:color="auto"/>
              <w:right w:val="none" w:sz="0" w:space="0" w:color="auto"/>
              <w:tl2br w:val="none" w:sz="0" w:space="0" w:color="auto"/>
              <w:tr2bl w:val="none" w:sz="0" w:space="0" w:color="auto"/>
            </w:tcBorders>
          </w:tcPr>
          <w:p w14:paraId="7B031674" w14:textId="77777777" w:rsidR="00BC23A5" w:rsidRPr="00542737" w:rsidRDefault="00BC23A5" w:rsidP="00BC23A5">
            <w:pPr>
              <w:pStyle w:val="BodyText"/>
              <w:ind w:left="0"/>
            </w:pPr>
            <w:r w:rsidRPr="00542737">
              <w:t>Principal Designer</w:t>
            </w:r>
          </w:p>
        </w:tc>
        <w:tc>
          <w:tcPr>
            <w:tcW w:w="1090" w:type="pct"/>
            <w:tcBorders>
              <w:left w:val="none" w:sz="0" w:space="0" w:color="auto"/>
              <w:bottom w:val="none" w:sz="0" w:space="0" w:color="auto"/>
              <w:right w:val="none" w:sz="0" w:space="0" w:color="auto"/>
              <w:tl2br w:val="none" w:sz="0" w:space="0" w:color="auto"/>
              <w:tr2bl w:val="none" w:sz="0" w:space="0" w:color="auto"/>
            </w:tcBorders>
          </w:tcPr>
          <w:p w14:paraId="408167E9" w14:textId="77777777" w:rsidR="00BC23A5" w:rsidRPr="00542737" w:rsidRDefault="00BC23A5" w:rsidP="00BC23A5">
            <w:pPr>
              <w:pStyle w:val="BodyText"/>
              <w:ind w:left="0"/>
              <w:rPr>
                <w:color w:val="D55C17" w:themeColor="accent5"/>
              </w:rPr>
            </w:pPr>
            <w:r w:rsidRPr="00542737">
              <w:rPr>
                <w:color w:val="D55C17" w:themeColor="accent5"/>
              </w:rPr>
              <w:t>TBC</w:t>
            </w:r>
          </w:p>
        </w:tc>
        <w:tc>
          <w:tcPr>
            <w:tcW w:w="2936" w:type="pct"/>
            <w:tcBorders>
              <w:left w:val="none" w:sz="0" w:space="0" w:color="auto"/>
              <w:bottom w:val="none" w:sz="0" w:space="0" w:color="auto"/>
              <w:right w:val="none" w:sz="0" w:space="0" w:color="auto"/>
              <w:tl2br w:val="none" w:sz="0" w:space="0" w:color="auto"/>
              <w:tr2bl w:val="none" w:sz="0" w:space="0" w:color="auto"/>
            </w:tcBorders>
          </w:tcPr>
          <w:p w14:paraId="3F7C3494" w14:textId="77777777" w:rsidR="00BC23A5" w:rsidRPr="00542737" w:rsidRDefault="00BC23A5" w:rsidP="00BC23A5">
            <w:pPr>
              <w:pStyle w:val="ListBullet"/>
              <w:ind w:left="325"/>
            </w:pPr>
            <w:r w:rsidRPr="00542737">
              <w:t>As defined in The Construction (Design and Management) Regulations 2015.</w:t>
            </w:r>
          </w:p>
        </w:tc>
      </w:tr>
      <w:tr w:rsidR="00BC23A5" w:rsidRPr="00542737" w14:paraId="53A4CC0D" w14:textId="77777777" w:rsidTr="00BC23A5">
        <w:trPr>
          <w:cnfStyle w:val="000000100000" w:firstRow="0" w:lastRow="0" w:firstColumn="0" w:lastColumn="0" w:oddVBand="0" w:evenVBand="0" w:oddHBand="1" w:evenHBand="0" w:firstRowFirstColumn="0" w:firstRowLastColumn="0" w:lastRowFirstColumn="0" w:lastRowLastColumn="0"/>
          <w:trHeight w:val="381"/>
        </w:trPr>
        <w:tc>
          <w:tcPr>
            <w:tcW w:w="974"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19C81CD" w14:textId="77777777" w:rsidR="00BC23A5" w:rsidRPr="00542737" w:rsidRDefault="00BC23A5" w:rsidP="00BC23A5">
            <w:pPr>
              <w:pStyle w:val="BodyText"/>
              <w:ind w:left="0"/>
            </w:pPr>
            <w:r w:rsidRPr="00542737">
              <w:t>Principal Contractor</w:t>
            </w:r>
          </w:p>
        </w:tc>
        <w:tc>
          <w:tcPr>
            <w:tcW w:w="1090"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C2C56CF" w14:textId="77777777" w:rsidR="00BC23A5" w:rsidRPr="00542737" w:rsidRDefault="00BC23A5" w:rsidP="00BC23A5">
            <w:pPr>
              <w:pStyle w:val="BodyText"/>
              <w:ind w:left="0"/>
              <w:rPr>
                <w:color w:val="D55C17" w:themeColor="accent5"/>
              </w:rPr>
            </w:pPr>
            <w:r w:rsidRPr="00542737">
              <w:rPr>
                <w:color w:val="D55C17" w:themeColor="accent5"/>
              </w:rPr>
              <w:t>TBC</w:t>
            </w:r>
          </w:p>
        </w:tc>
        <w:tc>
          <w:tcPr>
            <w:tcW w:w="2936"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C0B2C06" w14:textId="77777777" w:rsidR="00BC23A5" w:rsidRPr="00542737" w:rsidRDefault="00BC23A5" w:rsidP="00BC23A5">
            <w:pPr>
              <w:pStyle w:val="ListBullet"/>
              <w:ind w:left="325"/>
            </w:pPr>
            <w:r w:rsidRPr="00542737">
              <w:t>As defined in The Construction (Design and Management) Regulations 2015.</w:t>
            </w:r>
          </w:p>
        </w:tc>
      </w:tr>
      <w:tr w:rsidR="00BC23A5" w:rsidRPr="00542737" w14:paraId="0F7944FC" w14:textId="77777777" w:rsidTr="00BC23A5">
        <w:trPr>
          <w:cnfStyle w:val="000000010000" w:firstRow="0" w:lastRow="0" w:firstColumn="0" w:lastColumn="0" w:oddVBand="0" w:evenVBand="0" w:oddHBand="0" w:evenHBand="1" w:firstRowFirstColumn="0" w:firstRowLastColumn="0" w:lastRowFirstColumn="0" w:lastRowLastColumn="0"/>
          <w:trHeight w:val="347"/>
        </w:trPr>
        <w:tc>
          <w:tcPr>
            <w:tcW w:w="5000" w:type="pct"/>
            <w:gridSpan w:val="3"/>
            <w:tcBorders>
              <w:top w:val="none" w:sz="0" w:space="0" w:color="auto"/>
              <w:left w:val="none" w:sz="0" w:space="0" w:color="auto"/>
              <w:right w:val="none" w:sz="0" w:space="0" w:color="auto"/>
              <w:tl2br w:val="none" w:sz="0" w:space="0" w:color="auto"/>
              <w:tr2bl w:val="none" w:sz="0" w:space="0" w:color="auto"/>
            </w:tcBorders>
            <w:shd w:val="clear" w:color="auto" w:fill="7F7F7F" w:themeFill="text1" w:themeFillTint="80"/>
          </w:tcPr>
          <w:p w14:paraId="743501E2" w14:textId="77777777" w:rsidR="00BC23A5" w:rsidRPr="00542737" w:rsidRDefault="00BC23A5" w:rsidP="00BC23A5">
            <w:pPr>
              <w:pStyle w:val="BodyText"/>
              <w:spacing w:after="0"/>
              <w:ind w:left="0"/>
              <w:rPr>
                <w:color w:val="FFFFFF" w:themeColor="background1"/>
              </w:rPr>
            </w:pPr>
            <w:r w:rsidRPr="00542737">
              <w:rPr>
                <w:color w:val="FFFFFF" w:themeColor="background1"/>
              </w:rPr>
              <w:t>Task Teams</w:t>
            </w:r>
          </w:p>
          <w:p w14:paraId="30964246" w14:textId="77777777" w:rsidR="00BC23A5" w:rsidRPr="00542737" w:rsidRDefault="00BC23A5" w:rsidP="00BC23A5">
            <w:pPr>
              <w:pStyle w:val="BodyText"/>
              <w:spacing w:after="0"/>
              <w:ind w:left="0"/>
              <w:rPr>
                <w:color w:val="FFFFFF" w:themeColor="background1"/>
              </w:rPr>
            </w:pPr>
            <w:r w:rsidRPr="00542737">
              <w:rPr>
                <w:i/>
                <w:iCs/>
                <w:color w:val="FFFFFF" w:themeColor="background1"/>
              </w:rPr>
              <w:t>Any multi-disciplinary team or team within an organisation assembled to carry out a task on the project</w:t>
            </w:r>
            <w:r w:rsidRPr="00542737">
              <w:rPr>
                <w:color w:val="FFFFFF" w:themeColor="background1"/>
              </w:rPr>
              <w:t xml:space="preserve">.  </w:t>
            </w:r>
          </w:p>
        </w:tc>
      </w:tr>
      <w:tr w:rsidR="00BC23A5" w:rsidRPr="00542737" w14:paraId="1C41EEA8" w14:textId="77777777" w:rsidTr="00BC23A5">
        <w:trPr>
          <w:cnfStyle w:val="000000100000" w:firstRow="0" w:lastRow="0" w:firstColumn="0" w:lastColumn="0" w:oddVBand="0" w:evenVBand="0" w:oddHBand="1" w:evenHBand="0" w:firstRowFirstColumn="0" w:firstRowLastColumn="0" w:lastRowFirstColumn="0" w:lastRowLastColumn="0"/>
          <w:trHeight w:val="695"/>
        </w:trPr>
        <w:tc>
          <w:tcPr>
            <w:tcW w:w="974" w:type="pct"/>
            <w:tcBorders>
              <w:top w:val="none" w:sz="0" w:space="0" w:color="auto"/>
              <w:left w:val="none" w:sz="0" w:space="0" w:color="auto"/>
              <w:right w:val="none" w:sz="0" w:space="0" w:color="auto"/>
              <w:tl2br w:val="none" w:sz="0" w:space="0" w:color="auto"/>
              <w:tr2bl w:val="none" w:sz="0" w:space="0" w:color="auto"/>
            </w:tcBorders>
          </w:tcPr>
          <w:p w14:paraId="3A582AF3" w14:textId="77777777" w:rsidR="00BC23A5" w:rsidRPr="00542737" w:rsidRDefault="00BC23A5" w:rsidP="00BC23A5">
            <w:pPr>
              <w:pStyle w:val="BodyText"/>
              <w:ind w:left="0"/>
            </w:pPr>
            <w:r w:rsidRPr="00542737">
              <w:t>Task Team Manager</w:t>
            </w:r>
          </w:p>
        </w:tc>
        <w:tc>
          <w:tcPr>
            <w:tcW w:w="1090" w:type="pct"/>
            <w:tcBorders>
              <w:top w:val="none" w:sz="0" w:space="0" w:color="auto"/>
              <w:left w:val="none" w:sz="0" w:space="0" w:color="auto"/>
              <w:right w:val="none" w:sz="0" w:space="0" w:color="auto"/>
              <w:tl2br w:val="none" w:sz="0" w:space="0" w:color="auto"/>
              <w:tr2bl w:val="none" w:sz="0" w:space="0" w:color="auto"/>
            </w:tcBorders>
          </w:tcPr>
          <w:p w14:paraId="637476FB" w14:textId="77777777" w:rsidR="00BC23A5" w:rsidRPr="00542737" w:rsidRDefault="00BC23A5" w:rsidP="00BC23A5">
            <w:pPr>
              <w:pStyle w:val="BodyText"/>
              <w:ind w:left="0"/>
              <w:rPr>
                <w:color w:val="D55C17" w:themeColor="accent5"/>
              </w:rPr>
            </w:pPr>
            <w:r w:rsidRPr="00542737">
              <w:rPr>
                <w:color w:val="D55C17" w:themeColor="accent5"/>
              </w:rPr>
              <w:t xml:space="preserve">Individuals fulfilling this function to be confirmed by each Appointed Party </w:t>
            </w:r>
          </w:p>
        </w:tc>
        <w:tc>
          <w:tcPr>
            <w:tcW w:w="2936" w:type="pct"/>
            <w:tcBorders>
              <w:top w:val="none" w:sz="0" w:space="0" w:color="auto"/>
              <w:left w:val="none" w:sz="0" w:space="0" w:color="auto"/>
              <w:right w:val="none" w:sz="0" w:space="0" w:color="auto"/>
              <w:tl2br w:val="none" w:sz="0" w:space="0" w:color="auto"/>
              <w:tr2bl w:val="none" w:sz="0" w:space="0" w:color="auto"/>
            </w:tcBorders>
          </w:tcPr>
          <w:p w14:paraId="060558B3" w14:textId="77777777" w:rsidR="00BC23A5" w:rsidRPr="00542737" w:rsidRDefault="00BC23A5" w:rsidP="00BC23A5">
            <w:pPr>
              <w:pStyle w:val="ListBullet"/>
              <w:ind w:left="325"/>
            </w:pPr>
            <w:r w:rsidRPr="00542737">
              <w:t xml:space="preserve">Individual responsible for a specific task team </w:t>
            </w:r>
          </w:p>
          <w:p w14:paraId="16287284" w14:textId="77777777" w:rsidR="00BC23A5" w:rsidRPr="00542737" w:rsidRDefault="00BC23A5" w:rsidP="00BC23A5">
            <w:pPr>
              <w:pStyle w:val="ListBullet"/>
              <w:ind w:left="325"/>
            </w:pPr>
            <w:r w:rsidRPr="00542737">
              <w:t>The production of design outputs related to a discipline-specific package based or time-based task</w:t>
            </w:r>
          </w:p>
          <w:p w14:paraId="28BE013B" w14:textId="77777777" w:rsidR="00BC23A5" w:rsidRPr="00542737" w:rsidRDefault="00BC23A5" w:rsidP="00BC23A5">
            <w:pPr>
              <w:pStyle w:val="ListBullet"/>
              <w:ind w:left="325"/>
            </w:pPr>
            <w:r w:rsidRPr="00542737">
              <w:t>Issuing their team’s approved information within the CDE.</w:t>
            </w:r>
          </w:p>
        </w:tc>
      </w:tr>
      <w:tr w:rsidR="00BC23A5" w:rsidRPr="00542737" w14:paraId="68088BE6" w14:textId="77777777" w:rsidTr="00BC23A5">
        <w:trPr>
          <w:cnfStyle w:val="000000010000" w:firstRow="0" w:lastRow="0" w:firstColumn="0" w:lastColumn="0" w:oddVBand="0" w:evenVBand="0" w:oddHBand="0" w:evenHBand="1" w:firstRowFirstColumn="0" w:firstRowLastColumn="0" w:lastRowFirstColumn="0" w:lastRowLastColumn="0"/>
          <w:trHeight w:val="1236"/>
        </w:trPr>
        <w:tc>
          <w:tcPr>
            <w:tcW w:w="974" w:type="pct"/>
            <w:tcBorders>
              <w:left w:val="none" w:sz="0" w:space="0" w:color="auto"/>
              <w:bottom w:val="none" w:sz="0" w:space="0" w:color="auto"/>
              <w:right w:val="none" w:sz="0" w:space="0" w:color="auto"/>
              <w:tl2br w:val="none" w:sz="0" w:space="0" w:color="auto"/>
              <w:tr2bl w:val="none" w:sz="0" w:space="0" w:color="auto"/>
            </w:tcBorders>
          </w:tcPr>
          <w:p w14:paraId="286D5BAE" w14:textId="77777777" w:rsidR="00BC23A5" w:rsidRPr="00542737" w:rsidRDefault="00BC23A5" w:rsidP="00BC23A5">
            <w:pPr>
              <w:pStyle w:val="BodyText"/>
              <w:ind w:left="0"/>
            </w:pPr>
            <w:r w:rsidRPr="00542737">
              <w:t>Interface Manager</w:t>
            </w:r>
          </w:p>
        </w:tc>
        <w:tc>
          <w:tcPr>
            <w:tcW w:w="1090" w:type="pct"/>
            <w:tcBorders>
              <w:left w:val="none" w:sz="0" w:space="0" w:color="auto"/>
              <w:bottom w:val="none" w:sz="0" w:space="0" w:color="auto"/>
              <w:right w:val="none" w:sz="0" w:space="0" w:color="auto"/>
              <w:tl2br w:val="none" w:sz="0" w:space="0" w:color="auto"/>
              <w:tr2bl w:val="none" w:sz="0" w:space="0" w:color="auto"/>
            </w:tcBorders>
          </w:tcPr>
          <w:p w14:paraId="0662E1FB" w14:textId="77777777" w:rsidR="00BC23A5" w:rsidRPr="00542737" w:rsidRDefault="00BC23A5" w:rsidP="00BC23A5">
            <w:pPr>
              <w:pStyle w:val="BodyText"/>
              <w:ind w:left="0"/>
              <w:rPr>
                <w:color w:val="D55C17" w:themeColor="accent5"/>
              </w:rPr>
            </w:pPr>
            <w:r w:rsidRPr="00542737">
              <w:rPr>
                <w:color w:val="D55C17" w:themeColor="accent5"/>
              </w:rPr>
              <w:t xml:space="preserve">Individuals fulfilling this function to be confirmed by each Appointed Party </w:t>
            </w:r>
          </w:p>
        </w:tc>
        <w:tc>
          <w:tcPr>
            <w:tcW w:w="2936" w:type="pct"/>
            <w:tcBorders>
              <w:left w:val="none" w:sz="0" w:space="0" w:color="auto"/>
              <w:bottom w:val="none" w:sz="0" w:space="0" w:color="auto"/>
              <w:right w:val="none" w:sz="0" w:space="0" w:color="auto"/>
              <w:tl2br w:val="none" w:sz="0" w:space="0" w:color="auto"/>
              <w:tr2bl w:val="none" w:sz="0" w:space="0" w:color="auto"/>
            </w:tcBorders>
          </w:tcPr>
          <w:p w14:paraId="1A83FD67" w14:textId="77777777" w:rsidR="00BC23A5" w:rsidRPr="00542737" w:rsidRDefault="00BC23A5" w:rsidP="00BC23A5">
            <w:pPr>
              <w:pStyle w:val="ListBullet"/>
              <w:ind w:left="325"/>
            </w:pPr>
            <w:r w:rsidRPr="00542737">
              <w:t>Individual responsible for managing spatial co-ordination on behalf of a specific task team</w:t>
            </w:r>
          </w:p>
          <w:p w14:paraId="549D1A21" w14:textId="77777777" w:rsidR="00BC23A5" w:rsidRPr="00542737" w:rsidRDefault="00BC23A5" w:rsidP="00BC23A5">
            <w:pPr>
              <w:pStyle w:val="ListBullet"/>
              <w:ind w:left="325"/>
            </w:pPr>
            <w:r w:rsidRPr="00542737">
              <w:t>Managing spatial coordination on behalf of a task team</w:t>
            </w:r>
          </w:p>
          <w:p w14:paraId="2A00494B" w14:textId="77777777" w:rsidR="00BC23A5" w:rsidRPr="00542737" w:rsidRDefault="00BC23A5" w:rsidP="00BC23A5">
            <w:pPr>
              <w:pStyle w:val="ListBullet"/>
              <w:ind w:left="325"/>
            </w:pPr>
            <w:r w:rsidRPr="00542737">
              <w:t>Proposing resolutions to coordination clashes.</w:t>
            </w:r>
          </w:p>
        </w:tc>
      </w:tr>
      <w:tr w:rsidR="00BC23A5" w:rsidRPr="00542737" w14:paraId="196AE4E8" w14:textId="77777777" w:rsidTr="00BC23A5">
        <w:trPr>
          <w:cnfStyle w:val="000000100000" w:firstRow="0" w:lastRow="0" w:firstColumn="0" w:lastColumn="0" w:oddVBand="0" w:evenVBand="0" w:oddHBand="1" w:evenHBand="0" w:firstRowFirstColumn="0" w:firstRowLastColumn="0" w:lastRowFirstColumn="0" w:lastRowLastColumn="0"/>
          <w:trHeight w:val="1236"/>
        </w:trPr>
        <w:tc>
          <w:tcPr>
            <w:tcW w:w="974"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AEBE59A" w14:textId="77777777" w:rsidR="00BC23A5" w:rsidRPr="00542737" w:rsidRDefault="00BC23A5" w:rsidP="00BC23A5">
            <w:pPr>
              <w:pStyle w:val="BodyText"/>
              <w:ind w:left="0"/>
            </w:pPr>
            <w:r w:rsidRPr="00542737">
              <w:lastRenderedPageBreak/>
              <w:t>Task Information Manager</w:t>
            </w:r>
          </w:p>
        </w:tc>
        <w:tc>
          <w:tcPr>
            <w:tcW w:w="1090"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6D3FFC4" w14:textId="77777777" w:rsidR="00BC23A5" w:rsidRPr="00542737" w:rsidRDefault="00BC23A5" w:rsidP="00BC23A5">
            <w:pPr>
              <w:pStyle w:val="BodyText"/>
              <w:ind w:left="0"/>
              <w:rPr>
                <w:color w:val="D55C17" w:themeColor="accent5"/>
              </w:rPr>
            </w:pPr>
            <w:r w:rsidRPr="00542737">
              <w:rPr>
                <w:color w:val="D55C17" w:themeColor="accent5"/>
              </w:rPr>
              <w:t xml:space="preserve">Individuals fulfilling this function to be confirmed by each Appointed Party </w:t>
            </w:r>
          </w:p>
        </w:tc>
        <w:tc>
          <w:tcPr>
            <w:tcW w:w="2936"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E07CC3B" w14:textId="77777777" w:rsidR="00BC23A5" w:rsidRPr="00542737" w:rsidRDefault="00BC23A5" w:rsidP="00BC23A5">
            <w:pPr>
              <w:pStyle w:val="ListBullet"/>
              <w:ind w:left="325"/>
            </w:pPr>
            <w:r w:rsidRPr="00542737">
              <w:t>Individual within a task team responsible for production of information for a given task in compliance with defined standards and methods</w:t>
            </w:r>
          </w:p>
          <w:p w14:paraId="0C32DEF6" w14:textId="77777777" w:rsidR="00BC23A5" w:rsidRPr="00542737" w:rsidRDefault="00BC23A5" w:rsidP="00BC23A5">
            <w:pPr>
              <w:pStyle w:val="ListBullet"/>
              <w:ind w:left="325"/>
            </w:pPr>
            <w:r w:rsidRPr="00542737">
              <w:t>Directing the production of task information in compliance with agreed standards and methods defined in the BEP to enable reliable information exchange through the CDE</w:t>
            </w:r>
          </w:p>
          <w:p w14:paraId="16A029A9" w14:textId="77777777" w:rsidR="00BC23A5" w:rsidRPr="00542737" w:rsidRDefault="00BC23A5" w:rsidP="00BC23A5">
            <w:pPr>
              <w:pStyle w:val="ListBullet"/>
              <w:ind w:left="325"/>
            </w:pPr>
            <w:r w:rsidRPr="00542737">
              <w:t>Confirming to the Task Team Manager that information is suitable for issue within a CDE.</w:t>
            </w:r>
          </w:p>
        </w:tc>
      </w:tr>
      <w:tr w:rsidR="00BC23A5" w:rsidRPr="00542737" w14:paraId="12AC8EF2" w14:textId="77777777" w:rsidTr="00BC23A5">
        <w:trPr>
          <w:cnfStyle w:val="000000010000" w:firstRow="0" w:lastRow="0" w:firstColumn="0" w:lastColumn="0" w:oddVBand="0" w:evenVBand="0" w:oddHBand="0" w:evenHBand="1" w:firstRowFirstColumn="0" w:firstRowLastColumn="0" w:lastRowFirstColumn="0" w:lastRowLastColumn="0"/>
          <w:trHeight w:val="531"/>
        </w:trPr>
        <w:tc>
          <w:tcPr>
            <w:tcW w:w="974"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4DC47B6" w14:textId="77777777" w:rsidR="00BC23A5" w:rsidRPr="00542737" w:rsidRDefault="00BC23A5" w:rsidP="00BC23A5">
            <w:pPr>
              <w:pStyle w:val="BodyText"/>
              <w:ind w:left="0"/>
            </w:pPr>
            <w:r w:rsidRPr="00542737">
              <w:t>Information Originator</w:t>
            </w:r>
          </w:p>
        </w:tc>
        <w:tc>
          <w:tcPr>
            <w:tcW w:w="1090"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1B7EA23" w14:textId="77777777" w:rsidR="00BC23A5" w:rsidRPr="00542737" w:rsidRDefault="00BC23A5" w:rsidP="00BC23A5">
            <w:pPr>
              <w:pStyle w:val="BodyText"/>
              <w:ind w:left="0"/>
              <w:rPr>
                <w:color w:val="D55C17" w:themeColor="accent5"/>
              </w:rPr>
            </w:pPr>
            <w:r w:rsidRPr="00542737">
              <w:rPr>
                <w:color w:val="D55C17" w:themeColor="accent5"/>
              </w:rPr>
              <w:t xml:space="preserve">Individuals fulfilling this function to be confirmed by each Appointed Party </w:t>
            </w:r>
          </w:p>
        </w:tc>
        <w:tc>
          <w:tcPr>
            <w:tcW w:w="2936"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79DEC1A" w14:textId="77777777" w:rsidR="00BC23A5" w:rsidRPr="00542737" w:rsidRDefault="00BC23A5" w:rsidP="00BC23A5">
            <w:pPr>
              <w:pStyle w:val="ListBullet"/>
              <w:ind w:left="325"/>
            </w:pPr>
            <w:r w:rsidRPr="00542737">
              <w:t>Developing constituent parts of the information model in connection with specific tasks</w:t>
            </w:r>
          </w:p>
          <w:p w14:paraId="50775B71" w14:textId="77777777" w:rsidR="00BC23A5" w:rsidRPr="00542737" w:rsidRDefault="00BC23A5" w:rsidP="00BC23A5">
            <w:pPr>
              <w:pStyle w:val="ListBullet"/>
              <w:ind w:left="325"/>
            </w:pPr>
            <w:r w:rsidRPr="00542737">
              <w:t>The production of project outputs for the maintenance and receipt of information into the information model</w:t>
            </w:r>
          </w:p>
          <w:p w14:paraId="0DFBDF27" w14:textId="77777777" w:rsidR="00BC23A5" w:rsidRPr="00542737" w:rsidRDefault="00BC23A5" w:rsidP="00BC23A5">
            <w:pPr>
              <w:pStyle w:val="ListBullet"/>
              <w:ind w:left="325"/>
            </w:pPr>
            <w:r w:rsidRPr="00542737">
              <w:t>Ownership of the authored model.</w:t>
            </w:r>
          </w:p>
        </w:tc>
      </w:tr>
    </w:tbl>
    <w:p w14:paraId="00F4A11A" w14:textId="4FD6D39A" w:rsidR="00BC23A5" w:rsidRPr="00542737" w:rsidRDefault="00BC23A5" w:rsidP="00BC23A5">
      <w:pPr>
        <w:pStyle w:val="BodyText"/>
      </w:pPr>
      <w:bookmarkStart w:id="530" w:name="_Ref68686622"/>
      <w:r w:rsidRPr="00542737">
        <w:t xml:space="preserve">Table </w:t>
      </w:r>
      <w:fldSimple w:instr=" SEQ Table \* ARABIC ">
        <w:r w:rsidR="00542737">
          <w:rPr>
            <w:noProof/>
          </w:rPr>
          <w:t>3</w:t>
        </w:r>
      </w:fldSimple>
      <w:bookmarkEnd w:id="530"/>
      <w:r w:rsidRPr="00542737">
        <w:t>. Project Functions</w:t>
      </w:r>
    </w:p>
    <w:p w14:paraId="43D504FD" w14:textId="77777777" w:rsidR="00BC23A5" w:rsidRPr="00542737" w:rsidRDefault="00BC23A5" w:rsidP="00BC23A5">
      <w:pPr>
        <w:pStyle w:val="BodyText"/>
        <w:rPr>
          <w:rFonts w:cs="Arial"/>
        </w:rPr>
      </w:pPr>
    </w:p>
    <w:p w14:paraId="0AB58401" w14:textId="77777777" w:rsidR="00BC23A5" w:rsidRPr="00542737" w:rsidRDefault="00BC23A5" w:rsidP="00BC23A5">
      <w:pPr>
        <w:pStyle w:val="Heading2"/>
      </w:pPr>
      <w:bookmarkStart w:id="531" w:name="_Toc70607067"/>
      <w:commentRangeStart w:id="532"/>
      <w:commentRangeStart w:id="533"/>
      <w:commentRangeStart w:id="534"/>
      <w:r w:rsidRPr="00542737">
        <w:t>Construction Delivery Team Capability &amp; Capacity Summary</w:t>
      </w:r>
      <w:commentRangeEnd w:id="532"/>
      <w:r w:rsidRPr="00542737">
        <w:rPr>
          <w:rStyle w:val="CommentReference"/>
          <w:rFonts w:ascii="Verdana" w:eastAsiaTheme="minorHAnsi" w:hAnsi="Verdana" w:cstheme="minorBidi"/>
          <w:b w:val="0"/>
          <w:bCs w:val="0"/>
          <w:color w:val="5E6A71" w:themeColor="text2"/>
        </w:rPr>
        <w:commentReference w:id="532"/>
      </w:r>
      <w:commentRangeEnd w:id="533"/>
      <w:r w:rsidR="00595EB8" w:rsidRPr="00542737">
        <w:rPr>
          <w:rStyle w:val="CommentReference"/>
          <w:rFonts w:ascii="Verdana" w:eastAsiaTheme="minorHAnsi" w:hAnsi="Verdana" w:cstheme="minorBidi"/>
          <w:b w:val="0"/>
          <w:bCs w:val="0"/>
          <w:color w:val="5E6A71" w:themeColor="text2"/>
        </w:rPr>
        <w:commentReference w:id="533"/>
      </w:r>
      <w:commentRangeEnd w:id="534"/>
      <w:r w:rsidR="00A44A24" w:rsidRPr="00542737">
        <w:rPr>
          <w:rStyle w:val="CommentReference"/>
          <w:rFonts w:ascii="Verdana" w:eastAsiaTheme="minorHAnsi" w:hAnsi="Verdana" w:cstheme="minorBidi"/>
          <w:b w:val="0"/>
          <w:bCs w:val="0"/>
          <w:color w:val="5E6A71" w:themeColor="text2"/>
        </w:rPr>
        <w:commentReference w:id="534"/>
      </w:r>
      <w:bookmarkEnd w:id="531"/>
    </w:p>
    <w:p w14:paraId="7095D554" w14:textId="639F7B5F" w:rsidR="00BC23A5" w:rsidRPr="00542737" w:rsidRDefault="00BC23A5" w:rsidP="00BC23A5">
      <w:pPr>
        <w:pStyle w:val="BodyText"/>
        <w:rPr>
          <w:rFonts w:cs="Arial"/>
        </w:rPr>
      </w:pPr>
      <w:r w:rsidRPr="00542737">
        <w:rPr>
          <w:rFonts w:cs="Arial"/>
        </w:rPr>
        <w:t>The Appointed Party BIM assessment forms (</w:t>
      </w:r>
      <w:r w:rsidRPr="00542737">
        <w:rPr>
          <w:rFonts w:cs="Arial"/>
          <w:b/>
          <w:bCs/>
        </w:rPr>
        <w:t>Appendix J of the EIR</w:t>
      </w:r>
      <w:r w:rsidRPr="00542737">
        <w:rPr>
          <w:rFonts w:cs="Arial"/>
        </w:rPr>
        <w:t xml:space="preserve">) must be completed by all Appointed Parties within the Construction Delivery Team. A summary of each discipline’s capability and capacity is outlined in below. Full assessment documents are available </w:t>
      </w:r>
      <w:del w:id="535" w:author="Niall Murphy" w:date="2021-04-28T15:20:00Z">
        <w:r w:rsidRPr="00542737" w:rsidDel="00261CFE">
          <w:rPr>
            <w:rFonts w:cs="Arial"/>
          </w:rPr>
          <w:delText>on request.</w:delText>
        </w:r>
      </w:del>
      <w:ins w:id="536" w:author="Niall Murphy" w:date="2021-04-28T15:20:00Z">
        <w:r w:rsidR="00261CFE">
          <w:rPr>
            <w:rFonts w:cs="Arial"/>
          </w:rPr>
          <w:t>from t</w:t>
        </w:r>
      </w:ins>
      <w:ins w:id="537" w:author="Niall Murphy" w:date="2021-04-28T15:21:00Z">
        <w:r w:rsidR="00261CFE">
          <w:rPr>
            <w:rFonts w:cs="Arial"/>
          </w:rPr>
          <w:t>he Lead Appointed Party.</w:t>
        </w:r>
      </w:ins>
    </w:p>
    <w:tbl>
      <w:tblPr>
        <w:tblStyle w:val="TurnTown"/>
        <w:tblW w:w="9070" w:type="dxa"/>
        <w:tblInd w:w="794" w:type="dxa"/>
        <w:tblLayout w:type="fixed"/>
        <w:tblLook w:val="04A0" w:firstRow="1" w:lastRow="0" w:firstColumn="1" w:lastColumn="0" w:noHBand="0" w:noVBand="1"/>
      </w:tblPr>
      <w:tblGrid>
        <w:gridCol w:w="1746"/>
        <w:gridCol w:w="1759"/>
        <w:gridCol w:w="1853"/>
        <w:gridCol w:w="1857"/>
        <w:gridCol w:w="1855"/>
      </w:tblGrid>
      <w:tr w:rsidR="00BC23A5" w:rsidRPr="00542737" w14:paraId="47C2906D" w14:textId="77777777" w:rsidTr="00BC23A5">
        <w:trPr>
          <w:cnfStyle w:val="100000000000" w:firstRow="1" w:lastRow="0" w:firstColumn="0" w:lastColumn="0" w:oddVBand="0" w:evenVBand="0" w:oddHBand="0" w:evenHBand="0" w:firstRowFirstColumn="0" w:firstRowLastColumn="0" w:lastRowFirstColumn="0" w:lastRowLastColumn="0"/>
          <w:trHeight w:val="735"/>
        </w:trPr>
        <w:tc>
          <w:tcPr>
            <w:tcW w:w="1898" w:type="dxa"/>
          </w:tcPr>
          <w:p w14:paraId="3F25F5D8" w14:textId="77777777" w:rsidR="00BC23A5" w:rsidRPr="00542737" w:rsidRDefault="00BC23A5" w:rsidP="00BC23A5">
            <w:pPr>
              <w:pStyle w:val="BodyText"/>
              <w:spacing w:after="0"/>
              <w:ind w:left="0"/>
              <w:rPr>
                <w:rFonts w:cs="Arial"/>
                <w:b w:val="0"/>
                <w:color w:val="FFFFFF"/>
              </w:rPr>
            </w:pPr>
            <w:r w:rsidRPr="00542737">
              <w:rPr>
                <w:rFonts w:cs="Arial"/>
                <w:b w:val="0"/>
                <w:color w:val="FFFFFF"/>
              </w:rPr>
              <w:t>Organisation</w:t>
            </w:r>
          </w:p>
        </w:tc>
        <w:tc>
          <w:tcPr>
            <w:tcW w:w="1912" w:type="dxa"/>
          </w:tcPr>
          <w:p w14:paraId="2E5542E6" w14:textId="77777777" w:rsidR="00BC23A5" w:rsidRPr="00542737" w:rsidRDefault="00BC23A5" w:rsidP="00BC23A5">
            <w:pPr>
              <w:pStyle w:val="BodyText"/>
              <w:spacing w:after="0"/>
              <w:ind w:left="0"/>
              <w:rPr>
                <w:rFonts w:cs="Arial"/>
                <w:b w:val="0"/>
                <w:color w:val="FFFFFF"/>
              </w:rPr>
            </w:pPr>
            <w:r w:rsidRPr="00542737">
              <w:rPr>
                <w:rFonts w:cs="Arial"/>
                <w:b w:val="0"/>
                <w:color w:val="FFFFFF"/>
              </w:rPr>
              <w:t>Discipline</w:t>
            </w:r>
          </w:p>
        </w:tc>
        <w:tc>
          <w:tcPr>
            <w:tcW w:w="2016" w:type="dxa"/>
          </w:tcPr>
          <w:p w14:paraId="17F44CD2" w14:textId="77777777" w:rsidR="00BC23A5" w:rsidRPr="00542737" w:rsidRDefault="00BC23A5" w:rsidP="00BC23A5">
            <w:pPr>
              <w:pStyle w:val="BodyText"/>
              <w:spacing w:after="0"/>
              <w:ind w:left="0"/>
              <w:rPr>
                <w:rFonts w:cs="Arial"/>
                <w:b w:val="0"/>
                <w:color w:val="FFFFFF"/>
              </w:rPr>
            </w:pPr>
            <w:r w:rsidRPr="00542737">
              <w:rPr>
                <w:rFonts w:cs="Arial"/>
                <w:b w:val="0"/>
                <w:color w:val="FFFFFF"/>
              </w:rPr>
              <w:t>Overall Assessment Rating</w:t>
            </w:r>
          </w:p>
        </w:tc>
        <w:tc>
          <w:tcPr>
            <w:tcW w:w="2020" w:type="dxa"/>
          </w:tcPr>
          <w:p w14:paraId="1233D0E9" w14:textId="77777777" w:rsidR="00BC23A5" w:rsidRPr="00542737" w:rsidRDefault="00BC23A5" w:rsidP="00BC23A5">
            <w:pPr>
              <w:pStyle w:val="BodyText"/>
              <w:spacing w:after="0"/>
              <w:ind w:left="0"/>
              <w:rPr>
                <w:rFonts w:cs="Arial"/>
                <w:b w:val="0"/>
                <w:color w:val="FFFFFF"/>
              </w:rPr>
            </w:pPr>
            <w:r w:rsidRPr="00542737">
              <w:rPr>
                <w:rFonts w:cs="Arial"/>
                <w:b w:val="0"/>
                <w:color w:val="FFFFFF"/>
              </w:rPr>
              <w:t>Identified Support Requirement</w:t>
            </w:r>
          </w:p>
        </w:tc>
        <w:tc>
          <w:tcPr>
            <w:tcW w:w="2018" w:type="dxa"/>
          </w:tcPr>
          <w:p w14:paraId="68E22C18" w14:textId="77777777" w:rsidR="00BC23A5" w:rsidRPr="00542737" w:rsidRDefault="00BC23A5" w:rsidP="00BC23A5">
            <w:pPr>
              <w:pStyle w:val="BodyText"/>
              <w:spacing w:after="0"/>
              <w:ind w:left="0"/>
              <w:rPr>
                <w:rFonts w:cs="Arial"/>
                <w:b w:val="0"/>
                <w:color w:val="FFFFFF"/>
              </w:rPr>
            </w:pPr>
            <w:r w:rsidRPr="00542737">
              <w:rPr>
                <w:rFonts w:cs="Arial"/>
                <w:b w:val="0"/>
                <w:color w:val="FFFFFF"/>
              </w:rPr>
              <w:t>Mitigation Strategy</w:t>
            </w:r>
          </w:p>
        </w:tc>
      </w:tr>
      <w:tr w:rsidR="00BC23A5" w:rsidRPr="00542737" w14:paraId="5C924A06" w14:textId="77777777" w:rsidTr="00BC23A5">
        <w:trPr>
          <w:cnfStyle w:val="000000100000" w:firstRow="0" w:lastRow="0" w:firstColumn="0" w:lastColumn="0" w:oddVBand="0" w:evenVBand="0" w:oddHBand="1" w:evenHBand="0" w:firstRowFirstColumn="0" w:firstRowLastColumn="0" w:lastRowFirstColumn="0" w:lastRowLastColumn="0"/>
          <w:trHeight w:val="159"/>
        </w:trPr>
        <w:tc>
          <w:tcPr>
            <w:tcW w:w="1898" w:type="dxa"/>
          </w:tcPr>
          <w:p w14:paraId="0E2B7B2B" w14:textId="77777777" w:rsidR="00BC23A5" w:rsidRPr="00542737" w:rsidRDefault="00BC23A5" w:rsidP="00BC23A5">
            <w:pPr>
              <w:pStyle w:val="BodyText"/>
              <w:spacing w:after="0"/>
              <w:ind w:left="0"/>
              <w:rPr>
                <w:rFonts w:cs="Arial"/>
                <w:color w:val="D55C17" w:themeColor="accent5"/>
              </w:rPr>
            </w:pPr>
            <w:r w:rsidRPr="00542737">
              <w:rPr>
                <w:rFonts w:cs="Arial"/>
                <w:color w:val="D55C17" w:themeColor="accent5"/>
              </w:rPr>
              <w:t>TBC</w:t>
            </w:r>
          </w:p>
        </w:tc>
        <w:tc>
          <w:tcPr>
            <w:tcW w:w="1912" w:type="dxa"/>
          </w:tcPr>
          <w:p w14:paraId="3520E4BB" w14:textId="77777777" w:rsidR="00BC23A5" w:rsidRPr="00542737" w:rsidRDefault="00BC23A5" w:rsidP="00BC23A5">
            <w:pPr>
              <w:pStyle w:val="BodyText"/>
              <w:spacing w:after="0"/>
              <w:ind w:left="0"/>
              <w:rPr>
                <w:rFonts w:eastAsia="Arial" w:cs="Arial"/>
                <w:color w:val="D55C17" w:themeColor="accent5"/>
              </w:rPr>
            </w:pPr>
            <w:r w:rsidRPr="00542737">
              <w:rPr>
                <w:rFonts w:eastAsia="Arial" w:cs="Arial"/>
                <w:color w:val="D55C17" w:themeColor="accent5"/>
              </w:rPr>
              <w:t>TBC</w:t>
            </w:r>
          </w:p>
        </w:tc>
        <w:tc>
          <w:tcPr>
            <w:tcW w:w="2016" w:type="dxa"/>
          </w:tcPr>
          <w:p w14:paraId="49F3B80B" w14:textId="77777777" w:rsidR="00BC23A5" w:rsidRPr="00542737" w:rsidRDefault="00BC23A5" w:rsidP="00BC23A5">
            <w:pPr>
              <w:pStyle w:val="BodyText"/>
              <w:spacing w:after="0"/>
              <w:ind w:left="0"/>
              <w:rPr>
                <w:rFonts w:cs="Arial"/>
                <w:color w:val="D55C17" w:themeColor="accent5"/>
              </w:rPr>
            </w:pPr>
            <w:r w:rsidRPr="00542737">
              <w:rPr>
                <w:rFonts w:eastAsia="Arial" w:cs="Arial"/>
                <w:color w:val="D55C17" w:themeColor="accent5"/>
              </w:rPr>
              <w:t>TBC</w:t>
            </w:r>
          </w:p>
        </w:tc>
        <w:tc>
          <w:tcPr>
            <w:tcW w:w="2020" w:type="dxa"/>
          </w:tcPr>
          <w:p w14:paraId="25E85D3B" w14:textId="77777777" w:rsidR="00BC23A5" w:rsidRPr="00542737" w:rsidRDefault="00BC23A5" w:rsidP="00BC23A5">
            <w:pPr>
              <w:pStyle w:val="BodyText"/>
              <w:spacing w:after="0"/>
              <w:ind w:left="0"/>
              <w:rPr>
                <w:rFonts w:cs="Arial"/>
                <w:color w:val="D55C17" w:themeColor="accent5"/>
              </w:rPr>
            </w:pPr>
            <w:r w:rsidRPr="00542737">
              <w:rPr>
                <w:rFonts w:eastAsia="Arial" w:cs="Arial"/>
                <w:color w:val="D55C17" w:themeColor="accent5"/>
              </w:rPr>
              <w:t xml:space="preserve">TBC </w:t>
            </w:r>
          </w:p>
        </w:tc>
        <w:tc>
          <w:tcPr>
            <w:tcW w:w="2018" w:type="dxa"/>
          </w:tcPr>
          <w:p w14:paraId="5E4D751A" w14:textId="77777777" w:rsidR="00BC23A5" w:rsidRPr="00542737" w:rsidRDefault="00BC23A5" w:rsidP="00BC23A5">
            <w:pPr>
              <w:pStyle w:val="BodyText"/>
              <w:spacing w:after="0"/>
              <w:ind w:left="0"/>
              <w:rPr>
                <w:rFonts w:cs="Arial"/>
                <w:color w:val="D55C17" w:themeColor="accent5"/>
              </w:rPr>
            </w:pPr>
            <w:r w:rsidRPr="00542737">
              <w:rPr>
                <w:rFonts w:eastAsia="Arial" w:cs="Arial"/>
                <w:color w:val="D55C17" w:themeColor="accent5"/>
              </w:rPr>
              <w:t xml:space="preserve">TBC </w:t>
            </w:r>
          </w:p>
        </w:tc>
      </w:tr>
      <w:tr w:rsidR="00BC23A5" w:rsidRPr="00542737" w14:paraId="201F437A" w14:textId="77777777" w:rsidTr="00BC23A5">
        <w:trPr>
          <w:cnfStyle w:val="000000010000" w:firstRow="0" w:lastRow="0" w:firstColumn="0" w:lastColumn="0" w:oddVBand="0" w:evenVBand="0" w:oddHBand="0" w:evenHBand="1" w:firstRowFirstColumn="0" w:firstRowLastColumn="0" w:lastRowFirstColumn="0" w:lastRowLastColumn="0"/>
          <w:trHeight w:val="31"/>
        </w:trPr>
        <w:tc>
          <w:tcPr>
            <w:tcW w:w="1898" w:type="dxa"/>
          </w:tcPr>
          <w:p w14:paraId="732EB160" w14:textId="77777777" w:rsidR="00BC23A5" w:rsidRPr="00542737" w:rsidRDefault="00BC23A5" w:rsidP="00BC23A5">
            <w:pPr>
              <w:pStyle w:val="BodyText"/>
              <w:spacing w:after="0"/>
              <w:ind w:left="0"/>
              <w:rPr>
                <w:rFonts w:cs="Arial"/>
              </w:rPr>
            </w:pPr>
          </w:p>
        </w:tc>
        <w:tc>
          <w:tcPr>
            <w:tcW w:w="1912" w:type="dxa"/>
          </w:tcPr>
          <w:p w14:paraId="6157B0FA" w14:textId="77777777" w:rsidR="00BC23A5" w:rsidRPr="00542737" w:rsidRDefault="00BC23A5" w:rsidP="00BC23A5">
            <w:pPr>
              <w:pStyle w:val="BodyText"/>
              <w:spacing w:after="0"/>
              <w:ind w:left="0"/>
              <w:rPr>
                <w:rFonts w:eastAsia="Arial" w:cs="Arial"/>
              </w:rPr>
            </w:pPr>
          </w:p>
        </w:tc>
        <w:tc>
          <w:tcPr>
            <w:tcW w:w="2016" w:type="dxa"/>
          </w:tcPr>
          <w:p w14:paraId="7C2D3F75" w14:textId="77777777" w:rsidR="00BC23A5" w:rsidRPr="00542737" w:rsidRDefault="00BC23A5" w:rsidP="00BC23A5">
            <w:pPr>
              <w:pStyle w:val="BodyText"/>
              <w:spacing w:after="0"/>
              <w:ind w:left="0"/>
              <w:rPr>
                <w:rFonts w:cs="Arial"/>
              </w:rPr>
            </w:pPr>
          </w:p>
        </w:tc>
        <w:tc>
          <w:tcPr>
            <w:tcW w:w="2020" w:type="dxa"/>
          </w:tcPr>
          <w:p w14:paraId="6EE86722" w14:textId="77777777" w:rsidR="00BC23A5" w:rsidRPr="00542737" w:rsidRDefault="00BC23A5" w:rsidP="00BC23A5">
            <w:pPr>
              <w:pStyle w:val="BodyText"/>
              <w:spacing w:after="0"/>
              <w:ind w:left="0"/>
              <w:rPr>
                <w:rFonts w:cs="Arial"/>
              </w:rPr>
            </w:pPr>
          </w:p>
        </w:tc>
        <w:tc>
          <w:tcPr>
            <w:tcW w:w="2018" w:type="dxa"/>
          </w:tcPr>
          <w:p w14:paraId="64C97876" w14:textId="77777777" w:rsidR="00BC23A5" w:rsidRPr="00542737" w:rsidRDefault="00BC23A5" w:rsidP="00BC23A5">
            <w:pPr>
              <w:pStyle w:val="BodyText"/>
              <w:spacing w:after="0"/>
              <w:ind w:left="0"/>
              <w:rPr>
                <w:rFonts w:cs="Arial"/>
              </w:rPr>
            </w:pPr>
          </w:p>
        </w:tc>
      </w:tr>
      <w:tr w:rsidR="00BC23A5" w:rsidRPr="00542737" w14:paraId="69159196" w14:textId="77777777" w:rsidTr="00BC23A5">
        <w:trPr>
          <w:cnfStyle w:val="000000100000" w:firstRow="0" w:lastRow="0" w:firstColumn="0" w:lastColumn="0" w:oddVBand="0" w:evenVBand="0" w:oddHBand="1" w:evenHBand="0" w:firstRowFirstColumn="0" w:firstRowLastColumn="0" w:lastRowFirstColumn="0" w:lastRowLastColumn="0"/>
          <w:trHeight w:val="27"/>
        </w:trPr>
        <w:tc>
          <w:tcPr>
            <w:tcW w:w="1898" w:type="dxa"/>
          </w:tcPr>
          <w:p w14:paraId="6A6C556B" w14:textId="77777777" w:rsidR="00BC23A5" w:rsidRPr="00542737" w:rsidRDefault="00BC23A5" w:rsidP="00BC23A5">
            <w:pPr>
              <w:pStyle w:val="BodyText"/>
              <w:spacing w:after="0"/>
              <w:ind w:left="0"/>
              <w:rPr>
                <w:rFonts w:cs="Arial"/>
              </w:rPr>
            </w:pPr>
          </w:p>
        </w:tc>
        <w:tc>
          <w:tcPr>
            <w:tcW w:w="1912" w:type="dxa"/>
          </w:tcPr>
          <w:p w14:paraId="5915C941" w14:textId="77777777" w:rsidR="00BC23A5" w:rsidRPr="00542737" w:rsidRDefault="00BC23A5" w:rsidP="00BC23A5">
            <w:pPr>
              <w:pStyle w:val="BodyText"/>
              <w:spacing w:after="0"/>
              <w:ind w:left="0"/>
              <w:rPr>
                <w:rFonts w:eastAsia="Arial" w:cs="Arial"/>
              </w:rPr>
            </w:pPr>
          </w:p>
        </w:tc>
        <w:tc>
          <w:tcPr>
            <w:tcW w:w="2016" w:type="dxa"/>
          </w:tcPr>
          <w:p w14:paraId="33D6A538" w14:textId="77777777" w:rsidR="00BC23A5" w:rsidRPr="00542737" w:rsidRDefault="00BC23A5" w:rsidP="00BC23A5">
            <w:pPr>
              <w:pStyle w:val="BodyText"/>
              <w:spacing w:after="0"/>
              <w:ind w:left="0"/>
              <w:rPr>
                <w:rFonts w:cs="Arial"/>
              </w:rPr>
            </w:pPr>
          </w:p>
        </w:tc>
        <w:tc>
          <w:tcPr>
            <w:tcW w:w="2020" w:type="dxa"/>
          </w:tcPr>
          <w:p w14:paraId="4C8D30AE" w14:textId="77777777" w:rsidR="00BC23A5" w:rsidRPr="00542737" w:rsidRDefault="00BC23A5" w:rsidP="00BC23A5">
            <w:pPr>
              <w:pStyle w:val="BodyText"/>
              <w:spacing w:after="0"/>
              <w:ind w:left="0"/>
              <w:rPr>
                <w:rFonts w:cs="Arial"/>
              </w:rPr>
            </w:pPr>
          </w:p>
        </w:tc>
        <w:tc>
          <w:tcPr>
            <w:tcW w:w="2018" w:type="dxa"/>
          </w:tcPr>
          <w:p w14:paraId="5F916D28" w14:textId="77777777" w:rsidR="00BC23A5" w:rsidRPr="00542737" w:rsidRDefault="00BC23A5" w:rsidP="00BC23A5">
            <w:pPr>
              <w:pStyle w:val="BodyText"/>
              <w:spacing w:after="0"/>
              <w:ind w:left="0"/>
              <w:rPr>
                <w:rFonts w:cs="Arial"/>
              </w:rPr>
            </w:pPr>
          </w:p>
        </w:tc>
      </w:tr>
      <w:tr w:rsidR="00BC23A5" w:rsidRPr="00542737" w14:paraId="358A5D38" w14:textId="77777777" w:rsidTr="00BC23A5">
        <w:trPr>
          <w:cnfStyle w:val="000000010000" w:firstRow="0" w:lastRow="0" w:firstColumn="0" w:lastColumn="0" w:oddVBand="0" w:evenVBand="0" w:oddHBand="0" w:evenHBand="1" w:firstRowFirstColumn="0" w:firstRowLastColumn="0" w:lastRowFirstColumn="0" w:lastRowLastColumn="0"/>
          <w:trHeight w:val="27"/>
        </w:trPr>
        <w:tc>
          <w:tcPr>
            <w:tcW w:w="1898" w:type="dxa"/>
          </w:tcPr>
          <w:p w14:paraId="7B7F2392" w14:textId="77777777" w:rsidR="00BC23A5" w:rsidRPr="00542737" w:rsidRDefault="00BC23A5" w:rsidP="00BC23A5">
            <w:pPr>
              <w:pStyle w:val="BodyText"/>
              <w:spacing w:after="0"/>
              <w:ind w:left="0"/>
              <w:rPr>
                <w:rFonts w:cs="Arial"/>
              </w:rPr>
            </w:pPr>
          </w:p>
        </w:tc>
        <w:tc>
          <w:tcPr>
            <w:tcW w:w="1912" w:type="dxa"/>
          </w:tcPr>
          <w:p w14:paraId="57849073" w14:textId="77777777" w:rsidR="00BC23A5" w:rsidRPr="00542737" w:rsidRDefault="00BC23A5" w:rsidP="00BC23A5">
            <w:pPr>
              <w:pStyle w:val="BodyText"/>
              <w:spacing w:after="0"/>
              <w:ind w:left="0"/>
              <w:rPr>
                <w:rFonts w:eastAsia="Arial" w:cs="Arial"/>
              </w:rPr>
            </w:pPr>
          </w:p>
        </w:tc>
        <w:tc>
          <w:tcPr>
            <w:tcW w:w="2016" w:type="dxa"/>
          </w:tcPr>
          <w:p w14:paraId="13A661B9" w14:textId="77777777" w:rsidR="00BC23A5" w:rsidRPr="00542737" w:rsidRDefault="00BC23A5" w:rsidP="00BC23A5">
            <w:pPr>
              <w:pStyle w:val="BodyText"/>
              <w:spacing w:after="0"/>
              <w:ind w:left="0"/>
              <w:rPr>
                <w:rFonts w:cs="Arial"/>
              </w:rPr>
            </w:pPr>
          </w:p>
        </w:tc>
        <w:tc>
          <w:tcPr>
            <w:tcW w:w="2020" w:type="dxa"/>
          </w:tcPr>
          <w:p w14:paraId="70FFB6CB" w14:textId="77777777" w:rsidR="00BC23A5" w:rsidRPr="00542737" w:rsidRDefault="00BC23A5" w:rsidP="00BC23A5">
            <w:pPr>
              <w:pStyle w:val="BodyText"/>
              <w:spacing w:after="0"/>
              <w:ind w:left="0"/>
              <w:rPr>
                <w:rFonts w:cs="Arial"/>
              </w:rPr>
            </w:pPr>
          </w:p>
        </w:tc>
        <w:tc>
          <w:tcPr>
            <w:tcW w:w="2018" w:type="dxa"/>
          </w:tcPr>
          <w:p w14:paraId="1D14799E" w14:textId="77777777" w:rsidR="00BC23A5" w:rsidRPr="00542737" w:rsidRDefault="00BC23A5" w:rsidP="00BC23A5">
            <w:pPr>
              <w:pStyle w:val="BodyText"/>
              <w:spacing w:after="0"/>
              <w:ind w:left="0"/>
              <w:rPr>
                <w:rFonts w:cs="Arial"/>
              </w:rPr>
            </w:pPr>
          </w:p>
        </w:tc>
      </w:tr>
      <w:tr w:rsidR="00BC23A5" w:rsidRPr="00542737" w14:paraId="076FDA22" w14:textId="77777777" w:rsidTr="00BC23A5">
        <w:trPr>
          <w:cnfStyle w:val="000000100000" w:firstRow="0" w:lastRow="0" w:firstColumn="0" w:lastColumn="0" w:oddVBand="0" w:evenVBand="0" w:oddHBand="1" w:evenHBand="0" w:firstRowFirstColumn="0" w:firstRowLastColumn="0" w:lastRowFirstColumn="0" w:lastRowLastColumn="0"/>
          <w:trHeight w:val="27"/>
        </w:trPr>
        <w:tc>
          <w:tcPr>
            <w:tcW w:w="1898" w:type="dxa"/>
            <w:tcBorders>
              <w:bottom w:val="none" w:sz="0" w:space="0" w:color="auto"/>
            </w:tcBorders>
          </w:tcPr>
          <w:p w14:paraId="1826F760" w14:textId="77777777" w:rsidR="00BC23A5" w:rsidRPr="00542737" w:rsidRDefault="00BC23A5" w:rsidP="00BC23A5">
            <w:pPr>
              <w:pStyle w:val="BodyText"/>
              <w:spacing w:after="0"/>
              <w:ind w:left="0"/>
              <w:rPr>
                <w:rFonts w:cs="Arial"/>
              </w:rPr>
            </w:pPr>
          </w:p>
        </w:tc>
        <w:tc>
          <w:tcPr>
            <w:tcW w:w="1912" w:type="dxa"/>
            <w:tcBorders>
              <w:bottom w:val="none" w:sz="0" w:space="0" w:color="auto"/>
            </w:tcBorders>
          </w:tcPr>
          <w:p w14:paraId="29ECE309" w14:textId="77777777" w:rsidR="00BC23A5" w:rsidRPr="00542737" w:rsidRDefault="00BC23A5" w:rsidP="00BC23A5">
            <w:pPr>
              <w:pStyle w:val="BodyText"/>
              <w:spacing w:after="0"/>
              <w:ind w:left="0"/>
              <w:rPr>
                <w:rFonts w:eastAsia="Arial" w:cs="Arial"/>
              </w:rPr>
            </w:pPr>
          </w:p>
        </w:tc>
        <w:tc>
          <w:tcPr>
            <w:tcW w:w="2016" w:type="dxa"/>
            <w:tcBorders>
              <w:bottom w:val="none" w:sz="0" w:space="0" w:color="auto"/>
            </w:tcBorders>
          </w:tcPr>
          <w:p w14:paraId="7FCE9CD8" w14:textId="77777777" w:rsidR="00BC23A5" w:rsidRPr="00542737" w:rsidRDefault="00BC23A5" w:rsidP="00BC23A5">
            <w:pPr>
              <w:pStyle w:val="BodyText"/>
              <w:spacing w:after="0"/>
              <w:ind w:left="0"/>
              <w:rPr>
                <w:rFonts w:cs="Arial"/>
              </w:rPr>
            </w:pPr>
          </w:p>
        </w:tc>
        <w:tc>
          <w:tcPr>
            <w:tcW w:w="2020" w:type="dxa"/>
            <w:tcBorders>
              <w:bottom w:val="none" w:sz="0" w:space="0" w:color="auto"/>
            </w:tcBorders>
          </w:tcPr>
          <w:p w14:paraId="3463FCBC" w14:textId="77777777" w:rsidR="00BC23A5" w:rsidRPr="00542737" w:rsidRDefault="00BC23A5" w:rsidP="00BC23A5">
            <w:pPr>
              <w:pStyle w:val="BodyText"/>
              <w:spacing w:after="0"/>
              <w:ind w:left="0"/>
              <w:rPr>
                <w:rFonts w:cs="Arial"/>
              </w:rPr>
            </w:pPr>
          </w:p>
        </w:tc>
        <w:tc>
          <w:tcPr>
            <w:tcW w:w="2018" w:type="dxa"/>
            <w:tcBorders>
              <w:bottom w:val="none" w:sz="0" w:space="0" w:color="auto"/>
            </w:tcBorders>
          </w:tcPr>
          <w:p w14:paraId="7AE39248" w14:textId="77777777" w:rsidR="00BC23A5" w:rsidRPr="00542737" w:rsidRDefault="00BC23A5" w:rsidP="00BC23A5">
            <w:pPr>
              <w:pStyle w:val="BodyText"/>
              <w:spacing w:after="0"/>
              <w:ind w:left="0"/>
              <w:rPr>
                <w:rFonts w:cs="Arial"/>
              </w:rPr>
            </w:pPr>
          </w:p>
        </w:tc>
      </w:tr>
      <w:tr w:rsidR="00BC23A5" w:rsidRPr="00542737" w14:paraId="6B53511F" w14:textId="77777777" w:rsidTr="00BC23A5">
        <w:trPr>
          <w:cnfStyle w:val="000000010000" w:firstRow="0" w:lastRow="0" w:firstColumn="0" w:lastColumn="0" w:oddVBand="0" w:evenVBand="0" w:oddHBand="0" w:evenHBand="1" w:firstRowFirstColumn="0" w:firstRowLastColumn="0" w:lastRowFirstColumn="0" w:lastRowLastColumn="0"/>
          <w:trHeight w:val="27"/>
        </w:trPr>
        <w:tc>
          <w:tcPr>
            <w:tcW w:w="1898" w:type="dxa"/>
            <w:tcBorders>
              <w:bottom w:val="single" w:sz="18" w:space="0" w:color="404040" w:themeColor="text1" w:themeTint="BF"/>
            </w:tcBorders>
          </w:tcPr>
          <w:p w14:paraId="690FF522" w14:textId="77777777" w:rsidR="00BC23A5" w:rsidRPr="00542737" w:rsidRDefault="00BC23A5" w:rsidP="00BC23A5">
            <w:pPr>
              <w:pStyle w:val="BodyText"/>
              <w:spacing w:after="0"/>
              <w:ind w:left="0"/>
              <w:rPr>
                <w:rFonts w:cs="Arial"/>
              </w:rPr>
            </w:pPr>
          </w:p>
        </w:tc>
        <w:tc>
          <w:tcPr>
            <w:tcW w:w="1912" w:type="dxa"/>
            <w:tcBorders>
              <w:bottom w:val="single" w:sz="18" w:space="0" w:color="404040" w:themeColor="text1" w:themeTint="BF"/>
            </w:tcBorders>
          </w:tcPr>
          <w:p w14:paraId="243C0EB1" w14:textId="77777777" w:rsidR="00BC23A5" w:rsidRPr="00542737" w:rsidRDefault="00BC23A5" w:rsidP="00BC23A5">
            <w:pPr>
              <w:pStyle w:val="BodyText"/>
              <w:spacing w:after="0"/>
              <w:ind w:left="0"/>
              <w:rPr>
                <w:rFonts w:eastAsia="Arial" w:cs="Arial"/>
              </w:rPr>
            </w:pPr>
          </w:p>
        </w:tc>
        <w:tc>
          <w:tcPr>
            <w:tcW w:w="2016" w:type="dxa"/>
            <w:tcBorders>
              <w:bottom w:val="single" w:sz="18" w:space="0" w:color="404040" w:themeColor="text1" w:themeTint="BF"/>
            </w:tcBorders>
          </w:tcPr>
          <w:p w14:paraId="2F0C6103" w14:textId="77777777" w:rsidR="00BC23A5" w:rsidRPr="00542737" w:rsidRDefault="00BC23A5" w:rsidP="00BC23A5">
            <w:pPr>
              <w:pStyle w:val="BodyText"/>
              <w:spacing w:after="0"/>
              <w:ind w:left="0"/>
              <w:rPr>
                <w:rFonts w:cs="Arial"/>
              </w:rPr>
            </w:pPr>
            <w:r w:rsidRPr="00542737">
              <w:rPr>
                <w:rFonts w:eastAsia="Arial" w:cs="Arial"/>
              </w:rPr>
              <w:t xml:space="preserve"> </w:t>
            </w:r>
          </w:p>
        </w:tc>
        <w:tc>
          <w:tcPr>
            <w:tcW w:w="2020" w:type="dxa"/>
            <w:tcBorders>
              <w:bottom w:val="single" w:sz="18" w:space="0" w:color="404040" w:themeColor="text1" w:themeTint="BF"/>
            </w:tcBorders>
          </w:tcPr>
          <w:p w14:paraId="08F27939" w14:textId="77777777" w:rsidR="00BC23A5" w:rsidRPr="00542737" w:rsidRDefault="00BC23A5" w:rsidP="00BC23A5">
            <w:pPr>
              <w:pStyle w:val="BodyText"/>
              <w:spacing w:after="0"/>
              <w:ind w:left="0"/>
              <w:rPr>
                <w:rFonts w:cs="Arial"/>
              </w:rPr>
            </w:pPr>
            <w:r w:rsidRPr="00542737">
              <w:rPr>
                <w:rFonts w:eastAsia="Arial" w:cs="Arial"/>
              </w:rPr>
              <w:t xml:space="preserve"> </w:t>
            </w:r>
          </w:p>
        </w:tc>
        <w:tc>
          <w:tcPr>
            <w:tcW w:w="2018" w:type="dxa"/>
            <w:tcBorders>
              <w:bottom w:val="single" w:sz="18" w:space="0" w:color="404040" w:themeColor="text1" w:themeTint="BF"/>
            </w:tcBorders>
          </w:tcPr>
          <w:p w14:paraId="59213DF9" w14:textId="77777777" w:rsidR="00BC23A5" w:rsidRPr="00542737" w:rsidRDefault="00BC23A5" w:rsidP="00BC23A5">
            <w:pPr>
              <w:pStyle w:val="BodyText"/>
              <w:keepNext/>
              <w:spacing w:after="0"/>
              <w:ind w:left="0"/>
              <w:rPr>
                <w:rFonts w:cs="Arial"/>
              </w:rPr>
            </w:pPr>
            <w:r w:rsidRPr="00542737">
              <w:rPr>
                <w:rFonts w:eastAsia="Arial" w:cs="Arial"/>
              </w:rPr>
              <w:t xml:space="preserve"> </w:t>
            </w:r>
          </w:p>
        </w:tc>
      </w:tr>
    </w:tbl>
    <w:p w14:paraId="765C0007" w14:textId="18B311A8" w:rsidR="00BC23A5" w:rsidRPr="00542737" w:rsidRDefault="00BC23A5" w:rsidP="00BC23A5">
      <w:pPr>
        <w:pStyle w:val="Caption"/>
        <w:rPr>
          <w:i w:val="0"/>
          <w:iCs w:val="0"/>
        </w:rPr>
      </w:pPr>
      <w:r w:rsidRPr="00542737">
        <w:rPr>
          <w:i w:val="0"/>
          <w:iCs w:val="0"/>
        </w:rPr>
        <w:t xml:space="preserve">Table </w:t>
      </w:r>
      <w:r w:rsidR="00D257DE" w:rsidRPr="00542737">
        <w:rPr>
          <w:i w:val="0"/>
          <w:iCs w:val="0"/>
        </w:rPr>
        <w:fldChar w:fldCharType="begin"/>
      </w:r>
      <w:r w:rsidR="00D257DE" w:rsidRPr="00542737">
        <w:rPr>
          <w:i w:val="0"/>
          <w:iCs w:val="0"/>
        </w:rPr>
        <w:instrText xml:space="preserve"> SEQ Table \* ARABIC </w:instrText>
      </w:r>
      <w:r w:rsidR="00D257DE" w:rsidRPr="00542737">
        <w:rPr>
          <w:i w:val="0"/>
          <w:iCs w:val="0"/>
        </w:rPr>
        <w:fldChar w:fldCharType="separate"/>
      </w:r>
      <w:r w:rsidR="00542737">
        <w:rPr>
          <w:i w:val="0"/>
          <w:iCs w:val="0"/>
          <w:noProof/>
        </w:rPr>
        <w:t>4</w:t>
      </w:r>
      <w:r w:rsidR="00D257DE" w:rsidRPr="00542737">
        <w:rPr>
          <w:i w:val="0"/>
          <w:iCs w:val="0"/>
        </w:rPr>
        <w:fldChar w:fldCharType="end"/>
      </w:r>
      <w:r w:rsidRPr="00542737">
        <w:rPr>
          <w:i w:val="0"/>
          <w:iCs w:val="0"/>
        </w:rPr>
        <w:t>: Construction Delivery Team capability and capacity</w:t>
      </w:r>
    </w:p>
    <w:p w14:paraId="3555DAC1" w14:textId="77777777" w:rsidR="005D7884" w:rsidRPr="00542737" w:rsidRDefault="005D7884" w:rsidP="00BC23A5">
      <w:pPr>
        <w:pStyle w:val="Caption"/>
        <w:rPr>
          <w:i w:val="0"/>
          <w:iCs w:val="0"/>
          <w:highlight w:val="yellow"/>
        </w:rPr>
      </w:pPr>
    </w:p>
    <w:p w14:paraId="41FDA083" w14:textId="77777777" w:rsidR="00702829" w:rsidRDefault="00702829">
      <w:pPr>
        <w:spacing w:after="200" w:line="276" w:lineRule="auto"/>
        <w:rPr>
          <w:ins w:id="538" w:author="Niall Murphy" w:date="2021-04-29T16:34:00Z"/>
          <w:rFonts w:ascii="Arial" w:eastAsiaTheme="majorEastAsia" w:hAnsi="Arial" w:cs="Arial"/>
          <w:b/>
          <w:bCs/>
          <w:color w:val="404040" w:themeColor="text1" w:themeTint="BF"/>
          <w:sz w:val="20"/>
          <w:szCs w:val="20"/>
        </w:rPr>
      </w:pPr>
      <w:bookmarkStart w:id="539" w:name="_Ref70503794"/>
      <w:ins w:id="540" w:author="Niall Murphy" w:date="2021-04-29T16:34:00Z">
        <w:r>
          <w:br w:type="page"/>
        </w:r>
      </w:ins>
    </w:p>
    <w:p w14:paraId="63221F23" w14:textId="3EC26085" w:rsidR="00BC23A5" w:rsidRPr="00542737" w:rsidRDefault="00BC23A5" w:rsidP="00BC23A5">
      <w:pPr>
        <w:pStyle w:val="Heading2"/>
      </w:pPr>
      <w:bookmarkStart w:id="541" w:name="_Toc70607068"/>
      <w:commentRangeStart w:id="542"/>
      <w:r w:rsidRPr="00542737">
        <w:lastRenderedPageBreak/>
        <w:t>Training Requirements</w:t>
      </w:r>
      <w:commentRangeEnd w:id="542"/>
      <w:r w:rsidRPr="00542737">
        <w:rPr>
          <w:rStyle w:val="CommentReference"/>
          <w:rFonts w:ascii="Verdana" w:eastAsiaTheme="minorHAnsi" w:hAnsi="Verdana" w:cstheme="minorBidi"/>
          <w:b w:val="0"/>
          <w:bCs w:val="0"/>
          <w:color w:val="5E6A71" w:themeColor="text2"/>
        </w:rPr>
        <w:commentReference w:id="542"/>
      </w:r>
      <w:bookmarkEnd w:id="539"/>
      <w:bookmarkEnd w:id="541"/>
    </w:p>
    <w:tbl>
      <w:tblPr>
        <w:tblStyle w:val="TurnTown"/>
        <w:tblW w:w="9070" w:type="dxa"/>
        <w:tblInd w:w="794" w:type="dxa"/>
        <w:tblLayout w:type="fixed"/>
        <w:tblLook w:val="04A0" w:firstRow="1" w:lastRow="0" w:firstColumn="1" w:lastColumn="0" w:noHBand="0" w:noVBand="1"/>
      </w:tblPr>
      <w:tblGrid>
        <w:gridCol w:w="3023"/>
        <w:gridCol w:w="3023"/>
        <w:gridCol w:w="3024"/>
      </w:tblGrid>
      <w:tr w:rsidR="00BC23A5" w:rsidRPr="00542737" w14:paraId="513AEAE2" w14:textId="77777777" w:rsidTr="00BC23A5">
        <w:trPr>
          <w:cnfStyle w:val="100000000000" w:firstRow="1" w:lastRow="0" w:firstColumn="0" w:lastColumn="0" w:oddVBand="0" w:evenVBand="0" w:oddHBand="0" w:evenHBand="0" w:firstRowFirstColumn="0" w:firstRowLastColumn="0" w:lastRowFirstColumn="0" w:lastRowLastColumn="0"/>
          <w:trHeight w:val="390"/>
        </w:trPr>
        <w:tc>
          <w:tcPr>
            <w:tcW w:w="3023" w:type="dxa"/>
          </w:tcPr>
          <w:p w14:paraId="2F11696B" w14:textId="77777777" w:rsidR="00BC23A5" w:rsidRPr="00542737" w:rsidRDefault="00BC23A5" w:rsidP="00BC23A5">
            <w:pPr>
              <w:pStyle w:val="BodyText"/>
              <w:spacing w:after="0"/>
              <w:ind w:left="0"/>
              <w:rPr>
                <w:rFonts w:cs="Arial"/>
                <w:b w:val="0"/>
                <w:color w:val="FFFFFF"/>
              </w:rPr>
            </w:pPr>
            <w:r w:rsidRPr="00542737">
              <w:rPr>
                <w:rFonts w:cs="Arial"/>
                <w:b w:val="0"/>
                <w:color w:val="FFFFFF"/>
              </w:rPr>
              <w:t>Project Module Name</w:t>
            </w:r>
          </w:p>
        </w:tc>
        <w:tc>
          <w:tcPr>
            <w:tcW w:w="3023" w:type="dxa"/>
          </w:tcPr>
          <w:p w14:paraId="4A05F055" w14:textId="77777777" w:rsidR="00BC23A5" w:rsidRPr="00542737" w:rsidRDefault="00BC23A5" w:rsidP="00BC23A5">
            <w:pPr>
              <w:pStyle w:val="BodyText"/>
              <w:spacing w:after="0"/>
              <w:ind w:left="0"/>
              <w:rPr>
                <w:rFonts w:cs="Arial"/>
                <w:b w:val="0"/>
                <w:color w:val="FFFFFF"/>
              </w:rPr>
            </w:pPr>
            <w:r w:rsidRPr="00542737">
              <w:rPr>
                <w:rFonts w:cs="Arial"/>
                <w:b w:val="0"/>
                <w:color w:val="FFFFFF"/>
              </w:rPr>
              <w:t>Module Delivered to</w:t>
            </w:r>
          </w:p>
        </w:tc>
        <w:tc>
          <w:tcPr>
            <w:tcW w:w="3024" w:type="dxa"/>
          </w:tcPr>
          <w:p w14:paraId="60E1CB23" w14:textId="77777777" w:rsidR="00BC23A5" w:rsidRPr="00542737" w:rsidRDefault="00BC23A5" w:rsidP="00BC23A5">
            <w:pPr>
              <w:pStyle w:val="BodyText"/>
              <w:spacing w:after="0"/>
              <w:ind w:left="0"/>
              <w:rPr>
                <w:rFonts w:cs="Arial"/>
                <w:b w:val="0"/>
                <w:color w:val="FFFFFF"/>
              </w:rPr>
            </w:pPr>
            <w:r w:rsidRPr="00542737">
              <w:rPr>
                <w:rFonts w:cs="Arial"/>
                <w:b w:val="0"/>
                <w:color w:val="FFFFFF"/>
              </w:rPr>
              <w:t>Date Delivered</w:t>
            </w:r>
          </w:p>
        </w:tc>
      </w:tr>
      <w:tr w:rsidR="00BC23A5" w:rsidRPr="00542737" w14:paraId="54F178D4" w14:textId="77777777" w:rsidTr="00BC23A5">
        <w:trPr>
          <w:cnfStyle w:val="000000100000" w:firstRow="0" w:lastRow="0" w:firstColumn="0" w:lastColumn="0" w:oddVBand="0" w:evenVBand="0" w:oddHBand="1" w:evenHBand="0" w:firstRowFirstColumn="0" w:firstRowLastColumn="0" w:lastRowFirstColumn="0" w:lastRowLastColumn="0"/>
          <w:trHeight w:val="510"/>
        </w:trPr>
        <w:tc>
          <w:tcPr>
            <w:tcW w:w="3023" w:type="dxa"/>
          </w:tcPr>
          <w:p w14:paraId="5C51D2E4" w14:textId="77777777" w:rsidR="00BC23A5" w:rsidRPr="00542737" w:rsidRDefault="00BC23A5" w:rsidP="00BC23A5">
            <w:pPr>
              <w:pStyle w:val="BodyText"/>
              <w:spacing w:after="0"/>
              <w:ind w:left="0"/>
              <w:rPr>
                <w:rFonts w:cs="Arial"/>
                <w:color w:val="D55C17" w:themeColor="accent5"/>
              </w:rPr>
            </w:pPr>
            <w:r w:rsidRPr="00542737">
              <w:rPr>
                <w:rFonts w:cs="Arial"/>
                <w:color w:val="D55C17" w:themeColor="accent5"/>
              </w:rPr>
              <w:t>Delivering key parts of the BIM Execution Plan</w:t>
            </w:r>
          </w:p>
        </w:tc>
        <w:tc>
          <w:tcPr>
            <w:tcW w:w="3023" w:type="dxa"/>
          </w:tcPr>
          <w:p w14:paraId="4A145928" w14:textId="77777777" w:rsidR="00BC23A5" w:rsidRPr="00542737" w:rsidRDefault="00BC23A5" w:rsidP="00BC23A5">
            <w:pPr>
              <w:pStyle w:val="BodyText"/>
              <w:spacing w:after="0"/>
              <w:ind w:left="0"/>
              <w:rPr>
                <w:rFonts w:cs="Arial"/>
                <w:color w:val="D55C17" w:themeColor="accent5"/>
              </w:rPr>
            </w:pPr>
            <w:r w:rsidRPr="00542737">
              <w:rPr>
                <w:rFonts w:eastAsia="Arial" w:cs="Arial"/>
                <w:color w:val="D55C17" w:themeColor="accent5"/>
              </w:rPr>
              <w:t xml:space="preserve">Design Team, Appointing Party </w:t>
            </w:r>
          </w:p>
        </w:tc>
        <w:tc>
          <w:tcPr>
            <w:tcW w:w="3024" w:type="dxa"/>
          </w:tcPr>
          <w:p w14:paraId="09AD35B1" w14:textId="77777777" w:rsidR="00BC23A5" w:rsidRPr="00542737" w:rsidRDefault="00BC23A5" w:rsidP="00BC23A5">
            <w:pPr>
              <w:pStyle w:val="BodyText"/>
              <w:spacing w:after="0"/>
              <w:ind w:left="0"/>
              <w:rPr>
                <w:rFonts w:cs="Arial"/>
                <w:color w:val="D55C17" w:themeColor="accent5"/>
              </w:rPr>
            </w:pPr>
            <w:r w:rsidRPr="00542737">
              <w:rPr>
                <w:rFonts w:eastAsia="Arial" w:cs="Arial"/>
                <w:color w:val="D55C17" w:themeColor="accent5"/>
              </w:rPr>
              <w:t>&lt;Enter Date&gt;</w:t>
            </w:r>
          </w:p>
        </w:tc>
      </w:tr>
      <w:tr w:rsidR="00BC23A5" w:rsidRPr="00542737" w14:paraId="59E9BC91" w14:textId="77777777" w:rsidTr="00BC23A5">
        <w:trPr>
          <w:cnfStyle w:val="000000010000" w:firstRow="0" w:lastRow="0" w:firstColumn="0" w:lastColumn="0" w:oddVBand="0" w:evenVBand="0" w:oddHBand="0" w:evenHBand="1" w:firstRowFirstColumn="0" w:firstRowLastColumn="0" w:lastRowFirstColumn="0" w:lastRowLastColumn="0"/>
          <w:trHeight w:val="510"/>
        </w:trPr>
        <w:tc>
          <w:tcPr>
            <w:tcW w:w="3023" w:type="dxa"/>
          </w:tcPr>
          <w:p w14:paraId="4EB53954" w14:textId="77777777" w:rsidR="00BC23A5" w:rsidRPr="00542737" w:rsidRDefault="00BC23A5" w:rsidP="00BC23A5">
            <w:pPr>
              <w:pStyle w:val="BodyText"/>
              <w:spacing w:after="0"/>
              <w:ind w:left="0"/>
              <w:rPr>
                <w:rFonts w:cs="Arial"/>
                <w:color w:val="D55C17" w:themeColor="accent5"/>
              </w:rPr>
            </w:pPr>
            <w:r w:rsidRPr="00542737">
              <w:rPr>
                <w:rFonts w:cs="Arial"/>
                <w:color w:val="D55C17" w:themeColor="accent5"/>
              </w:rPr>
              <w:t>Clash detection process and reporting</w:t>
            </w:r>
          </w:p>
        </w:tc>
        <w:tc>
          <w:tcPr>
            <w:tcW w:w="3023" w:type="dxa"/>
          </w:tcPr>
          <w:p w14:paraId="19651CF7" w14:textId="77777777" w:rsidR="00BC23A5" w:rsidRPr="00542737" w:rsidRDefault="00BC23A5" w:rsidP="00BC23A5">
            <w:pPr>
              <w:pStyle w:val="BodyText"/>
              <w:spacing w:after="0"/>
              <w:ind w:left="0"/>
              <w:rPr>
                <w:rFonts w:cs="Arial"/>
                <w:color w:val="D55C17" w:themeColor="accent5"/>
              </w:rPr>
            </w:pPr>
            <w:r w:rsidRPr="00542737">
              <w:rPr>
                <w:rFonts w:eastAsia="Arial" w:cs="Arial"/>
                <w:color w:val="D55C17" w:themeColor="accent5"/>
              </w:rPr>
              <w:t xml:space="preserve">Design Team, Appointing Party </w:t>
            </w:r>
          </w:p>
        </w:tc>
        <w:tc>
          <w:tcPr>
            <w:tcW w:w="3024" w:type="dxa"/>
          </w:tcPr>
          <w:p w14:paraId="5714F437" w14:textId="77777777" w:rsidR="00BC23A5" w:rsidRPr="00542737" w:rsidRDefault="00BC23A5" w:rsidP="00BC23A5">
            <w:pPr>
              <w:pStyle w:val="BodyText"/>
              <w:spacing w:after="0"/>
              <w:ind w:left="0"/>
              <w:rPr>
                <w:rFonts w:cs="Arial"/>
                <w:color w:val="D55C17" w:themeColor="accent5"/>
              </w:rPr>
            </w:pPr>
            <w:r w:rsidRPr="00542737">
              <w:rPr>
                <w:rFonts w:eastAsia="Arial" w:cs="Arial"/>
                <w:color w:val="D55C17" w:themeColor="accent5"/>
              </w:rPr>
              <w:t>&lt;Enter Date&gt;</w:t>
            </w:r>
          </w:p>
        </w:tc>
      </w:tr>
      <w:tr w:rsidR="00BC23A5" w:rsidRPr="00542737" w14:paraId="68436CB4" w14:textId="77777777" w:rsidTr="00BC23A5">
        <w:trPr>
          <w:cnfStyle w:val="000000100000" w:firstRow="0" w:lastRow="0" w:firstColumn="0" w:lastColumn="0" w:oddVBand="0" w:evenVBand="0" w:oddHBand="1" w:evenHBand="0" w:firstRowFirstColumn="0" w:firstRowLastColumn="0" w:lastRowFirstColumn="0" w:lastRowLastColumn="0"/>
          <w:trHeight w:val="510"/>
        </w:trPr>
        <w:tc>
          <w:tcPr>
            <w:tcW w:w="3023" w:type="dxa"/>
            <w:tcBorders>
              <w:bottom w:val="none" w:sz="0" w:space="0" w:color="auto"/>
            </w:tcBorders>
          </w:tcPr>
          <w:p w14:paraId="76F3F7AA" w14:textId="77777777" w:rsidR="00BC23A5" w:rsidRPr="00542737" w:rsidRDefault="00BC23A5" w:rsidP="00BC23A5">
            <w:pPr>
              <w:pStyle w:val="BodyText"/>
              <w:spacing w:after="0"/>
              <w:ind w:left="0"/>
              <w:rPr>
                <w:rFonts w:cs="Arial"/>
                <w:color w:val="D55C17" w:themeColor="accent5"/>
              </w:rPr>
            </w:pPr>
            <w:r w:rsidRPr="00542737">
              <w:rPr>
                <w:rFonts w:cs="Arial"/>
                <w:color w:val="D55C17" w:themeColor="accent5"/>
              </w:rPr>
              <w:t>Model viewer &amp; navigation</w:t>
            </w:r>
          </w:p>
        </w:tc>
        <w:tc>
          <w:tcPr>
            <w:tcW w:w="3023" w:type="dxa"/>
            <w:tcBorders>
              <w:bottom w:val="none" w:sz="0" w:space="0" w:color="auto"/>
            </w:tcBorders>
          </w:tcPr>
          <w:p w14:paraId="087131AB" w14:textId="77777777" w:rsidR="00BC23A5" w:rsidRPr="00542737" w:rsidRDefault="00BC23A5" w:rsidP="00BC23A5">
            <w:pPr>
              <w:pStyle w:val="BodyText"/>
              <w:spacing w:after="0"/>
              <w:ind w:left="0"/>
              <w:rPr>
                <w:rFonts w:cs="Arial"/>
                <w:color w:val="D55C17" w:themeColor="accent5"/>
              </w:rPr>
            </w:pPr>
            <w:r w:rsidRPr="00542737">
              <w:rPr>
                <w:rFonts w:eastAsia="Arial" w:cs="Arial"/>
                <w:color w:val="D55C17" w:themeColor="accent5"/>
              </w:rPr>
              <w:t xml:space="preserve">Design Team, Appointing Party </w:t>
            </w:r>
          </w:p>
        </w:tc>
        <w:tc>
          <w:tcPr>
            <w:tcW w:w="3024" w:type="dxa"/>
            <w:tcBorders>
              <w:bottom w:val="none" w:sz="0" w:space="0" w:color="auto"/>
            </w:tcBorders>
          </w:tcPr>
          <w:p w14:paraId="798B18CD" w14:textId="77777777" w:rsidR="00BC23A5" w:rsidRPr="00542737" w:rsidRDefault="00BC23A5" w:rsidP="00BC23A5">
            <w:pPr>
              <w:pStyle w:val="BodyText"/>
              <w:spacing w:after="0"/>
              <w:ind w:left="0"/>
              <w:rPr>
                <w:rFonts w:cs="Arial"/>
                <w:color w:val="D55C17" w:themeColor="accent5"/>
              </w:rPr>
            </w:pPr>
            <w:r w:rsidRPr="00542737">
              <w:rPr>
                <w:rFonts w:eastAsia="Arial" w:cs="Arial"/>
                <w:color w:val="D55C17" w:themeColor="accent5"/>
              </w:rPr>
              <w:t>&lt;Enter Date&gt;</w:t>
            </w:r>
          </w:p>
        </w:tc>
      </w:tr>
      <w:tr w:rsidR="00BC23A5" w:rsidRPr="00542737" w14:paraId="59C2F9A4" w14:textId="77777777" w:rsidTr="00BC23A5">
        <w:trPr>
          <w:cnfStyle w:val="000000010000" w:firstRow="0" w:lastRow="0" w:firstColumn="0" w:lastColumn="0" w:oddVBand="0" w:evenVBand="0" w:oddHBand="0" w:evenHBand="1" w:firstRowFirstColumn="0" w:firstRowLastColumn="0" w:lastRowFirstColumn="0" w:lastRowLastColumn="0"/>
          <w:trHeight w:val="510"/>
        </w:trPr>
        <w:tc>
          <w:tcPr>
            <w:tcW w:w="3023" w:type="dxa"/>
            <w:tcBorders>
              <w:bottom w:val="single" w:sz="18" w:space="0" w:color="404040" w:themeColor="text1" w:themeTint="BF"/>
            </w:tcBorders>
          </w:tcPr>
          <w:p w14:paraId="7DAE1585" w14:textId="77777777" w:rsidR="00BC23A5" w:rsidRPr="00542737" w:rsidRDefault="00BC23A5" w:rsidP="00BC23A5">
            <w:pPr>
              <w:pStyle w:val="BodyText"/>
              <w:spacing w:after="0"/>
              <w:ind w:left="0"/>
              <w:rPr>
                <w:rFonts w:cs="Arial"/>
                <w:color w:val="D55C17" w:themeColor="accent5"/>
              </w:rPr>
            </w:pPr>
            <w:r w:rsidRPr="00542737">
              <w:rPr>
                <w:rFonts w:cs="Arial"/>
                <w:color w:val="D55C17" w:themeColor="accent5"/>
              </w:rPr>
              <w:t xml:space="preserve">CDE fundamentals </w:t>
            </w:r>
          </w:p>
          <w:p w14:paraId="1A7C913F" w14:textId="77777777" w:rsidR="00BC23A5" w:rsidRPr="00542737" w:rsidRDefault="00BC23A5" w:rsidP="00BC23A5">
            <w:pPr>
              <w:pStyle w:val="BodyText"/>
              <w:spacing w:after="0"/>
              <w:ind w:left="0"/>
              <w:rPr>
                <w:rFonts w:cs="Arial"/>
                <w:color w:val="D55C17" w:themeColor="accent5"/>
              </w:rPr>
            </w:pPr>
          </w:p>
        </w:tc>
        <w:tc>
          <w:tcPr>
            <w:tcW w:w="3023" w:type="dxa"/>
            <w:tcBorders>
              <w:bottom w:val="single" w:sz="18" w:space="0" w:color="404040" w:themeColor="text1" w:themeTint="BF"/>
            </w:tcBorders>
          </w:tcPr>
          <w:p w14:paraId="37DCD02A" w14:textId="77777777" w:rsidR="00BC23A5" w:rsidRPr="00542737" w:rsidRDefault="00BC23A5" w:rsidP="00BC23A5">
            <w:pPr>
              <w:pStyle w:val="BodyText"/>
              <w:spacing w:after="0"/>
              <w:ind w:left="0"/>
              <w:rPr>
                <w:rFonts w:cs="Arial"/>
                <w:color w:val="D55C17" w:themeColor="accent5"/>
              </w:rPr>
            </w:pPr>
            <w:r w:rsidRPr="00542737">
              <w:rPr>
                <w:rFonts w:eastAsia="Arial" w:cs="Arial"/>
                <w:color w:val="D55C17" w:themeColor="accent5"/>
              </w:rPr>
              <w:t xml:space="preserve">Design Team, Appointing Party </w:t>
            </w:r>
          </w:p>
        </w:tc>
        <w:tc>
          <w:tcPr>
            <w:tcW w:w="3024" w:type="dxa"/>
            <w:tcBorders>
              <w:bottom w:val="single" w:sz="18" w:space="0" w:color="404040" w:themeColor="text1" w:themeTint="BF"/>
            </w:tcBorders>
          </w:tcPr>
          <w:p w14:paraId="2D2AB087" w14:textId="77777777" w:rsidR="00BC23A5" w:rsidRPr="00542737" w:rsidRDefault="00BC23A5" w:rsidP="00BC23A5">
            <w:pPr>
              <w:pStyle w:val="BodyText"/>
              <w:keepNext/>
              <w:spacing w:after="0"/>
              <w:ind w:left="0"/>
              <w:rPr>
                <w:rFonts w:cs="Arial"/>
                <w:color w:val="D55C17" w:themeColor="accent5"/>
              </w:rPr>
            </w:pPr>
            <w:r w:rsidRPr="00542737">
              <w:rPr>
                <w:rFonts w:eastAsia="Arial" w:cs="Arial"/>
                <w:color w:val="D55C17" w:themeColor="accent5"/>
              </w:rPr>
              <w:t>&lt;Enter Date&gt;</w:t>
            </w:r>
          </w:p>
        </w:tc>
      </w:tr>
    </w:tbl>
    <w:p w14:paraId="27EFF72D" w14:textId="3FFB3AF9" w:rsidR="00BC23A5" w:rsidRPr="00542737" w:rsidRDefault="00BC23A5" w:rsidP="00BC23A5">
      <w:pPr>
        <w:pStyle w:val="Caption"/>
        <w:rPr>
          <w:i w:val="0"/>
          <w:iCs w:val="0"/>
        </w:rPr>
      </w:pPr>
      <w:r w:rsidRPr="00542737">
        <w:rPr>
          <w:i w:val="0"/>
          <w:iCs w:val="0"/>
        </w:rPr>
        <w:t xml:space="preserve">Table </w:t>
      </w:r>
      <w:r w:rsidR="00D257DE" w:rsidRPr="00542737">
        <w:rPr>
          <w:i w:val="0"/>
          <w:iCs w:val="0"/>
        </w:rPr>
        <w:fldChar w:fldCharType="begin"/>
      </w:r>
      <w:r w:rsidR="00D257DE" w:rsidRPr="00542737">
        <w:rPr>
          <w:i w:val="0"/>
          <w:iCs w:val="0"/>
        </w:rPr>
        <w:instrText xml:space="preserve"> SEQ Table \* ARABIC </w:instrText>
      </w:r>
      <w:r w:rsidR="00D257DE" w:rsidRPr="00542737">
        <w:rPr>
          <w:i w:val="0"/>
          <w:iCs w:val="0"/>
        </w:rPr>
        <w:fldChar w:fldCharType="separate"/>
      </w:r>
      <w:r w:rsidR="00542737">
        <w:rPr>
          <w:i w:val="0"/>
          <w:iCs w:val="0"/>
          <w:noProof/>
        </w:rPr>
        <w:t>5</w:t>
      </w:r>
      <w:r w:rsidR="00D257DE" w:rsidRPr="00542737">
        <w:rPr>
          <w:i w:val="0"/>
          <w:iCs w:val="0"/>
        </w:rPr>
        <w:fldChar w:fldCharType="end"/>
      </w:r>
      <w:r w:rsidRPr="00542737">
        <w:rPr>
          <w:i w:val="0"/>
          <w:iCs w:val="0"/>
        </w:rPr>
        <w:t>: Training requirements</w:t>
      </w:r>
    </w:p>
    <w:p w14:paraId="2AFB85C3" w14:textId="254691BA" w:rsidR="00067789" w:rsidRPr="00542737" w:rsidRDefault="00BC23A5" w:rsidP="005D7884">
      <w:pPr>
        <w:pStyle w:val="Heading1"/>
      </w:pPr>
      <w:r w:rsidRPr="00542737">
        <w:br w:type="page"/>
      </w:r>
      <w:bookmarkStart w:id="543" w:name="_Toc70607069"/>
      <w:r w:rsidR="00067789" w:rsidRPr="00542737">
        <w:lastRenderedPageBreak/>
        <w:t>DETAILED (BIM) RESPONSIBILITY MATRIX</w:t>
      </w:r>
      <w:bookmarkEnd w:id="543"/>
    </w:p>
    <w:p w14:paraId="0E4748A2" w14:textId="77777777" w:rsidR="00067789" w:rsidRPr="00542737" w:rsidRDefault="00067789" w:rsidP="00067789">
      <w:pPr>
        <w:pStyle w:val="Heading2"/>
      </w:pPr>
      <w:bookmarkStart w:id="544" w:name="_Ref70345380"/>
      <w:bookmarkStart w:id="545" w:name="_Toc70607070"/>
      <w:r w:rsidRPr="00542737">
        <w:t>Detailed (BIM) Responsibility Matrix</w:t>
      </w:r>
      <w:bookmarkEnd w:id="544"/>
      <w:bookmarkEnd w:id="545"/>
    </w:p>
    <w:p w14:paraId="5FBA2A91" w14:textId="77777777" w:rsidR="00067789" w:rsidRPr="00542737" w:rsidRDefault="00067789" w:rsidP="00067789">
      <w:pPr>
        <w:pStyle w:val="BodyText"/>
        <w:rPr>
          <w:rFonts w:cs="Arial"/>
        </w:rPr>
      </w:pPr>
      <w:r w:rsidRPr="00542737">
        <w:rPr>
          <w:rFonts w:cs="Arial"/>
        </w:rPr>
        <w:t xml:space="preserve">For the agreed Detailed (BIM) Responsibility matrix refer to the following document. </w:t>
      </w:r>
    </w:p>
    <w:p w14:paraId="03FFF3F7" w14:textId="34D9F841" w:rsidR="00067789" w:rsidRPr="00542737" w:rsidRDefault="00067789" w:rsidP="00067789">
      <w:pPr>
        <w:pStyle w:val="BodyText"/>
        <w:rPr>
          <w:color w:val="D55C17" w:themeColor="accent5"/>
        </w:rPr>
      </w:pPr>
      <w:commentRangeStart w:id="546"/>
      <w:r w:rsidRPr="00542737">
        <w:rPr>
          <w:color w:val="D55C17" w:themeColor="accent5"/>
        </w:rPr>
        <w:t>XXX-TTD-XX-XX-SP-K-00</w:t>
      </w:r>
      <w:ins w:id="547" w:author="Niall Murphy" w:date="2021-04-28T15:21:00Z">
        <w:r w:rsidR="00261CFE">
          <w:rPr>
            <w:color w:val="D55C17" w:themeColor="accent5"/>
          </w:rPr>
          <w:t>00</w:t>
        </w:r>
      </w:ins>
      <w:r w:rsidRPr="00542737">
        <w:rPr>
          <w:color w:val="D55C17" w:themeColor="accent5"/>
        </w:rPr>
        <w:t>04</w:t>
      </w:r>
      <w:commentRangeEnd w:id="546"/>
      <w:r w:rsidRPr="00542737">
        <w:rPr>
          <w:rStyle w:val="CommentReference"/>
          <w:rFonts w:ascii="Verdana" w:hAnsi="Verdana"/>
        </w:rPr>
        <w:commentReference w:id="546"/>
      </w:r>
    </w:p>
    <w:p w14:paraId="5416AC23" w14:textId="6D20C560" w:rsidR="007946B2" w:rsidRPr="00542737" w:rsidRDefault="00067789" w:rsidP="00067789">
      <w:pPr>
        <w:pStyle w:val="BodyText"/>
        <w:rPr>
          <w:ins w:id="548" w:author="Niall Murphy" w:date="2021-04-27T11:23:00Z"/>
          <w:rFonts w:cs="Arial"/>
        </w:rPr>
      </w:pPr>
      <w:commentRangeStart w:id="549"/>
      <w:del w:id="550" w:author="Niall Murphy" w:date="2021-04-27T11:16:00Z">
        <w:r w:rsidRPr="00542737" w:rsidDel="007946B2">
          <w:rPr>
            <w:rFonts w:cs="Arial"/>
          </w:rPr>
          <w:delText>Upon their appointment</w:delText>
        </w:r>
      </w:del>
      <w:ins w:id="551" w:author="Niall Murphy" w:date="2021-04-27T11:16:00Z">
        <w:r w:rsidR="007946B2" w:rsidRPr="00542737">
          <w:rPr>
            <w:rFonts w:cs="Arial"/>
          </w:rPr>
          <w:t>Before the commencement of the project’s Build stage</w:t>
        </w:r>
      </w:ins>
      <w:r w:rsidRPr="00542737">
        <w:rPr>
          <w:rFonts w:cs="Arial"/>
        </w:rPr>
        <w:t xml:space="preserve"> the </w:t>
      </w:r>
      <w:del w:id="552" w:author="Niall Murphy" w:date="2021-04-27T10:25:00Z">
        <w:r w:rsidRPr="00542737" w:rsidDel="002B6A51">
          <w:rPr>
            <w:rFonts w:cs="Arial"/>
          </w:rPr>
          <w:delText>Construction Lead Appointed Party</w:delText>
        </w:r>
      </w:del>
      <w:ins w:id="553" w:author="Niall Murphy" w:date="2021-04-27T10:25:00Z">
        <w:r w:rsidR="002B6A51" w:rsidRPr="00542737">
          <w:rPr>
            <w:rFonts w:cs="Arial"/>
          </w:rPr>
          <w:t>Construction Lead (Appointed Party)</w:t>
        </w:r>
      </w:ins>
      <w:r w:rsidRPr="00542737">
        <w:rPr>
          <w:rFonts w:cs="Arial"/>
        </w:rPr>
        <w:t xml:space="preserve"> shall further develop the matrix to reflect the delegated responsibilities of the Construction Delivery Team.</w:t>
      </w:r>
      <w:commentRangeEnd w:id="549"/>
      <w:r w:rsidR="00595EB8" w:rsidRPr="00542737">
        <w:rPr>
          <w:rStyle w:val="CommentReference"/>
          <w:rFonts w:ascii="Verdana" w:hAnsi="Verdana"/>
        </w:rPr>
        <w:commentReference w:id="549"/>
      </w:r>
      <w:ins w:id="554" w:author="Niall Murphy" w:date="2021-04-27T11:16:00Z">
        <w:r w:rsidR="007946B2" w:rsidRPr="00542737">
          <w:rPr>
            <w:rFonts w:cs="Arial"/>
          </w:rPr>
          <w:t xml:space="preserve"> </w:t>
        </w:r>
      </w:ins>
      <w:ins w:id="555" w:author="Niall Murphy" w:date="2021-04-27T11:17:00Z">
        <w:r w:rsidR="007946B2" w:rsidRPr="00542737">
          <w:rPr>
            <w:rFonts w:cs="Arial"/>
          </w:rPr>
          <w:t>To facilitate this, each Task Team within the Construction Delivery Team will provide t</w:t>
        </w:r>
      </w:ins>
      <w:ins w:id="556" w:author="Niall Murphy" w:date="2021-04-27T11:19:00Z">
        <w:r w:rsidR="007946B2" w:rsidRPr="00542737">
          <w:rPr>
            <w:rFonts w:cs="Arial"/>
          </w:rPr>
          <w:t>o t</w:t>
        </w:r>
      </w:ins>
      <w:ins w:id="557" w:author="Niall Murphy" w:date="2021-04-27T11:17:00Z">
        <w:r w:rsidR="007946B2" w:rsidRPr="00542737">
          <w:rPr>
            <w:rFonts w:cs="Arial"/>
          </w:rPr>
          <w:t>he Construction Lead (</w:t>
        </w:r>
      </w:ins>
      <w:ins w:id="558" w:author="Niall Murphy" w:date="2021-04-27T11:18:00Z">
        <w:r w:rsidR="007946B2" w:rsidRPr="00542737">
          <w:rPr>
            <w:rFonts w:cs="Arial"/>
          </w:rPr>
          <w:t>Appointed Party) a BIM Responsibility Matrix</w:t>
        </w:r>
      </w:ins>
      <w:ins w:id="559" w:author="Niall Murphy" w:date="2021-04-27T11:19:00Z">
        <w:r w:rsidR="007946B2" w:rsidRPr="00542737">
          <w:rPr>
            <w:rFonts w:cs="Arial"/>
          </w:rPr>
          <w:t xml:space="preserve"> sufficient to address the scope of their appointment. </w:t>
        </w:r>
      </w:ins>
    </w:p>
    <w:p w14:paraId="6BC94413" w14:textId="43DE3A04" w:rsidR="007946B2" w:rsidRPr="00542737" w:rsidRDefault="007946B2" w:rsidP="00067789">
      <w:pPr>
        <w:pStyle w:val="BodyText"/>
        <w:rPr>
          <w:ins w:id="560" w:author="Niall Murphy" w:date="2021-04-27T11:22:00Z"/>
          <w:rFonts w:cs="Arial"/>
        </w:rPr>
      </w:pPr>
      <w:ins w:id="561" w:author="Niall Murphy" w:date="2021-04-27T11:20:00Z">
        <w:r w:rsidRPr="00542737">
          <w:rPr>
            <w:rFonts w:cs="Arial"/>
          </w:rPr>
          <w:t xml:space="preserve">The Task Team Manager from each Task Team shall be responsible for </w:t>
        </w:r>
      </w:ins>
      <w:ins w:id="562" w:author="Niall Murphy" w:date="2021-04-27T11:21:00Z">
        <w:r w:rsidRPr="00542737">
          <w:rPr>
            <w:rFonts w:cs="Arial"/>
          </w:rPr>
          <w:t xml:space="preserve">providing this document and for this purpose shall use the template contained within </w:t>
        </w:r>
        <w:r w:rsidRPr="00542737">
          <w:rPr>
            <w:rFonts w:cs="Arial"/>
            <w:b/>
            <w:bCs/>
            <w:rPrChange w:id="563" w:author="Niall Murphy" w:date="2021-04-27T11:21:00Z">
              <w:rPr>
                <w:rFonts w:cs="Arial"/>
              </w:rPr>
            </w:rPrChange>
          </w:rPr>
          <w:t>Appendix E of the EIR</w:t>
        </w:r>
        <w:r w:rsidRPr="00542737">
          <w:rPr>
            <w:rFonts w:cs="Arial"/>
          </w:rPr>
          <w:t>.</w:t>
        </w:r>
      </w:ins>
      <w:ins w:id="564" w:author="Niall Murphy" w:date="2021-04-27T11:23:00Z">
        <w:r w:rsidRPr="00542737">
          <w:rPr>
            <w:rFonts w:cs="Arial"/>
          </w:rPr>
          <w:t xml:space="preserve"> </w:t>
        </w:r>
      </w:ins>
      <w:ins w:id="565" w:author="Niall Murphy" w:date="2021-04-27T11:26:00Z">
        <w:r w:rsidR="00653DD2" w:rsidRPr="00542737">
          <w:rPr>
            <w:rFonts w:cs="Arial"/>
          </w:rPr>
          <w:t xml:space="preserve">In carrying out this responsibility Task Team Managers shall comply with </w:t>
        </w:r>
      </w:ins>
      <w:ins w:id="566" w:author="Niall Murphy" w:date="2021-04-27T11:27:00Z">
        <w:r w:rsidR="00653DD2" w:rsidRPr="00542737">
          <w:rPr>
            <w:rFonts w:cs="Arial"/>
          </w:rPr>
          <w:t xml:space="preserve">requirements of </w:t>
        </w:r>
        <w:r w:rsidR="00653DD2" w:rsidRPr="00542737">
          <w:rPr>
            <w:rFonts w:cs="Arial"/>
            <w:b/>
            <w:bCs/>
            <w:rPrChange w:id="567" w:author="Niall Murphy" w:date="2021-04-27T11:27:00Z">
              <w:rPr>
                <w:rFonts w:cs="Arial"/>
              </w:rPr>
            </w:rPrChange>
          </w:rPr>
          <w:t>section 7.2 of the EIR</w:t>
        </w:r>
        <w:r w:rsidR="00653DD2" w:rsidRPr="00542737">
          <w:rPr>
            <w:rFonts w:cs="Arial"/>
          </w:rPr>
          <w:t>.</w:t>
        </w:r>
      </w:ins>
    </w:p>
    <w:p w14:paraId="0D3F04CE" w14:textId="4F987E36" w:rsidR="00067789" w:rsidRPr="00542737" w:rsidDel="007946B2" w:rsidRDefault="00067789" w:rsidP="00067789">
      <w:pPr>
        <w:pStyle w:val="BodyText"/>
        <w:rPr>
          <w:del w:id="568" w:author="Niall Murphy" w:date="2021-04-27T11:21:00Z"/>
          <w:rFonts w:cs="Arial"/>
        </w:rPr>
      </w:pPr>
      <w:bookmarkStart w:id="569" w:name="_Toc70419175"/>
      <w:bookmarkStart w:id="570" w:name="_Toc70496871"/>
      <w:bookmarkStart w:id="571" w:name="_Toc70514901"/>
      <w:bookmarkStart w:id="572" w:name="_Toc70514947"/>
      <w:bookmarkStart w:id="573" w:name="_Toc70514993"/>
      <w:bookmarkStart w:id="574" w:name="_Toc70515039"/>
      <w:bookmarkStart w:id="575" w:name="_Toc70515085"/>
      <w:bookmarkStart w:id="576" w:name="_Toc70599849"/>
      <w:bookmarkStart w:id="577" w:name="_Toc70605013"/>
      <w:bookmarkStart w:id="578" w:name="_Toc70605169"/>
      <w:bookmarkStart w:id="579" w:name="_Toc70605545"/>
      <w:bookmarkStart w:id="580" w:name="_Toc70607025"/>
      <w:bookmarkStart w:id="581" w:name="_Toc70607071"/>
      <w:bookmarkEnd w:id="569"/>
      <w:bookmarkEnd w:id="570"/>
      <w:bookmarkEnd w:id="571"/>
      <w:bookmarkEnd w:id="572"/>
      <w:bookmarkEnd w:id="573"/>
      <w:bookmarkEnd w:id="574"/>
      <w:bookmarkEnd w:id="575"/>
      <w:bookmarkEnd w:id="576"/>
      <w:bookmarkEnd w:id="577"/>
      <w:bookmarkEnd w:id="578"/>
      <w:bookmarkEnd w:id="579"/>
      <w:bookmarkEnd w:id="580"/>
      <w:bookmarkEnd w:id="581"/>
    </w:p>
    <w:p w14:paraId="45A7FD8C" w14:textId="77777777" w:rsidR="00067789" w:rsidRPr="00542737" w:rsidRDefault="00067789" w:rsidP="00067789">
      <w:pPr>
        <w:pStyle w:val="Heading2"/>
      </w:pPr>
      <w:bookmarkStart w:id="582" w:name="_Toc70607072"/>
      <w:r w:rsidRPr="00542737">
        <w:t>MIDP</w:t>
      </w:r>
      <w:bookmarkEnd w:id="582"/>
    </w:p>
    <w:p w14:paraId="58B6ABDD" w14:textId="0B383484" w:rsidR="00067789" w:rsidRPr="00542737" w:rsidRDefault="00067789" w:rsidP="00067789">
      <w:pPr>
        <w:pStyle w:val="BodyText"/>
        <w:rPr>
          <w:rFonts w:cs="Arial"/>
        </w:rPr>
      </w:pPr>
      <w:r w:rsidRPr="00542737">
        <w:rPr>
          <w:rFonts w:cs="Arial"/>
        </w:rPr>
        <w:t xml:space="preserve">For the Master Information Delivery Plan refer to the following document. </w:t>
      </w:r>
    </w:p>
    <w:p w14:paraId="72EC2C7A" w14:textId="40718162" w:rsidR="00067789" w:rsidRPr="00542737" w:rsidRDefault="00067789" w:rsidP="00067789">
      <w:pPr>
        <w:pStyle w:val="BodyText"/>
        <w:rPr>
          <w:color w:val="D55C17" w:themeColor="accent5"/>
        </w:rPr>
      </w:pPr>
      <w:commentRangeStart w:id="583"/>
      <w:r w:rsidRPr="00542737">
        <w:rPr>
          <w:color w:val="D55C17" w:themeColor="accent5"/>
        </w:rPr>
        <w:t>XXX-TTD-XX-XX-SP-K-00</w:t>
      </w:r>
      <w:ins w:id="584" w:author="Niall Murphy" w:date="2021-04-28T15:21:00Z">
        <w:r w:rsidR="00261CFE">
          <w:rPr>
            <w:color w:val="D55C17" w:themeColor="accent5"/>
          </w:rPr>
          <w:t>00</w:t>
        </w:r>
      </w:ins>
      <w:r w:rsidRPr="00542737">
        <w:rPr>
          <w:color w:val="D55C17" w:themeColor="accent5"/>
        </w:rPr>
        <w:t>05</w:t>
      </w:r>
      <w:commentRangeEnd w:id="583"/>
      <w:r w:rsidRPr="00542737">
        <w:rPr>
          <w:rStyle w:val="CommentReference"/>
          <w:rFonts w:ascii="Verdana" w:hAnsi="Verdana"/>
        </w:rPr>
        <w:commentReference w:id="583"/>
      </w:r>
    </w:p>
    <w:p w14:paraId="69733370" w14:textId="77777777" w:rsidR="00067789" w:rsidRPr="00542737" w:rsidRDefault="00067789" w:rsidP="00067789">
      <w:pPr>
        <w:pStyle w:val="BodyText"/>
      </w:pPr>
      <w:r w:rsidRPr="00542737">
        <w:t>This document shall remain live throughout the project. The Lead Appointed Party is responsible for updating the MIDP as required, including on occasions when a new task team joins the Delivery Team. To facilitate this, each Task Team shall maintain their own TIDP and notify the Lead Appointed Party as the nature of the information they plan to delivery changes.</w:t>
      </w:r>
    </w:p>
    <w:p w14:paraId="038937EB" w14:textId="77777777" w:rsidR="00067789" w:rsidRPr="00542737" w:rsidRDefault="00067789" w:rsidP="00067789">
      <w:pPr>
        <w:pStyle w:val="BodyText"/>
      </w:pPr>
      <w:r w:rsidRPr="00542737">
        <w:br w:type="page"/>
      </w:r>
    </w:p>
    <w:p w14:paraId="153FA52F" w14:textId="0F67662D" w:rsidR="00E60305" w:rsidRPr="00542737" w:rsidRDefault="00BE193D" w:rsidP="00B941A2">
      <w:pPr>
        <w:pStyle w:val="Heading1"/>
      </w:pPr>
      <w:bookmarkStart w:id="585" w:name="_Toc70607073"/>
      <w:r w:rsidRPr="00542737">
        <w:lastRenderedPageBreak/>
        <w:t>INFORMATION DELIVERY STRATEGY</w:t>
      </w:r>
      <w:bookmarkEnd w:id="585"/>
    </w:p>
    <w:p w14:paraId="36B3572E" w14:textId="37D836BB" w:rsidR="00CB5336" w:rsidRPr="00542737" w:rsidRDefault="00CB5336" w:rsidP="00B941A2">
      <w:pPr>
        <w:pStyle w:val="Heading2"/>
      </w:pPr>
      <w:bookmarkStart w:id="586" w:name="_Ref70503980"/>
      <w:bookmarkStart w:id="587" w:name="_Toc70607074"/>
      <w:r w:rsidRPr="00542737">
        <w:t xml:space="preserve">Approach </w:t>
      </w:r>
      <w:r w:rsidR="0032589F" w:rsidRPr="00542737">
        <w:t>to meeting the appointing party’</w:t>
      </w:r>
      <w:r w:rsidRPr="00542737">
        <w:t>s exchange information requirements</w:t>
      </w:r>
      <w:bookmarkEnd w:id="586"/>
      <w:bookmarkEnd w:id="587"/>
    </w:p>
    <w:p w14:paraId="05FCF31D" w14:textId="4DD6BC68" w:rsidR="00704CDE" w:rsidRPr="00542737" w:rsidRDefault="00704CDE" w:rsidP="00704CDE">
      <w:pPr>
        <w:pStyle w:val="Heading3"/>
      </w:pPr>
      <w:bookmarkStart w:id="588" w:name="_Ref70505419"/>
      <w:r w:rsidRPr="00542737">
        <w:t>Level of information need</w:t>
      </w:r>
      <w:bookmarkEnd w:id="588"/>
    </w:p>
    <w:p w14:paraId="18A8E54E" w14:textId="712AAD8B" w:rsidR="00375249" w:rsidRPr="00542737" w:rsidRDefault="00375249" w:rsidP="00375249">
      <w:pPr>
        <w:pStyle w:val="BodyText"/>
        <w:rPr>
          <w:ins w:id="589" w:author="Niall Murphy" w:date="2021-04-27T11:11:00Z"/>
        </w:rPr>
      </w:pPr>
      <w:r w:rsidRPr="00542737">
        <w:t xml:space="preserve">As per the EIR level </w:t>
      </w:r>
      <w:del w:id="590" w:author="Laurice Peverett" w:date="2021-04-26T21:23:00Z">
        <w:r w:rsidRPr="00542737" w:rsidDel="00595EB8">
          <w:delText xml:space="preserve">on </w:delText>
        </w:r>
      </w:del>
      <w:ins w:id="591" w:author="Laurice Peverett" w:date="2021-04-26T21:23:00Z">
        <w:r w:rsidR="00595EB8" w:rsidRPr="00542737">
          <w:t xml:space="preserve">of </w:t>
        </w:r>
      </w:ins>
      <w:r w:rsidRPr="00542737">
        <w:t xml:space="preserve">information need must be strictly in accordance with the ISO 19650 series and will adopt the </w:t>
      </w:r>
      <w:commentRangeStart w:id="592"/>
      <w:commentRangeStart w:id="593"/>
      <w:r w:rsidRPr="00542737">
        <w:t xml:space="preserve">NBS </w:t>
      </w:r>
      <w:del w:id="594" w:author="Niall Murphy" w:date="2021-04-27T11:06:00Z">
        <w:r w:rsidRPr="00542737" w:rsidDel="00150D06">
          <w:delText>Toolkit</w:delText>
        </w:r>
      </w:del>
      <w:ins w:id="595" w:author="Niall Murphy" w:date="2021-04-27T10:21:00Z">
        <w:r w:rsidR="002B6A51" w:rsidRPr="00542737">
          <w:t>Definition Library</w:t>
        </w:r>
      </w:ins>
      <w:r w:rsidRPr="00542737">
        <w:t xml:space="preserve"> as a benchmark for compliance</w:t>
      </w:r>
      <w:commentRangeEnd w:id="592"/>
      <w:r w:rsidR="00595EB8" w:rsidRPr="00542737">
        <w:rPr>
          <w:rStyle w:val="CommentReference"/>
          <w:rFonts w:ascii="Verdana" w:hAnsi="Verdana"/>
        </w:rPr>
        <w:commentReference w:id="592"/>
      </w:r>
      <w:commentRangeEnd w:id="593"/>
      <w:r w:rsidR="00150D06" w:rsidRPr="00542737">
        <w:rPr>
          <w:rStyle w:val="CommentReference"/>
          <w:rFonts w:ascii="Verdana" w:hAnsi="Verdana"/>
        </w:rPr>
        <w:commentReference w:id="593"/>
      </w:r>
      <w:r w:rsidRPr="00542737">
        <w:t>. Additionally</w:t>
      </w:r>
      <w:r w:rsidR="00B462B1" w:rsidRPr="00542737">
        <w:t>,</w:t>
      </w:r>
      <w:r w:rsidRPr="00542737">
        <w:t xml:space="preserve"> information provided</w:t>
      </w:r>
      <w:ins w:id="596" w:author="Laurice Peverett" w:date="2021-04-26T21:24:00Z">
        <w:r w:rsidR="00595EB8" w:rsidRPr="00542737">
          <w:t xml:space="preserve"> at</w:t>
        </w:r>
      </w:ins>
      <w:r w:rsidRPr="00542737">
        <w:t xml:space="preserve"> information milestones aligned to key decision points</w:t>
      </w:r>
      <w:ins w:id="597" w:author="Laurice Peverett" w:date="2021-04-26T21:24:00Z">
        <w:r w:rsidR="00595EB8" w:rsidRPr="00542737">
          <w:t>,</w:t>
        </w:r>
      </w:ins>
      <w:r w:rsidRPr="00542737">
        <w:t xml:space="preserve"> shall be sufficient to satisfy the Project Information Requirements (PIR).</w:t>
      </w:r>
    </w:p>
    <w:p w14:paraId="0D50A490" w14:textId="6C5AAD5D" w:rsidR="00150D06" w:rsidRPr="00542737" w:rsidRDefault="00150D06" w:rsidP="00375249">
      <w:pPr>
        <w:pStyle w:val="BodyText"/>
      </w:pPr>
      <w:ins w:id="598" w:author="Niall Murphy" w:date="2021-04-27T11:11:00Z">
        <w:r w:rsidRPr="00542737">
          <w:t xml:space="preserve">Level of Information Need shall be understood as </w:t>
        </w:r>
      </w:ins>
      <w:ins w:id="599" w:author="Niall Murphy" w:date="2021-04-27T11:12:00Z">
        <w:r w:rsidRPr="00542737">
          <w:t xml:space="preserve">comprising the geometric and non-geometric aspects defined in Figure 02 below. </w:t>
        </w:r>
      </w:ins>
      <w:ins w:id="600" w:author="Niall Murphy" w:date="2021-04-27T11:14:00Z">
        <w:r w:rsidRPr="00542737">
          <w:t>Additionally,</w:t>
        </w:r>
      </w:ins>
      <w:ins w:id="601" w:author="Niall Murphy" w:date="2021-04-27T11:12:00Z">
        <w:r w:rsidRPr="00542737">
          <w:t xml:space="preserve"> Level of Information Need shall be sufficient to satisfy the Pr</w:t>
        </w:r>
      </w:ins>
      <w:ins w:id="602" w:author="Niall Murphy" w:date="2021-04-27T11:13:00Z">
        <w:r w:rsidRPr="00542737">
          <w:t xml:space="preserve">oject Information Requirements set out in </w:t>
        </w:r>
        <w:r w:rsidRPr="00542737">
          <w:rPr>
            <w:b/>
            <w:bCs/>
            <w:rPrChange w:id="603" w:author="Niall Murphy" w:date="2021-04-27T11:13:00Z">
              <w:rPr/>
            </w:rPrChange>
          </w:rPr>
          <w:t>Appendix I of the EIR</w:t>
        </w:r>
        <w:r w:rsidRPr="00542737">
          <w:t>.</w:t>
        </w:r>
      </w:ins>
      <w:ins w:id="604" w:author="Niall Murphy" w:date="2021-04-27T11:14:00Z">
        <w:r w:rsidRPr="00542737">
          <w:t xml:space="preserve"> </w:t>
        </w:r>
      </w:ins>
      <w:moveToRangeStart w:id="605" w:author="Niall Murphy" w:date="2021-04-27T11:14:00Z" w:name="move70414472"/>
      <w:moveTo w:id="606" w:author="Niall Murphy" w:date="2021-04-27T11:14:00Z">
        <w:r w:rsidRPr="00542737">
          <w:t xml:space="preserve">Responsibility for geometric and non-geometric information is defined by the Detailed (BIM) Responsibility Matrix as detailed in </w:t>
        </w:r>
        <w:r w:rsidRPr="00542737">
          <w:rPr>
            <w:b/>
            <w:bCs/>
          </w:rPr>
          <w:t xml:space="preserve">section </w:t>
        </w:r>
        <w:r w:rsidRPr="00542737">
          <w:rPr>
            <w:b/>
            <w:bCs/>
          </w:rPr>
          <w:fldChar w:fldCharType="begin"/>
        </w:r>
        <w:r w:rsidRPr="00542737">
          <w:rPr>
            <w:b/>
            <w:bCs/>
          </w:rPr>
          <w:instrText xml:space="preserve"> REF _Ref70345380 \r \h  \* MERGEFORMAT </w:instrText>
        </w:r>
      </w:moveTo>
      <w:r w:rsidRPr="00542737">
        <w:rPr>
          <w:b/>
          <w:bCs/>
        </w:rPr>
      </w:r>
      <w:moveTo w:id="607" w:author="Niall Murphy" w:date="2021-04-27T11:14:00Z">
        <w:r w:rsidRPr="00542737">
          <w:rPr>
            <w:b/>
            <w:bCs/>
          </w:rPr>
          <w:fldChar w:fldCharType="separate"/>
        </w:r>
      </w:moveTo>
      <w:r w:rsidR="00542737">
        <w:rPr>
          <w:b/>
          <w:bCs/>
        </w:rPr>
        <w:t>5.1</w:t>
      </w:r>
      <w:moveTo w:id="608" w:author="Niall Murphy" w:date="2021-04-27T11:14:00Z">
        <w:r w:rsidRPr="00542737">
          <w:rPr>
            <w:b/>
            <w:bCs/>
          </w:rPr>
          <w:fldChar w:fldCharType="end"/>
        </w:r>
        <w:r w:rsidRPr="00542737">
          <w:t>.</w:t>
        </w:r>
      </w:moveTo>
      <w:moveToRangeEnd w:id="605"/>
    </w:p>
    <w:p w14:paraId="7EA56AD5" w14:textId="1191EF91" w:rsidR="00B41B6F" w:rsidRPr="00542737" w:rsidRDefault="00B41B6F" w:rsidP="00375249">
      <w:pPr>
        <w:pStyle w:val="BodyText"/>
      </w:pPr>
      <w:r w:rsidRPr="00542737">
        <w:rPr>
          <w:noProof/>
        </w:rPr>
        <w:drawing>
          <wp:anchor distT="0" distB="0" distL="114300" distR="114300" simplePos="0" relativeHeight="251663360" behindDoc="0" locked="0" layoutInCell="1" allowOverlap="1" wp14:anchorId="442A1802" wp14:editId="64FBFDA6">
            <wp:simplePos x="0" y="0"/>
            <wp:positionH relativeFrom="column">
              <wp:posOffset>504825</wp:posOffset>
            </wp:positionH>
            <wp:positionV relativeFrom="paragraph">
              <wp:posOffset>-3810</wp:posOffset>
            </wp:positionV>
            <wp:extent cx="5139690" cy="3176270"/>
            <wp:effectExtent l="0" t="0" r="3810" b="508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39690" cy="3176270"/>
                    </a:xfrm>
                    <a:prstGeom prst="rect">
                      <a:avLst/>
                    </a:prstGeom>
                    <a:noFill/>
                  </pic:spPr>
                </pic:pic>
              </a:graphicData>
            </a:graphic>
          </wp:anchor>
        </w:drawing>
      </w:r>
      <w:r w:rsidRPr="00542737">
        <w:rPr>
          <w:b/>
          <w:bCs/>
        </w:rPr>
        <w:t xml:space="preserve">Figure </w:t>
      </w:r>
      <w:ins w:id="609" w:author="Niall Murphy" w:date="2021-04-27T11:06:00Z">
        <w:r w:rsidR="00150D06" w:rsidRPr="00542737">
          <w:rPr>
            <w:b/>
            <w:bCs/>
          </w:rPr>
          <w:t>02</w:t>
        </w:r>
        <w:r w:rsidR="00150D06" w:rsidRPr="00542737">
          <w:rPr>
            <w:rPrChange w:id="610" w:author="Niall Murphy" w:date="2021-04-27T11:06:00Z">
              <w:rPr>
                <w:b/>
                <w:bCs/>
              </w:rPr>
            </w:rPrChange>
          </w:rPr>
          <w:t>.</w:t>
        </w:r>
      </w:ins>
      <w:commentRangeStart w:id="611"/>
      <w:del w:id="612" w:author="Niall Murphy" w:date="2021-04-27T11:06:00Z">
        <w:r w:rsidRPr="00542737" w:rsidDel="00150D06">
          <w:rPr>
            <w:rPrChange w:id="613" w:author="Niall Murphy" w:date="2021-04-27T11:06:00Z">
              <w:rPr>
                <w:b/>
                <w:bCs/>
              </w:rPr>
            </w:rPrChange>
          </w:rPr>
          <w:delText>XX</w:delText>
        </w:r>
        <w:commentRangeEnd w:id="611"/>
        <w:r w:rsidR="009F7FD4" w:rsidRPr="00542737" w:rsidDel="00150D06">
          <w:rPr>
            <w:rStyle w:val="CommentReference"/>
            <w:rFonts w:ascii="Verdana" w:hAnsi="Verdana"/>
          </w:rPr>
          <w:commentReference w:id="611"/>
        </w:r>
        <w:r w:rsidRPr="00542737" w:rsidDel="00150D06">
          <w:delText>.</w:delText>
        </w:r>
      </w:del>
      <w:r w:rsidRPr="00542737">
        <w:t xml:space="preserve"> Constituent </w:t>
      </w:r>
      <w:commentRangeStart w:id="614"/>
      <w:commentRangeStart w:id="615"/>
      <w:r w:rsidRPr="00542737">
        <w:t>aspects of Level of Information Need</w:t>
      </w:r>
      <w:commentRangeEnd w:id="614"/>
      <w:r w:rsidR="009F7FD4" w:rsidRPr="00542737">
        <w:rPr>
          <w:rStyle w:val="CommentReference"/>
          <w:rFonts w:ascii="Verdana" w:hAnsi="Verdana"/>
        </w:rPr>
        <w:commentReference w:id="614"/>
      </w:r>
      <w:commentRangeEnd w:id="615"/>
      <w:r w:rsidR="00150D06" w:rsidRPr="00542737">
        <w:rPr>
          <w:rStyle w:val="CommentReference"/>
          <w:rFonts w:ascii="Verdana" w:hAnsi="Verdana"/>
        </w:rPr>
        <w:commentReference w:id="615"/>
      </w:r>
    </w:p>
    <w:p w14:paraId="0C7EC199" w14:textId="06A63EAE" w:rsidR="00B41B6F" w:rsidRPr="00542737" w:rsidRDefault="00B41B6F" w:rsidP="00B41B6F">
      <w:pPr>
        <w:pStyle w:val="BodyText"/>
      </w:pPr>
      <w:moveFromRangeStart w:id="616" w:author="Niall Murphy" w:date="2021-04-27T11:14:00Z" w:name="move70414472"/>
      <w:moveFrom w:id="617" w:author="Niall Murphy" w:date="2021-04-27T11:14:00Z">
        <w:r w:rsidRPr="00542737" w:rsidDel="00150D06">
          <w:t xml:space="preserve">Responsibility for geometric and non-geometric information is defined by the Detailed (BIM) Responsibility Matrix as detailed in </w:t>
        </w:r>
        <w:r w:rsidRPr="00542737" w:rsidDel="00150D06">
          <w:rPr>
            <w:b/>
            <w:bCs/>
          </w:rPr>
          <w:t xml:space="preserve">section </w:t>
        </w:r>
        <w:r w:rsidR="00E75121" w:rsidRPr="00542737" w:rsidDel="00150D06">
          <w:rPr>
            <w:b/>
            <w:bCs/>
          </w:rPr>
          <w:fldChar w:fldCharType="begin"/>
        </w:r>
        <w:r w:rsidR="00E75121" w:rsidRPr="00542737" w:rsidDel="00150D06">
          <w:rPr>
            <w:b/>
            <w:bCs/>
          </w:rPr>
          <w:instrText xml:space="preserve"> REF _Ref70345380 \r \h  \* MERGEFORMAT </w:instrText>
        </w:r>
      </w:moveFrom>
      <w:del w:id="618" w:author="Niall Murphy" w:date="2021-04-27T11:14:00Z">
        <w:r w:rsidR="00E75121" w:rsidRPr="00542737" w:rsidDel="00150D06">
          <w:rPr>
            <w:b/>
            <w:bCs/>
          </w:rPr>
        </w:r>
      </w:del>
      <w:moveFrom w:id="619" w:author="Niall Murphy" w:date="2021-04-27T11:14:00Z">
        <w:r w:rsidR="00E75121" w:rsidRPr="00542737" w:rsidDel="00150D06">
          <w:rPr>
            <w:b/>
            <w:bCs/>
          </w:rPr>
          <w:fldChar w:fldCharType="separate"/>
        </w:r>
        <w:r w:rsidR="00E75121" w:rsidRPr="00542737" w:rsidDel="00150D06">
          <w:rPr>
            <w:b/>
            <w:bCs/>
          </w:rPr>
          <w:t>5.1</w:t>
        </w:r>
        <w:r w:rsidR="00E75121" w:rsidRPr="00542737" w:rsidDel="00150D06">
          <w:rPr>
            <w:b/>
            <w:bCs/>
          </w:rPr>
          <w:fldChar w:fldCharType="end"/>
        </w:r>
        <w:r w:rsidRPr="00542737" w:rsidDel="00150D06">
          <w:t xml:space="preserve">. </w:t>
        </w:r>
      </w:moveFrom>
      <w:moveFromRangeEnd w:id="616"/>
      <w:r w:rsidRPr="00542737">
        <w:t>Each Task Team will populate the required information whilst complying with the following;</w:t>
      </w:r>
    </w:p>
    <w:p w14:paraId="0B1F4990" w14:textId="38CF871A" w:rsidR="00375249" w:rsidRPr="00542737" w:rsidRDefault="00375249" w:rsidP="00B41B6F">
      <w:pPr>
        <w:pStyle w:val="ListBullet"/>
        <w:ind w:left="1134"/>
        <w:rPr>
          <w:b/>
          <w:bCs/>
        </w:rPr>
      </w:pPr>
      <w:r w:rsidRPr="00542737">
        <w:t xml:space="preserve">Attribute names for asset information shall match exactly the parameter names within </w:t>
      </w:r>
      <w:r w:rsidRPr="00542737">
        <w:rPr>
          <w:b/>
          <w:bCs/>
        </w:rPr>
        <w:t>Appendix H of the EIR</w:t>
      </w:r>
    </w:p>
    <w:p w14:paraId="292F9826" w14:textId="14706256" w:rsidR="00375249" w:rsidRPr="00542737" w:rsidRDefault="00375249" w:rsidP="00375249">
      <w:pPr>
        <w:pStyle w:val="ListBullet"/>
        <w:ind w:left="1134"/>
      </w:pPr>
      <w:r w:rsidRPr="00542737">
        <w:t xml:space="preserve">Attribute names for Uniclass 2015 classification shall match exactly the parameter names defined in </w:t>
      </w:r>
      <w:r w:rsidRPr="00542737">
        <w:rPr>
          <w:b/>
          <w:bCs/>
        </w:rPr>
        <w:t>section 7.5</w:t>
      </w:r>
    </w:p>
    <w:p w14:paraId="367940C1" w14:textId="3755B0E2" w:rsidR="00375249" w:rsidRPr="00542737" w:rsidRDefault="00375249" w:rsidP="00375249">
      <w:pPr>
        <w:pStyle w:val="ListBullet"/>
        <w:ind w:left="1134"/>
      </w:pPr>
      <w:r w:rsidRPr="00542737">
        <w:t xml:space="preserve">Attribute names for performance data shall match exactly the parameter names defined in </w:t>
      </w:r>
      <w:r w:rsidRPr="00542737">
        <w:rPr>
          <w:b/>
          <w:bCs/>
        </w:rPr>
        <w:t xml:space="preserve">section </w:t>
      </w:r>
      <w:r w:rsidR="00E75121" w:rsidRPr="00542737">
        <w:rPr>
          <w:b/>
          <w:bCs/>
        </w:rPr>
        <w:fldChar w:fldCharType="begin"/>
      </w:r>
      <w:r w:rsidR="00E75121" w:rsidRPr="00542737">
        <w:rPr>
          <w:b/>
          <w:bCs/>
        </w:rPr>
        <w:instrText xml:space="preserve"> REF _Ref70345477 \r \h  \* MERGEFORMAT </w:instrText>
      </w:r>
      <w:r w:rsidR="00E75121" w:rsidRPr="00542737">
        <w:rPr>
          <w:b/>
          <w:bCs/>
        </w:rPr>
      </w:r>
      <w:r w:rsidR="00E75121" w:rsidRPr="00542737">
        <w:rPr>
          <w:b/>
          <w:bCs/>
        </w:rPr>
        <w:fldChar w:fldCharType="separate"/>
      </w:r>
      <w:r w:rsidR="00542737">
        <w:rPr>
          <w:b/>
          <w:bCs/>
        </w:rPr>
        <w:t>6.1.3.1</w:t>
      </w:r>
      <w:r w:rsidR="00E75121" w:rsidRPr="00542737">
        <w:rPr>
          <w:b/>
          <w:bCs/>
        </w:rPr>
        <w:fldChar w:fldCharType="end"/>
      </w:r>
    </w:p>
    <w:p w14:paraId="63C3694E" w14:textId="6E400918" w:rsidR="00375249" w:rsidRPr="00542737" w:rsidRDefault="00375249" w:rsidP="00375249">
      <w:pPr>
        <w:pStyle w:val="ListBullet"/>
        <w:ind w:left="1134"/>
        <w:rPr>
          <w:b/>
          <w:bCs/>
        </w:rPr>
      </w:pPr>
      <w:r w:rsidRPr="00542737">
        <w:t xml:space="preserve">Attribute names for carbon tracking shall match exactly the parameter names defined in </w:t>
      </w:r>
      <w:r w:rsidRPr="00542737">
        <w:rPr>
          <w:b/>
          <w:bCs/>
        </w:rPr>
        <w:t xml:space="preserve">section </w:t>
      </w:r>
      <w:r w:rsidR="00E75121" w:rsidRPr="00542737">
        <w:rPr>
          <w:b/>
          <w:bCs/>
        </w:rPr>
        <w:fldChar w:fldCharType="begin"/>
      </w:r>
      <w:r w:rsidR="00E75121" w:rsidRPr="00542737">
        <w:rPr>
          <w:b/>
          <w:bCs/>
        </w:rPr>
        <w:instrText xml:space="preserve"> REF _Ref70345492 \r \h  \* MERGEFORMAT </w:instrText>
      </w:r>
      <w:r w:rsidR="00E75121" w:rsidRPr="00542737">
        <w:rPr>
          <w:b/>
          <w:bCs/>
        </w:rPr>
      </w:r>
      <w:r w:rsidR="00E75121" w:rsidRPr="00542737">
        <w:rPr>
          <w:b/>
          <w:bCs/>
        </w:rPr>
        <w:fldChar w:fldCharType="separate"/>
      </w:r>
      <w:r w:rsidR="00542737">
        <w:rPr>
          <w:b/>
          <w:bCs/>
        </w:rPr>
        <w:t>6.1.3.4</w:t>
      </w:r>
      <w:r w:rsidR="00E75121" w:rsidRPr="00542737">
        <w:rPr>
          <w:b/>
          <w:bCs/>
        </w:rPr>
        <w:fldChar w:fldCharType="end"/>
      </w:r>
    </w:p>
    <w:p w14:paraId="17AC9695" w14:textId="77777777" w:rsidR="003A7B74" w:rsidRPr="00542737" w:rsidRDefault="003A7B74" w:rsidP="00021C4C">
      <w:pPr>
        <w:pStyle w:val="ListBullet"/>
        <w:ind w:left="1134"/>
      </w:pPr>
      <w:r w:rsidRPr="00542737">
        <w:t>Attribute names shall be used only once per information container, avoiding parameters on the same name</w:t>
      </w:r>
    </w:p>
    <w:p w14:paraId="59FB86B4" w14:textId="65E673C4" w:rsidR="003A7B74" w:rsidRPr="00542737" w:rsidRDefault="003A7B74" w:rsidP="00021C4C">
      <w:pPr>
        <w:pStyle w:val="ListBullet"/>
        <w:ind w:left="1134"/>
      </w:pPr>
      <w:r w:rsidRPr="00542737">
        <w:t>Where authoring applications allow for grouping of attributes, ‘Data (Type)’ shall be used for type information and ‘Data’ for instance information.</w:t>
      </w:r>
    </w:p>
    <w:p w14:paraId="54F4170B" w14:textId="606D71AF" w:rsidR="00B41B6F" w:rsidRPr="00542737" w:rsidRDefault="00B41B6F" w:rsidP="00021C4C">
      <w:pPr>
        <w:pStyle w:val="ListBullet"/>
        <w:ind w:left="1134"/>
      </w:pPr>
      <w:r w:rsidRPr="00542737">
        <w:t>Level of Information Need shall not exceed that required</w:t>
      </w:r>
    </w:p>
    <w:p w14:paraId="5D702595" w14:textId="4107751A" w:rsidR="003A7B74" w:rsidRPr="00542737" w:rsidRDefault="003A7B74" w:rsidP="003A7B74">
      <w:pPr>
        <w:pStyle w:val="ListBullet"/>
        <w:numPr>
          <w:ilvl w:val="0"/>
          <w:numId w:val="0"/>
        </w:numPr>
        <w:ind w:left="316" w:hanging="283"/>
        <w:rPr>
          <w:ins w:id="620" w:author="Niall Murphy" w:date="2021-04-27T11:15:00Z"/>
        </w:rPr>
      </w:pPr>
    </w:p>
    <w:p w14:paraId="56243891" w14:textId="77777777" w:rsidR="007946B2" w:rsidRPr="00542737" w:rsidRDefault="007946B2" w:rsidP="003A7B74">
      <w:pPr>
        <w:pStyle w:val="ListBullet"/>
        <w:numPr>
          <w:ilvl w:val="0"/>
          <w:numId w:val="0"/>
        </w:numPr>
        <w:ind w:left="316" w:hanging="283"/>
      </w:pPr>
      <w:commentRangeStart w:id="621"/>
      <w:commentRangeStart w:id="622"/>
    </w:p>
    <w:p w14:paraId="453EDC07" w14:textId="18194B91" w:rsidR="005E0303" w:rsidRPr="00542737" w:rsidRDefault="005E0303">
      <w:pPr>
        <w:pStyle w:val="Heading4"/>
      </w:pPr>
      <w:r w:rsidRPr="00542737">
        <w:lastRenderedPageBreak/>
        <w:t>As built 3D information model</w:t>
      </w:r>
      <w:commentRangeEnd w:id="621"/>
      <w:r w:rsidR="00B41B6F" w:rsidRPr="00542737">
        <w:rPr>
          <w:rStyle w:val="CommentReference"/>
          <w:rFonts w:ascii="Verdana" w:eastAsiaTheme="minorHAnsi" w:hAnsi="Verdana" w:cstheme="minorBidi"/>
          <w:bCs w:val="0"/>
          <w:i w:val="0"/>
          <w:iCs w:val="0"/>
        </w:rPr>
        <w:commentReference w:id="621"/>
      </w:r>
      <w:commentRangeEnd w:id="622"/>
      <w:r w:rsidR="009C1691" w:rsidRPr="00542737">
        <w:rPr>
          <w:rStyle w:val="CommentReference"/>
          <w:rFonts w:ascii="Verdana" w:eastAsiaTheme="minorHAnsi" w:hAnsi="Verdana" w:cstheme="minorBidi"/>
          <w:bCs w:val="0"/>
          <w:i w:val="0"/>
          <w:iCs w:val="0"/>
        </w:rPr>
        <w:commentReference w:id="622"/>
      </w:r>
    </w:p>
    <w:p w14:paraId="1344B4BF" w14:textId="38ECEB6F" w:rsidR="00375249" w:rsidRDefault="00D257DE" w:rsidP="00D257DE">
      <w:pPr>
        <w:pStyle w:val="BodyText"/>
        <w:rPr>
          <w:ins w:id="623" w:author="Niall Murphy" w:date="2021-04-29T16:34:00Z"/>
          <w:highlight w:val="yellow"/>
        </w:rPr>
      </w:pPr>
      <w:r w:rsidRPr="00542737">
        <w:t xml:space="preserve">The </w:t>
      </w:r>
      <w:commentRangeStart w:id="624"/>
      <w:del w:id="625" w:author="Niall Murphy" w:date="2021-04-27T10:25:00Z">
        <w:r w:rsidRPr="00542737" w:rsidDel="002B6A51">
          <w:delText>Construction Lead Appointed Party</w:delText>
        </w:r>
      </w:del>
      <w:ins w:id="626" w:author="Niall Murphy" w:date="2021-04-27T10:25:00Z">
        <w:r w:rsidR="002B6A51" w:rsidRPr="00542737">
          <w:t>Construction Lead (Appointed Party)</w:t>
        </w:r>
      </w:ins>
      <w:r w:rsidRPr="00542737">
        <w:t xml:space="preserve"> </w:t>
      </w:r>
      <w:commentRangeEnd w:id="624"/>
      <w:r w:rsidR="009F7FD4" w:rsidRPr="00542737">
        <w:rPr>
          <w:rStyle w:val="CommentReference"/>
          <w:rFonts w:ascii="Verdana" w:hAnsi="Verdana"/>
        </w:rPr>
        <w:commentReference w:id="624"/>
      </w:r>
      <w:r w:rsidRPr="00542737">
        <w:t xml:space="preserve">shall update this section </w:t>
      </w:r>
      <w:ins w:id="627" w:author="Niall Murphy" w:date="2021-04-27T11:14:00Z">
        <w:r w:rsidR="007946B2" w:rsidRPr="00542737">
          <w:t xml:space="preserve">prior to the project’s </w:t>
        </w:r>
      </w:ins>
      <w:ins w:id="628" w:author="Niall Murphy" w:date="2021-04-29T16:20:00Z">
        <w:r w:rsidR="005E583E">
          <w:rPr>
            <w:rFonts w:cs="Arial"/>
          </w:rPr>
          <w:t>Construction Stage</w:t>
        </w:r>
      </w:ins>
      <w:ins w:id="629" w:author="Niall Murphy" w:date="2021-04-27T11:14:00Z">
        <w:r w:rsidR="007946B2" w:rsidRPr="00542737">
          <w:t xml:space="preserve"> </w:t>
        </w:r>
      </w:ins>
      <w:r w:rsidRPr="00542737">
        <w:t xml:space="preserve">to incorporate </w:t>
      </w:r>
      <w:del w:id="630" w:author="Niall Murphy" w:date="2021-04-27T11:14:00Z">
        <w:r w:rsidRPr="00542737" w:rsidDel="007946B2">
          <w:delText xml:space="preserve">the </w:delText>
        </w:r>
      </w:del>
      <w:r w:rsidRPr="00542737">
        <w:t>method</w:t>
      </w:r>
      <w:ins w:id="631" w:author="Niall Murphy" w:date="2021-04-27T11:14:00Z">
        <w:r w:rsidR="007946B2" w:rsidRPr="00542737">
          <w:t>s</w:t>
        </w:r>
      </w:ins>
      <w:r w:rsidRPr="00542737">
        <w:t xml:space="preserve"> and responsibilities for the creation of an as built 3D information model.</w:t>
      </w:r>
      <w:del w:id="632" w:author="Niall Murphy" w:date="2021-04-29T16:34:00Z">
        <w:r w:rsidR="00375249" w:rsidRPr="00542737" w:rsidDel="00702829">
          <w:rPr>
            <w:highlight w:val="yellow"/>
          </w:rPr>
          <w:br w:type="page"/>
        </w:r>
      </w:del>
    </w:p>
    <w:p w14:paraId="7410CFB2" w14:textId="77777777" w:rsidR="00702829" w:rsidRPr="00542737" w:rsidRDefault="00702829" w:rsidP="00D257DE">
      <w:pPr>
        <w:pStyle w:val="BodyText"/>
        <w:rPr>
          <w:rFonts w:eastAsiaTheme="majorEastAsia" w:cs="Arial"/>
          <w:b/>
          <w:bCs/>
          <w:szCs w:val="20"/>
          <w:highlight w:val="yellow"/>
        </w:rPr>
      </w:pPr>
    </w:p>
    <w:p w14:paraId="5609D6E4" w14:textId="0F6FADD5" w:rsidR="00FA7327" w:rsidRPr="00542737" w:rsidRDefault="001255C6" w:rsidP="00EE5587">
      <w:pPr>
        <w:pStyle w:val="Heading3"/>
        <w:spacing w:after="200" w:line="276" w:lineRule="auto"/>
      </w:pPr>
      <w:bookmarkStart w:id="633" w:name="_Ref70498968"/>
      <w:r w:rsidRPr="00542737">
        <w:t>Structured asset</w:t>
      </w:r>
      <w:r w:rsidR="00A256F9" w:rsidRPr="00542737">
        <w:t xml:space="preserve"> information</w:t>
      </w:r>
      <w:bookmarkEnd w:id="633"/>
      <w:r w:rsidR="00A256F9" w:rsidRPr="00542737">
        <w:t xml:space="preserve"> </w:t>
      </w:r>
    </w:p>
    <w:p w14:paraId="44677E4A" w14:textId="77777777" w:rsidR="006007E1" w:rsidRPr="00542737" w:rsidRDefault="006007E1" w:rsidP="006007E1">
      <w:pPr>
        <w:pStyle w:val="BodyText"/>
        <w:rPr>
          <w:highlight w:val="yellow"/>
        </w:rPr>
      </w:pPr>
      <w:r w:rsidRPr="00542737">
        <w:t xml:space="preserve">Structured asset information is to be delivered in accordance with BS 1192-4:2014 (COBie) and contained within a single Information Container when issued at information exchange milestones. </w:t>
      </w:r>
    </w:p>
    <w:p w14:paraId="5164A676" w14:textId="67B6EBC7" w:rsidR="006007E1" w:rsidRPr="00542737" w:rsidRDefault="006007E1" w:rsidP="006007E1">
      <w:pPr>
        <w:pStyle w:val="BodyText"/>
      </w:pPr>
      <w:r w:rsidRPr="00542737">
        <w:t xml:space="preserve">The requirements for </w:t>
      </w:r>
      <w:r w:rsidRPr="00542737">
        <w:rPr>
          <w:color w:val="5E6A71"/>
        </w:rPr>
        <w:t xml:space="preserve">asset information </w:t>
      </w:r>
      <w:r w:rsidRPr="00542737">
        <w:t xml:space="preserve">are as detailed in </w:t>
      </w:r>
      <w:r w:rsidRPr="00542737">
        <w:rPr>
          <w:b/>
          <w:bCs/>
        </w:rPr>
        <w:t>Appendix H</w:t>
      </w:r>
      <w:r w:rsidR="00975C9C" w:rsidRPr="00542737">
        <w:rPr>
          <w:b/>
          <w:bCs/>
        </w:rPr>
        <w:t xml:space="preserve">, section </w:t>
      </w:r>
      <w:ins w:id="634" w:author="Niall Murphy" w:date="2021-04-28T10:29:00Z">
        <w:r w:rsidR="00422AB8" w:rsidRPr="00542737">
          <w:rPr>
            <w:b/>
            <w:bCs/>
          </w:rPr>
          <w:t>2</w:t>
        </w:r>
      </w:ins>
      <w:commentRangeStart w:id="635"/>
      <w:del w:id="636" w:author="Niall Murphy" w:date="2021-04-28T10:28:00Z">
        <w:r w:rsidR="00975C9C" w:rsidRPr="00542737" w:rsidDel="00422AB8">
          <w:rPr>
            <w:b/>
            <w:bCs/>
            <w:highlight w:val="yellow"/>
          </w:rPr>
          <w:delText>XX</w:delText>
        </w:r>
      </w:del>
      <w:commentRangeEnd w:id="635"/>
      <w:r w:rsidR="00975C9C" w:rsidRPr="00542737">
        <w:rPr>
          <w:rStyle w:val="CommentReference"/>
          <w:rFonts w:ascii="Verdana" w:hAnsi="Verdana"/>
        </w:rPr>
        <w:commentReference w:id="635"/>
      </w:r>
      <w:r w:rsidRPr="00542737">
        <w:rPr>
          <w:b/>
          <w:bCs/>
        </w:rPr>
        <w:t xml:space="preserve"> of the EIR</w:t>
      </w:r>
      <w:r w:rsidRPr="00542737">
        <w:t>. Task Teams will populate non-geometric information for components within their design/construction scope or as otherwise defined by the Detailed (BIM) Responsibility Matrix,</w:t>
      </w:r>
      <w:r w:rsidRPr="00542737">
        <w:rPr>
          <w:b/>
          <w:bCs/>
        </w:rPr>
        <w:t xml:space="preserve"> </w:t>
      </w:r>
      <w:r w:rsidRPr="00542737">
        <w:rPr>
          <w:b/>
          <w:bCs/>
        </w:rPr>
        <w:fldChar w:fldCharType="begin"/>
      </w:r>
      <w:r w:rsidRPr="00542737">
        <w:rPr>
          <w:b/>
          <w:bCs/>
        </w:rPr>
        <w:instrText xml:space="preserve"> REF AppendixC \h  \* MERGEFORMAT </w:instrText>
      </w:r>
      <w:r w:rsidRPr="00542737">
        <w:rPr>
          <w:b/>
          <w:bCs/>
        </w:rPr>
      </w:r>
      <w:r w:rsidRPr="00542737">
        <w:rPr>
          <w:b/>
          <w:bCs/>
        </w:rPr>
        <w:fldChar w:fldCharType="separate"/>
      </w:r>
      <w:r w:rsidR="00542737" w:rsidRPr="00542737">
        <w:rPr>
          <w:b/>
          <w:bCs/>
        </w:rPr>
        <w:t>Appendix C</w:t>
      </w:r>
      <w:r w:rsidRPr="00542737">
        <w:rPr>
          <w:b/>
          <w:bCs/>
        </w:rPr>
        <w:fldChar w:fldCharType="end"/>
      </w:r>
      <w:r w:rsidRPr="00542737">
        <w:t xml:space="preserve"> where they appear as a maintainable asset within </w:t>
      </w:r>
      <w:r w:rsidRPr="00542737">
        <w:rPr>
          <w:b/>
          <w:bCs/>
        </w:rPr>
        <w:t>Appendix H</w:t>
      </w:r>
      <w:r w:rsidR="00975C9C" w:rsidRPr="00542737">
        <w:rPr>
          <w:b/>
          <w:bCs/>
        </w:rPr>
        <w:t xml:space="preserve">, section </w:t>
      </w:r>
      <w:del w:id="637" w:author="Niall Murphy" w:date="2021-04-28T10:28:00Z">
        <w:r w:rsidR="00975C9C" w:rsidRPr="00542737" w:rsidDel="00422AB8">
          <w:rPr>
            <w:b/>
            <w:bCs/>
            <w:highlight w:val="yellow"/>
          </w:rPr>
          <w:delText>XX</w:delText>
        </w:r>
      </w:del>
      <w:ins w:id="638" w:author="Niall Murphy" w:date="2021-04-28T10:29:00Z">
        <w:r w:rsidR="00422AB8" w:rsidRPr="00542737">
          <w:rPr>
            <w:b/>
            <w:bCs/>
          </w:rPr>
          <w:t>2</w:t>
        </w:r>
      </w:ins>
      <w:r w:rsidRPr="00542737">
        <w:rPr>
          <w:b/>
          <w:bCs/>
        </w:rPr>
        <w:t xml:space="preserve"> of the EIR</w:t>
      </w:r>
      <w:r w:rsidRPr="00542737">
        <w:t>.</w:t>
      </w:r>
    </w:p>
    <w:p w14:paraId="3387A606" w14:textId="3ED96701" w:rsidR="00EE5587" w:rsidRPr="00542737" w:rsidRDefault="00EE5587" w:rsidP="006007E1">
      <w:pPr>
        <w:pStyle w:val="BodyText"/>
      </w:pPr>
      <w:r w:rsidRPr="00542737">
        <w:t xml:space="preserve">Where a Task Team are using Autodesk Revit as their primary BIM authoring software, they will use the Autodesk BIM interoperability tool add-on </w:t>
      </w:r>
      <w:r w:rsidR="00975C9C" w:rsidRPr="00542737">
        <w:t>to general COBie parameters for</w:t>
      </w:r>
      <w:r w:rsidRPr="00542737">
        <w:t xml:space="preserve"> population. This add-on is available to download from the following location.</w:t>
      </w:r>
    </w:p>
    <w:tbl>
      <w:tblPr>
        <w:tblStyle w:val="TurnTown"/>
        <w:tblW w:w="9070" w:type="dxa"/>
        <w:tblInd w:w="794" w:type="dxa"/>
        <w:tblLayout w:type="fixed"/>
        <w:tblLook w:val="0480" w:firstRow="0" w:lastRow="0" w:firstColumn="1" w:lastColumn="0" w:noHBand="0" w:noVBand="1"/>
      </w:tblPr>
      <w:tblGrid>
        <w:gridCol w:w="4535"/>
        <w:gridCol w:w="4535"/>
      </w:tblGrid>
      <w:tr w:rsidR="00EE5587" w:rsidRPr="00542737" w14:paraId="2A1F38A2" w14:textId="77777777" w:rsidTr="00EE5587">
        <w:trPr>
          <w:cnfStyle w:val="000000100000" w:firstRow="0" w:lastRow="0" w:firstColumn="0" w:lastColumn="0" w:oddVBand="0" w:evenVBand="0" w:oddHBand="1" w:evenHBand="0" w:firstRowFirstColumn="0" w:firstRowLastColumn="0" w:lastRowFirstColumn="0" w:lastRowLastColumn="0"/>
        </w:trPr>
        <w:tc>
          <w:tcPr>
            <w:tcW w:w="4535" w:type="dxa"/>
            <w:shd w:val="clear" w:color="auto" w:fill="689319"/>
          </w:tcPr>
          <w:p w14:paraId="42F25DDC" w14:textId="72E68EFF" w:rsidR="00EE5587" w:rsidRPr="00542737" w:rsidRDefault="00EE5587" w:rsidP="00EE5587">
            <w:pPr>
              <w:pStyle w:val="BodyText"/>
              <w:spacing w:after="0"/>
              <w:ind w:left="0"/>
              <w:rPr>
                <w:rFonts w:cs="Arial"/>
                <w:color w:val="FFFFFF" w:themeColor="background1"/>
              </w:rPr>
            </w:pPr>
            <w:r w:rsidRPr="00542737">
              <w:rPr>
                <w:rFonts w:eastAsia="Verdana" w:cs="Arial"/>
                <w:color w:val="FFFFFF" w:themeColor="background1"/>
              </w:rPr>
              <w:t>Autodesk BIM Interoperability Tool</w:t>
            </w:r>
          </w:p>
        </w:tc>
        <w:tc>
          <w:tcPr>
            <w:tcW w:w="4535" w:type="dxa"/>
          </w:tcPr>
          <w:p w14:paraId="67079D02" w14:textId="6F80171E" w:rsidR="00EE5587" w:rsidRPr="00542737" w:rsidRDefault="00E04AB6" w:rsidP="00EE5587">
            <w:pPr>
              <w:pStyle w:val="BodyText"/>
              <w:spacing w:after="0"/>
              <w:ind w:left="0"/>
              <w:rPr>
                <w:rFonts w:eastAsia="Verdana" w:cs="Arial"/>
                <w:color w:val="D55C17" w:themeColor="accent5"/>
              </w:rPr>
            </w:pPr>
            <w:hyperlink r:id="rId27" w:history="1">
              <w:r w:rsidR="00EE5587" w:rsidRPr="00542737">
                <w:rPr>
                  <w:rStyle w:val="Hyperlink"/>
                  <w:rFonts w:eastAsia="Verdana" w:cs="Arial"/>
                </w:rPr>
                <w:t>https://interoperability.autodesk.com/</w:t>
              </w:r>
            </w:hyperlink>
          </w:p>
        </w:tc>
      </w:tr>
    </w:tbl>
    <w:p w14:paraId="70CDE0EF" w14:textId="77777777" w:rsidR="00EE5587" w:rsidRPr="00542737" w:rsidRDefault="00EE5587" w:rsidP="006007E1">
      <w:pPr>
        <w:pStyle w:val="BodyText"/>
      </w:pPr>
    </w:p>
    <w:p w14:paraId="30F42D10" w14:textId="248642F1" w:rsidR="00EE5587" w:rsidRPr="00542737" w:rsidRDefault="00EE5587" w:rsidP="00EE5587">
      <w:pPr>
        <w:pStyle w:val="BodyText"/>
        <w:rPr>
          <w:rFonts w:cs="Arial"/>
        </w:rPr>
      </w:pPr>
      <w:r w:rsidRPr="00542737">
        <w:t>It is imperative that this tool is run at the beginning of the project. To ensure information consistency The Design Lead Appointed Party shall issue a standardised setup file, made available at the following location.</w:t>
      </w:r>
    </w:p>
    <w:tbl>
      <w:tblPr>
        <w:tblStyle w:val="TurnTown"/>
        <w:tblW w:w="9070" w:type="dxa"/>
        <w:tblInd w:w="794" w:type="dxa"/>
        <w:tblLayout w:type="fixed"/>
        <w:tblLook w:val="0480" w:firstRow="0" w:lastRow="0" w:firstColumn="1" w:lastColumn="0" w:noHBand="0" w:noVBand="1"/>
      </w:tblPr>
      <w:tblGrid>
        <w:gridCol w:w="4535"/>
        <w:gridCol w:w="4535"/>
      </w:tblGrid>
      <w:tr w:rsidR="00EE5587" w:rsidRPr="00542737" w14:paraId="19979143" w14:textId="77777777" w:rsidTr="00EE5587">
        <w:trPr>
          <w:cnfStyle w:val="000000100000" w:firstRow="0" w:lastRow="0" w:firstColumn="0" w:lastColumn="0" w:oddVBand="0" w:evenVBand="0" w:oddHBand="1" w:evenHBand="0" w:firstRowFirstColumn="0" w:firstRowLastColumn="0" w:lastRowFirstColumn="0" w:lastRowLastColumn="0"/>
        </w:trPr>
        <w:tc>
          <w:tcPr>
            <w:tcW w:w="4535" w:type="dxa"/>
            <w:shd w:val="clear" w:color="auto" w:fill="689319"/>
          </w:tcPr>
          <w:p w14:paraId="227195BB" w14:textId="77777777" w:rsidR="00EE5587" w:rsidRPr="00542737" w:rsidRDefault="00EE5587" w:rsidP="00EE5587">
            <w:pPr>
              <w:pStyle w:val="BodyText"/>
              <w:spacing w:after="0"/>
              <w:ind w:left="0"/>
              <w:rPr>
                <w:rFonts w:cs="Arial"/>
                <w:color w:val="FFFFFF" w:themeColor="background1"/>
              </w:rPr>
            </w:pPr>
            <w:r w:rsidRPr="00542737">
              <w:rPr>
                <w:rFonts w:eastAsia="Verdana" w:cs="Arial"/>
                <w:color w:val="FFFFFF" w:themeColor="background1"/>
              </w:rPr>
              <w:t>Container ID</w:t>
            </w:r>
          </w:p>
        </w:tc>
        <w:tc>
          <w:tcPr>
            <w:tcW w:w="4535" w:type="dxa"/>
          </w:tcPr>
          <w:p w14:paraId="7A89F561" w14:textId="77777777" w:rsidR="00EE5587" w:rsidRPr="00542737" w:rsidRDefault="00EE5587" w:rsidP="00EE5587">
            <w:pPr>
              <w:pStyle w:val="BodyText"/>
              <w:spacing w:after="0"/>
              <w:ind w:left="0"/>
              <w:rPr>
                <w:rFonts w:cs="Arial"/>
                <w:color w:val="D55C17" w:themeColor="accent5"/>
              </w:rPr>
            </w:pPr>
            <w:r w:rsidRPr="00542737">
              <w:rPr>
                <w:rFonts w:eastAsia="Verdana" w:cs="Arial"/>
                <w:color w:val="D55C17" w:themeColor="accent5"/>
              </w:rPr>
              <w:t>&lt;Enter information container identity&gt;</w:t>
            </w:r>
          </w:p>
        </w:tc>
      </w:tr>
      <w:tr w:rsidR="00EE5587" w:rsidRPr="00542737" w14:paraId="2A1B8E0B" w14:textId="77777777" w:rsidTr="00EE5587">
        <w:trPr>
          <w:cnfStyle w:val="000000010000" w:firstRow="0" w:lastRow="0" w:firstColumn="0" w:lastColumn="0" w:oddVBand="0" w:evenVBand="0" w:oddHBand="0" w:evenHBand="1" w:firstRowFirstColumn="0" w:firstRowLastColumn="0" w:lastRowFirstColumn="0" w:lastRowLastColumn="0"/>
        </w:trPr>
        <w:tc>
          <w:tcPr>
            <w:tcW w:w="4535" w:type="dxa"/>
            <w:shd w:val="clear" w:color="auto" w:fill="689319"/>
          </w:tcPr>
          <w:p w14:paraId="66AC771A" w14:textId="77777777" w:rsidR="00EE5587" w:rsidRPr="00542737" w:rsidRDefault="00EE5587" w:rsidP="00EE5587">
            <w:pPr>
              <w:pStyle w:val="BodyText"/>
              <w:spacing w:after="0"/>
              <w:ind w:left="0"/>
              <w:rPr>
                <w:rFonts w:cs="Arial"/>
                <w:color w:val="FFFFFF" w:themeColor="background1"/>
              </w:rPr>
            </w:pPr>
            <w:r w:rsidRPr="00542737">
              <w:rPr>
                <w:rFonts w:eastAsia="Verdana" w:cs="Arial"/>
                <w:color w:val="FFFFFF" w:themeColor="background1"/>
              </w:rPr>
              <w:t>CDE location</w:t>
            </w:r>
          </w:p>
        </w:tc>
        <w:tc>
          <w:tcPr>
            <w:tcW w:w="4535" w:type="dxa"/>
          </w:tcPr>
          <w:p w14:paraId="01621064" w14:textId="77777777" w:rsidR="00EE5587" w:rsidRPr="00542737" w:rsidRDefault="00EE5587" w:rsidP="00EE5587">
            <w:pPr>
              <w:pStyle w:val="BodyText"/>
              <w:spacing w:after="0"/>
              <w:ind w:left="0"/>
              <w:rPr>
                <w:rFonts w:cs="Arial"/>
                <w:color w:val="D55C17" w:themeColor="accent5"/>
              </w:rPr>
            </w:pPr>
            <w:r w:rsidRPr="00542737">
              <w:rPr>
                <w:rFonts w:eastAsia="Verdana" w:cs="Arial"/>
                <w:color w:val="D55C17" w:themeColor="accent5"/>
              </w:rPr>
              <w:t>&lt;Enter CDE location&gt;</w:t>
            </w:r>
          </w:p>
        </w:tc>
      </w:tr>
    </w:tbl>
    <w:p w14:paraId="6CC0356E" w14:textId="77777777" w:rsidR="00EE5587" w:rsidRPr="00542737" w:rsidRDefault="00EE5587" w:rsidP="006007E1">
      <w:pPr>
        <w:pStyle w:val="BodyText"/>
      </w:pPr>
    </w:p>
    <w:p w14:paraId="378ED5C8" w14:textId="25E729AD" w:rsidR="00EE5587" w:rsidRPr="00542737" w:rsidRDefault="00975C9C" w:rsidP="006007E1">
      <w:pPr>
        <w:pStyle w:val="BodyText"/>
      </w:pPr>
      <w:r w:rsidRPr="00542737">
        <w:t xml:space="preserve">Where a Task Team are not using Autodesk Revit, they shall manually create and populate parameters within their 3D information model(s) that match exactly the attribute names contained within </w:t>
      </w:r>
      <w:r w:rsidRPr="00542737">
        <w:rPr>
          <w:b/>
          <w:bCs/>
        </w:rPr>
        <w:t xml:space="preserve">Appendix H, section </w:t>
      </w:r>
      <w:ins w:id="639" w:author="Niall Murphy" w:date="2021-04-28T10:28:00Z">
        <w:r w:rsidR="00422AB8" w:rsidRPr="00542737">
          <w:rPr>
            <w:b/>
            <w:bCs/>
            <w:rPrChange w:id="640" w:author="Niall Murphy" w:date="2021-04-28T10:28:00Z">
              <w:rPr>
                <w:b/>
                <w:bCs/>
                <w:highlight w:val="yellow"/>
              </w:rPr>
            </w:rPrChange>
          </w:rPr>
          <w:t>2</w:t>
        </w:r>
      </w:ins>
      <w:del w:id="641" w:author="Niall Murphy" w:date="2021-04-28T10:28:00Z">
        <w:r w:rsidRPr="00542737" w:rsidDel="00422AB8">
          <w:rPr>
            <w:b/>
            <w:bCs/>
            <w:highlight w:val="yellow"/>
          </w:rPr>
          <w:delText>XX</w:delText>
        </w:r>
      </w:del>
      <w:r w:rsidRPr="00542737">
        <w:rPr>
          <w:b/>
          <w:bCs/>
        </w:rPr>
        <w:t xml:space="preserve"> of the EIR</w:t>
      </w:r>
      <w:r w:rsidRPr="00542737">
        <w:t>.</w:t>
      </w:r>
    </w:p>
    <w:p w14:paraId="2D976ADC" w14:textId="77C61D48" w:rsidR="00975C9C" w:rsidRPr="00542737" w:rsidRDefault="00975C9C">
      <w:pPr>
        <w:pStyle w:val="Heading4"/>
      </w:pPr>
      <w:r w:rsidRPr="00542737">
        <w:t>Transfer of design/construction responsibility between Task Teams</w:t>
      </w:r>
    </w:p>
    <w:p w14:paraId="5FCA59D5" w14:textId="20A9CFD9" w:rsidR="00975C9C" w:rsidRPr="00542737" w:rsidRDefault="00975C9C" w:rsidP="00975C9C">
      <w:pPr>
        <w:pStyle w:val="BodyText"/>
      </w:pPr>
      <w:r w:rsidRPr="00542737">
        <w:t>Where responsibility for components transfers between task teams, the following processes shall be applied as relevant.</w:t>
      </w:r>
    </w:p>
    <w:p w14:paraId="70E53736" w14:textId="77777777" w:rsidR="00975C9C" w:rsidRPr="00542737" w:rsidRDefault="00975C9C" w:rsidP="00975C9C">
      <w:pPr>
        <w:pStyle w:val="List"/>
      </w:pPr>
      <w:r w:rsidRPr="00542737">
        <w:rPr>
          <w:b/>
          <w:bCs/>
        </w:rPr>
        <w:t>Recipient task team makes Geometric changes:</w:t>
      </w:r>
      <w:r w:rsidRPr="00542737">
        <w:t xml:space="preserve"> Component ID shall be updated to reflect recipient task team.</w:t>
      </w:r>
    </w:p>
    <w:p w14:paraId="248415F8" w14:textId="77777777" w:rsidR="00975C9C" w:rsidRPr="00542737" w:rsidRDefault="00975C9C" w:rsidP="00975C9C">
      <w:pPr>
        <w:pStyle w:val="List"/>
      </w:pPr>
      <w:r w:rsidRPr="00542737">
        <w:rPr>
          <w:b/>
          <w:bCs/>
        </w:rPr>
        <w:t>Recipient task team makes Non-geometric changes:</w:t>
      </w:r>
      <w:r w:rsidRPr="00542737">
        <w:t xml:space="preserve"> COBie.CreatedBy attribute shall be updated to recipient task team. Component ID shall not change.</w:t>
      </w:r>
    </w:p>
    <w:p w14:paraId="7A4B8E9A" w14:textId="77777777" w:rsidR="00975C9C" w:rsidRPr="00542737" w:rsidRDefault="00975C9C" w:rsidP="00975C9C">
      <w:pPr>
        <w:pStyle w:val="List"/>
      </w:pPr>
      <w:r w:rsidRPr="00542737">
        <w:rPr>
          <w:b/>
          <w:bCs/>
        </w:rPr>
        <w:t>Recipient task team makes Geometric and non-geometric changes:</w:t>
      </w:r>
      <w:r w:rsidRPr="00542737">
        <w:t xml:space="preserve"> COBie.CreatedBy attribute shall be updated to recipient task team. Component ID shall be updated to reflect recipient task team.</w:t>
      </w:r>
    </w:p>
    <w:p w14:paraId="4A6C6D4A" w14:textId="77777777" w:rsidR="006007E1" w:rsidRPr="00542737" w:rsidRDefault="006007E1" w:rsidP="006007E1">
      <w:pPr>
        <w:pStyle w:val="BodyText"/>
      </w:pPr>
    </w:p>
    <w:p w14:paraId="5AF797BF" w14:textId="77777777" w:rsidR="00D257DE" w:rsidRPr="00542737" w:rsidRDefault="00D257DE">
      <w:pPr>
        <w:spacing w:after="200" w:line="276" w:lineRule="auto"/>
        <w:rPr>
          <w:rFonts w:ascii="Arial" w:eastAsiaTheme="majorEastAsia" w:hAnsi="Arial" w:cs="Arial"/>
          <w:b/>
          <w:bCs/>
          <w:sz w:val="20"/>
          <w:szCs w:val="20"/>
        </w:rPr>
      </w:pPr>
      <w:r w:rsidRPr="00542737">
        <w:br w:type="page"/>
      </w:r>
    </w:p>
    <w:p w14:paraId="1CC83C85" w14:textId="19A49BBE" w:rsidR="00F37E8A" w:rsidRPr="00542737" w:rsidRDefault="00F37E8A" w:rsidP="00F37E8A">
      <w:pPr>
        <w:pStyle w:val="Heading3"/>
      </w:pPr>
      <w:bookmarkStart w:id="642" w:name="_Ref70498975"/>
      <w:r w:rsidRPr="00542737">
        <w:lastRenderedPageBreak/>
        <w:t>Additional non-geometric information</w:t>
      </w:r>
      <w:bookmarkEnd w:id="642"/>
    </w:p>
    <w:p w14:paraId="5CAB40A6" w14:textId="2839A30B" w:rsidR="001255C6" w:rsidRPr="00542737" w:rsidRDefault="001255C6">
      <w:pPr>
        <w:pStyle w:val="Heading4"/>
      </w:pPr>
      <w:bookmarkStart w:id="643" w:name="_Ref70345477"/>
      <w:r w:rsidRPr="00542737">
        <w:t>Performance information</w:t>
      </w:r>
      <w:bookmarkEnd w:id="643"/>
    </w:p>
    <w:p w14:paraId="62A827C3" w14:textId="52AB8247" w:rsidR="00975C9C" w:rsidRPr="00542737" w:rsidRDefault="00975C9C" w:rsidP="00975C9C">
      <w:pPr>
        <w:pStyle w:val="BodyText"/>
      </w:pPr>
      <w:r w:rsidRPr="00542737">
        <w:t xml:space="preserve">The requirements for </w:t>
      </w:r>
      <w:r w:rsidRPr="00542737">
        <w:rPr>
          <w:color w:val="5E6A71"/>
        </w:rPr>
        <w:t xml:space="preserve">performance information </w:t>
      </w:r>
      <w:r w:rsidRPr="00542737">
        <w:t xml:space="preserve">are as detailed in </w:t>
      </w:r>
      <w:r w:rsidRPr="00542737">
        <w:rPr>
          <w:b/>
          <w:bCs/>
        </w:rPr>
        <w:t xml:space="preserve">Appendix H, section </w:t>
      </w:r>
      <w:commentRangeStart w:id="644"/>
      <w:del w:id="645" w:author="Niall Murphy" w:date="2021-04-28T10:29:00Z">
        <w:r w:rsidRPr="00542737" w:rsidDel="00422AB8">
          <w:rPr>
            <w:b/>
            <w:bCs/>
            <w:highlight w:val="yellow"/>
          </w:rPr>
          <w:delText>XX</w:delText>
        </w:r>
        <w:commentRangeEnd w:id="644"/>
        <w:r w:rsidRPr="00542737" w:rsidDel="00422AB8">
          <w:rPr>
            <w:rStyle w:val="CommentReference"/>
            <w:rFonts w:ascii="Verdana" w:hAnsi="Verdana"/>
          </w:rPr>
          <w:commentReference w:id="644"/>
        </w:r>
        <w:r w:rsidRPr="00542737" w:rsidDel="00422AB8">
          <w:rPr>
            <w:b/>
            <w:bCs/>
          </w:rPr>
          <w:delText xml:space="preserve"> </w:delText>
        </w:r>
      </w:del>
      <w:ins w:id="646" w:author="Niall Murphy" w:date="2021-04-28T10:29:00Z">
        <w:r w:rsidR="00422AB8" w:rsidRPr="00542737">
          <w:rPr>
            <w:b/>
            <w:bCs/>
          </w:rPr>
          <w:t xml:space="preserve">3 </w:t>
        </w:r>
      </w:ins>
      <w:r w:rsidRPr="00542737">
        <w:rPr>
          <w:b/>
          <w:bCs/>
        </w:rPr>
        <w:t>of the EIR</w:t>
      </w:r>
      <w:r w:rsidRPr="00542737">
        <w:t>. Task Teams will populate non-geometric information for components within their design/construction scope or as otherwise defined by the Detailed (BIM) Responsibility Matrix,</w:t>
      </w:r>
      <w:r w:rsidRPr="00542737">
        <w:rPr>
          <w:b/>
          <w:bCs/>
        </w:rPr>
        <w:t xml:space="preserve"> </w:t>
      </w:r>
      <w:r w:rsidRPr="00542737">
        <w:rPr>
          <w:b/>
          <w:bCs/>
        </w:rPr>
        <w:fldChar w:fldCharType="begin"/>
      </w:r>
      <w:r w:rsidRPr="00542737">
        <w:rPr>
          <w:b/>
          <w:bCs/>
        </w:rPr>
        <w:instrText xml:space="preserve"> REF AppendixC \h  \* MERGEFORMAT </w:instrText>
      </w:r>
      <w:r w:rsidRPr="00542737">
        <w:rPr>
          <w:b/>
          <w:bCs/>
        </w:rPr>
      </w:r>
      <w:r w:rsidRPr="00542737">
        <w:rPr>
          <w:b/>
          <w:bCs/>
        </w:rPr>
        <w:fldChar w:fldCharType="separate"/>
      </w:r>
      <w:r w:rsidR="00542737" w:rsidRPr="00542737">
        <w:rPr>
          <w:b/>
          <w:bCs/>
        </w:rPr>
        <w:t>Appendix C</w:t>
      </w:r>
      <w:r w:rsidRPr="00542737">
        <w:rPr>
          <w:b/>
          <w:bCs/>
        </w:rPr>
        <w:fldChar w:fldCharType="end"/>
      </w:r>
      <w:r w:rsidRPr="00542737">
        <w:t xml:space="preserve"> where they appear as a maintainable asset within </w:t>
      </w:r>
      <w:r w:rsidRPr="00542737">
        <w:rPr>
          <w:b/>
          <w:bCs/>
        </w:rPr>
        <w:t xml:space="preserve">Appendix H, section </w:t>
      </w:r>
      <w:del w:id="647" w:author="Niall Murphy" w:date="2021-04-28T10:29:00Z">
        <w:r w:rsidRPr="00542737" w:rsidDel="00422AB8">
          <w:rPr>
            <w:b/>
            <w:bCs/>
            <w:highlight w:val="yellow"/>
          </w:rPr>
          <w:delText>XX</w:delText>
        </w:r>
        <w:r w:rsidRPr="00542737" w:rsidDel="00422AB8">
          <w:rPr>
            <w:b/>
            <w:bCs/>
          </w:rPr>
          <w:delText xml:space="preserve"> </w:delText>
        </w:r>
      </w:del>
      <w:ins w:id="648" w:author="Niall Murphy" w:date="2021-04-28T10:29:00Z">
        <w:r w:rsidR="00422AB8" w:rsidRPr="00542737">
          <w:rPr>
            <w:b/>
            <w:bCs/>
          </w:rPr>
          <w:t xml:space="preserve">3 </w:t>
        </w:r>
      </w:ins>
      <w:r w:rsidRPr="00542737">
        <w:rPr>
          <w:b/>
          <w:bCs/>
        </w:rPr>
        <w:t>of the EIR</w:t>
      </w:r>
      <w:r w:rsidRPr="00542737">
        <w:t>.</w:t>
      </w:r>
    </w:p>
    <w:p w14:paraId="5879FBBA" w14:textId="7EA241F8" w:rsidR="00975C9C" w:rsidRPr="00542737" w:rsidRDefault="00975C9C" w:rsidP="00975C9C">
      <w:pPr>
        <w:pStyle w:val="BodyText"/>
      </w:pPr>
      <w:r w:rsidRPr="00542737">
        <w:t xml:space="preserve">Task Team shall manually create and populate parameters within their 3D information model(s) that match exactly the attribute names contained within </w:t>
      </w:r>
      <w:r w:rsidRPr="00542737">
        <w:rPr>
          <w:b/>
          <w:bCs/>
        </w:rPr>
        <w:t>Appendix H, section</w:t>
      </w:r>
      <w:del w:id="649" w:author="Niall Murphy" w:date="2021-04-28T10:29:00Z">
        <w:r w:rsidRPr="00542737" w:rsidDel="00422AB8">
          <w:rPr>
            <w:b/>
            <w:bCs/>
          </w:rPr>
          <w:delText xml:space="preserve"> </w:delText>
        </w:r>
        <w:r w:rsidRPr="00542737" w:rsidDel="00422AB8">
          <w:rPr>
            <w:b/>
            <w:bCs/>
            <w:highlight w:val="yellow"/>
          </w:rPr>
          <w:delText>XX</w:delText>
        </w:r>
      </w:del>
      <w:ins w:id="650" w:author="Niall Murphy" w:date="2021-04-28T10:29:00Z">
        <w:r w:rsidR="00422AB8" w:rsidRPr="00542737">
          <w:rPr>
            <w:b/>
            <w:bCs/>
          </w:rPr>
          <w:t xml:space="preserve"> 3</w:t>
        </w:r>
      </w:ins>
      <w:r w:rsidRPr="00542737">
        <w:rPr>
          <w:b/>
          <w:bCs/>
        </w:rPr>
        <w:t xml:space="preserve"> of the EIR</w:t>
      </w:r>
      <w:r w:rsidRPr="00542737">
        <w:t>.</w:t>
      </w:r>
    </w:p>
    <w:p w14:paraId="653B8BD9" w14:textId="43FCDFB7" w:rsidR="001255C6" w:rsidRPr="00542737" w:rsidRDefault="001255C6">
      <w:pPr>
        <w:pStyle w:val="Heading4"/>
      </w:pPr>
      <w:bookmarkStart w:id="651" w:name="_Ref70512584"/>
      <w:r w:rsidRPr="00542737">
        <w:t>Cost management information</w:t>
      </w:r>
      <w:bookmarkEnd w:id="651"/>
    </w:p>
    <w:p w14:paraId="2EAFFDF8" w14:textId="4475D784" w:rsidR="001255C6" w:rsidRPr="00542737" w:rsidRDefault="001255C6" w:rsidP="001255C6">
      <w:pPr>
        <w:pStyle w:val="BodyText"/>
      </w:pPr>
      <w:r w:rsidRPr="00542737">
        <w:t>Area and quantity calculation</w:t>
      </w:r>
    </w:p>
    <w:tbl>
      <w:tblPr>
        <w:tblStyle w:val="TurnTown"/>
        <w:tblW w:w="9672" w:type="dxa"/>
        <w:tblInd w:w="794" w:type="dxa"/>
        <w:tblLayout w:type="fixed"/>
        <w:tblLook w:val="0480" w:firstRow="0" w:lastRow="0" w:firstColumn="1" w:lastColumn="0" w:noHBand="0" w:noVBand="1"/>
      </w:tblPr>
      <w:tblGrid>
        <w:gridCol w:w="4836"/>
        <w:gridCol w:w="4836"/>
      </w:tblGrid>
      <w:tr w:rsidR="00F37E8A" w:rsidRPr="00542737" w14:paraId="7AF35DB4" w14:textId="77777777" w:rsidTr="00F37E8A">
        <w:trPr>
          <w:cnfStyle w:val="000000100000" w:firstRow="0" w:lastRow="0" w:firstColumn="0" w:lastColumn="0" w:oddVBand="0" w:evenVBand="0" w:oddHBand="1" w:evenHBand="0" w:firstRowFirstColumn="0" w:firstRowLastColumn="0" w:lastRowFirstColumn="0" w:lastRowLastColumn="0"/>
        </w:trPr>
        <w:tc>
          <w:tcPr>
            <w:tcW w:w="4836" w:type="dxa"/>
            <w:shd w:val="clear" w:color="auto" w:fill="689319"/>
          </w:tcPr>
          <w:p w14:paraId="44C48DC1" w14:textId="04DBAD84" w:rsidR="00F37E8A" w:rsidRPr="00542737" w:rsidRDefault="00F37E8A" w:rsidP="00F37E8A">
            <w:pPr>
              <w:pStyle w:val="BodyText"/>
              <w:spacing w:after="0"/>
              <w:ind w:left="0"/>
            </w:pPr>
            <w:r w:rsidRPr="00542737">
              <w:rPr>
                <w:color w:val="FFFFFF" w:themeColor="background1"/>
              </w:rPr>
              <w:t>Area measurement standard</w:t>
            </w:r>
          </w:p>
        </w:tc>
        <w:tc>
          <w:tcPr>
            <w:tcW w:w="4836" w:type="dxa"/>
          </w:tcPr>
          <w:p w14:paraId="437F0519" w14:textId="5FA0A3D6" w:rsidR="00F37E8A" w:rsidRPr="00542737" w:rsidRDefault="00F37E8A" w:rsidP="00F37E8A">
            <w:pPr>
              <w:pStyle w:val="BodyText"/>
              <w:spacing w:after="0"/>
              <w:ind w:left="0"/>
            </w:pPr>
            <w:r w:rsidRPr="00542737">
              <w:rPr>
                <w:color w:val="D55C17" w:themeColor="accent5"/>
              </w:rPr>
              <w:t>TBC</w:t>
            </w:r>
          </w:p>
        </w:tc>
      </w:tr>
    </w:tbl>
    <w:p w14:paraId="77D9B991" w14:textId="54853D56" w:rsidR="00F37E8A" w:rsidRPr="00542737" w:rsidRDefault="00F37E8A" w:rsidP="001255C6">
      <w:pPr>
        <w:pStyle w:val="BodyText"/>
        <w:rPr>
          <w:highlight w:val="yellow"/>
        </w:rPr>
      </w:pPr>
    </w:p>
    <w:p w14:paraId="2CF4D705" w14:textId="1EE9717D" w:rsidR="00F37E8A" w:rsidRPr="00542737" w:rsidRDefault="00F37E8A" w:rsidP="00F37E8A">
      <w:pPr>
        <w:pStyle w:val="BodyText"/>
      </w:pPr>
      <w:r w:rsidRPr="00542737">
        <w:t>Task teams will derive information from the 3D information models directly with no editing of naming and values in other software. Area scheduling must adhere to the following terms:</w:t>
      </w:r>
    </w:p>
    <w:p w14:paraId="47E9A24C" w14:textId="77777777" w:rsidR="00F37E8A" w:rsidRPr="00542737" w:rsidRDefault="00F37E8A" w:rsidP="00F37E8A">
      <w:pPr>
        <w:pStyle w:val="ListBullet"/>
        <w:ind w:left="1134"/>
      </w:pPr>
      <w:r w:rsidRPr="00542737">
        <w:t xml:space="preserve">GIA – Gross Internal Area  </w:t>
      </w:r>
    </w:p>
    <w:p w14:paraId="69042263" w14:textId="77777777" w:rsidR="00F37E8A" w:rsidRPr="00542737" w:rsidRDefault="00F37E8A" w:rsidP="00F37E8A">
      <w:pPr>
        <w:pStyle w:val="ListBullet"/>
        <w:ind w:left="1134"/>
      </w:pPr>
      <w:r w:rsidRPr="00542737">
        <w:t>GEA – Gross External Area.</w:t>
      </w:r>
    </w:p>
    <w:p w14:paraId="5EA81591" w14:textId="01E36932" w:rsidR="00F37E8A" w:rsidRPr="00542737" w:rsidRDefault="00F37E8A" w:rsidP="00F37E8A">
      <w:pPr>
        <w:pStyle w:val="BodyText"/>
      </w:pPr>
      <w:r w:rsidRPr="00542737">
        <w:t>Area information reported from the information models must be current, consistent with the design intent and in alignment with the terms above using definitions from Uniclass 2015 classifications.</w:t>
      </w:r>
    </w:p>
    <w:p w14:paraId="0C475837" w14:textId="77777777" w:rsidR="00F37E8A" w:rsidRPr="00542737" w:rsidRDefault="00F37E8A" w:rsidP="00F37E8A">
      <w:pPr>
        <w:pStyle w:val="BodyText"/>
      </w:pPr>
    </w:p>
    <w:p w14:paraId="0868FF7F" w14:textId="5B11606A" w:rsidR="001255C6" w:rsidRPr="00542737" w:rsidRDefault="001255C6">
      <w:pPr>
        <w:pStyle w:val="Heading4"/>
      </w:pPr>
      <w:bookmarkStart w:id="652" w:name="_Ref70512555"/>
      <w:r w:rsidRPr="00542737">
        <w:t>Model authoring for use with CM software</w:t>
      </w:r>
      <w:bookmarkEnd w:id="652"/>
    </w:p>
    <w:p w14:paraId="025139C1" w14:textId="77777777" w:rsidR="00F37E8A" w:rsidRPr="00542737" w:rsidRDefault="00F37E8A" w:rsidP="00F37E8A">
      <w:pPr>
        <w:pStyle w:val="BodyText"/>
      </w:pPr>
      <w:r w:rsidRPr="00542737">
        <w:t>To support costing using the 3D information model, Information Originators must adhere to the following:</w:t>
      </w:r>
    </w:p>
    <w:p w14:paraId="2C083EBD" w14:textId="77777777" w:rsidR="00F37E8A" w:rsidRPr="00542737" w:rsidRDefault="00F37E8A" w:rsidP="00F37E8A">
      <w:pPr>
        <w:pStyle w:val="ListBullet"/>
        <w:ind w:left="1134"/>
      </w:pPr>
      <w:r w:rsidRPr="00542737">
        <w:t>All building elements must be modelled as an instance of a 3D BIM object unless specifically agreed by the Cost Manager, Appointing Party Information Manager and Lead Appointed Party</w:t>
      </w:r>
    </w:p>
    <w:p w14:paraId="535BAED4" w14:textId="77777777" w:rsidR="00F37E8A" w:rsidRPr="00542737" w:rsidRDefault="00F37E8A" w:rsidP="00F37E8A">
      <w:pPr>
        <w:pStyle w:val="ListBullet"/>
        <w:ind w:left="1134"/>
      </w:pPr>
      <w:r w:rsidRPr="00542737">
        <w:t>BIM objects must be authored using the correct building category, or IFC mapping to allow accurate IFC type mapping during export processes</w:t>
      </w:r>
    </w:p>
    <w:p w14:paraId="7F4ED081" w14:textId="77777777" w:rsidR="00F37E8A" w:rsidRPr="00542737" w:rsidRDefault="00F37E8A" w:rsidP="00F37E8A">
      <w:pPr>
        <w:pStyle w:val="ListBullet"/>
        <w:ind w:left="1134"/>
      </w:pPr>
      <w:r w:rsidRPr="00542737">
        <w:t>BIM objects must be modelled in accurate locations, with accurate dimensions in alignment with the design intent</w:t>
      </w:r>
    </w:p>
    <w:p w14:paraId="0DA1EEBC" w14:textId="77777777" w:rsidR="00F37E8A" w:rsidRPr="00542737" w:rsidRDefault="00F37E8A" w:rsidP="00F37E8A">
      <w:pPr>
        <w:pStyle w:val="ListBullet"/>
        <w:ind w:left="1134"/>
      </w:pPr>
      <w:r w:rsidRPr="00542737">
        <w:t>All duplicate BIM objects must be removed when shared on the CDE</w:t>
      </w:r>
    </w:p>
    <w:p w14:paraId="18505E2B" w14:textId="77777777" w:rsidR="00F37E8A" w:rsidRPr="00542737" w:rsidRDefault="00F37E8A" w:rsidP="00F37E8A">
      <w:pPr>
        <w:pStyle w:val="ListBullet"/>
        <w:ind w:left="1134"/>
      </w:pPr>
      <w:r w:rsidRPr="00542737">
        <w:t>Layered or composite BIM objects must contain material information (defining the materials of the BIM objects) consistent with the design intent, or must be indicated as “concept”.</w:t>
      </w:r>
    </w:p>
    <w:p w14:paraId="5E39501E" w14:textId="77777777" w:rsidR="00F37E8A" w:rsidRPr="00542737" w:rsidRDefault="00F37E8A" w:rsidP="00F37E8A">
      <w:pPr>
        <w:pStyle w:val="ListBullet"/>
        <w:ind w:left="1134"/>
      </w:pPr>
      <w:r w:rsidRPr="00542737">
        <w:t>Any additional non-geometrical cost management information to be associated as additional parameters to BIM objects must be agreed and defined in the BEP</w:t>
      </w:r>
    </w:p>
    <w:p w14:paraId="57C36717" w14:textId="77777777" w:rsidR="00F37E8A" w:rsidRPr="00542737" w:rsidRDefault="00F37E8A" w:rsidP="00F37E8A">
      <w:pPr>
        <w:pStyle w:val="ListBullet"/>
        <w:ind w:left="1134"/>
      </w:pPr>
      <w:r w:rsidRPr="00542737">
        <w:t>Spaces must contain accurate information regarding finishes, room function, name and intended occupancy where known.</w:t>
      </w:r>
    </w:p>
    <w:p w14:paraId="44AC9621" w14:textId="77777777" w:rsidR="00F37E8A" w:rsidRPr="00542737" w:rsidRDefault="00F37E8A" w:rsidP="001255C6">
      <w:pPr>
        <w:pStyle w:val="BodyText"/>
        <w:rPr>
          <w:highlight w:val="yellow"/>
        </w:rPr>
      </w:pPr>
    </w:p>
    <w:p w14:paraId="58B972ED" w14:textId="77777777" w:rsidR="00702829" w:rsidRDefault="00702829">
      <w:pPr>
        <w:spacing w:after="200" w:line="276" w:lineRule="auto"/>
        <w:rPr>
          <w:ins w:id="653" w:author="Niall Murphy" w:date="2021-04-29T16:35:00Z"/>
          <w:rFonts w:ascii="Arial" w:eastAsiaTheme="majorEastAsia" w:hAnsi="Arial" w:cs="Arial"/>
          <w:bCs/>
          <w:i/>
          <w:iCs/>
          <w:sz w:val="20"/>
          <w:szCs w:val="24"/>
        </w:rPr>
      </w:pPr>
      <w:bookmarkStart w:id="654" w:name="_Ref70345492"/>
      <w:ins w:id="655" w:author="Niall Murphy" w:date="2021-04-29T16:35:00Z">
        <w:r>
          <w:br w:type="page"/>
        </w:r>
      </w:ins>
    </w:p>
    <w:p w14:paraId="42112BE6" w14:textId="4DFC0786" w:rsidR="00F37E8A" w:rsidRPr="00542737" w:rsidRDefault="001255C6">
      <w:pPr>
        <w:pStyle w:val="Heading4"/>
      </w:pPr>
      <w:commentRangeStart w:id="656"/>
      <w:commentRangeStart w:id="657"/>
      <w:r w:rsidRPr="00542737">
        <w:lastRenderedPageBreak/>
        <w:t>Carbon tracking information</w:t>
      </w:r>
      <w:commentRangeEnd w:id="656"/>
      <w:r w:rsidR="009C1691" w:rsidRPr="00542737">
        <w:rPr>
          <w:rStyle w:val="CommentReference"/>
          <w:rFonts w:ascii="Verdana" w:eastAsiaTheme="minorHAnsi" w:hAnsi="Verdana" w:cstheme="minorBidi"/>
          <w:bCs w:val="0"/>
          <w:i w:val="0"/>
          <w:iCs w:val="0"/>
          <w:color w:val="D55C17" w:themeColor="accent5"/>
        </w:rPr>
        <w:commentReference w:id="656"/>
      </w:r>
      <w:commentRangeEnd w:id="657"/>
      <w:r w:rsidR="009C1691" w:rsidRPr="00542737">
        <w:rPr>
          <w:rStyle w:val="CommentReference"/>
          <w:rFonts w:ascii="Verdana" w:eastAsiaTheme="minorHAnsi" w:hAnsi="Verdana" w:cstheme="minorBidi"/>
          <w:bCs w:val="0"/>
          <w:i w:val="0"/>
          <w:iCs w:val="0"/>
        </w:rPr>
        <w:commentReference w:id="657"/>
      </w:r>
      <w:bookmarkEnd w:id="654"/>
    </w:p>
    <w:p w14:paraId="6FD7DD55" w14:textId="7DB6ADAC" w:rsidR="005D7884" w:rsidRPr="00542737" w:rsidRDefault="00F37E8A" w:rsidP="00F37E8A">
      <w:pPr>
        <w:pStyle w:val="BodyText"/>
        <w:rPr>
          <w:color w:val="D55C17" w:themeColor="accent5"/>
        </w:rPr>
      </w:pPr>
      <w:r w:rsidRPr="00542737">
        <w:rPr>
          <w:color w:val="D55C17" w:themeColor="accent5"/>
        </w:rPr>
        <w:t>The 3D information models shall assist in the tracking of embodied carbon. To support this, each Task Team is required to link their component to a numeric parameter symbolising the component’s embodied carbon. The numeric parameter shall be produced by the embodied carbon specialist.</w:t>
      </w:r>
    </w:p>
    <w:tbl>
      <w:tblPr>
        <w:tblStyle w:val="TurnTown"/>
        <w:tblW w:w="9672" w:type="dxa"/>
        <w:tblInd w:w="794" w:type="dxa"/>
        <w:tblLayout w:type="fixed"/>
        <w:tblLook w:val="0480" w:firstRow="0" w:lastRow="0" w:firstColumn="1" w:lastColumn="0" w:noHBand="0" w:noVBand="1"/>
      </w:tblPr>
      <w:tblGrid>
        <w:gridCol w:w="4836"/>
        <w:gridCol w:w="4836"/>
      </w:tblGrid>
      <w:tr w:rsidR="009C1691" w:rsidRPr="00542737" w14:paraId="177010F1" w14:textId="77777777" w:rsidTr="009C1691">
        <w:trPr>
          <w:cnfStyle w:val="000000100000" w:firstRow="0" w:lastRow="0" w:firstColumn="0" w:lastColumn="0" w:oddVBand="0" w:evenVBand="0" w:oddHBand="1" w:evenHBand="0" w:firstRowFirstColumn="0" w:firstRowLastColumn="0" w:lastRowFirstColumn="0" w:lastRowLastColumn="0"/>
          <w:trHeight w:val="27"/>
        </w:trPr>
        <w:tc>
          <w:tcPr>
            <w:tcW w:w="4836" w:type="dxa"/>
            <w:shd w:val="clear" w:color="auto" w:fill="689319"/>
          </w:tcPr>
          <w:p w14:paraId="137B0382" w14:textId="5C6F0896" w:rsidR="00F37E8A" w:rsidRPr="00542737" w:rsidRDefault="00F37E8A" w:rsidP="009C1691">
            <w:pPr>
              <w:pStyle w:val="BodyText"/>
              <w:spacing w:after="0"/>
              <w:ind w:left="0"/>
              <w:rPr>
                <w:color w:val="D55C17" w:themeColor="accent5"/>
              </w:rPr>
            </w:pPr>
            <w:r w:rsidRPr="00542737">
              <w:rPr>
                <w:color w:val="D55C17" w:themeColor="accent5"/>
              </w:rPr>
              <w:t>Carbon tracking parameter name</w:t>
            </w:r>
          </w:p>
        </w:tc>
        <w:tc>
          <w:tcPr>
            <w:tcW w:w="4836" w:type="dxa"/>
          </w:tcPr>
          <w:p w14:paraId="71424C25" w14:textId="7812A6F1" w:rsidR="00F37E8A" w:rsidRPr="00542737" w:rsidRDefault="00F37E8A" w:rsidP="009C1691">
            <w:pPr>
              <w:pStyle w:val="BodyText"/>
              <w:spacing w:after="0"/>
              <w:ind w:left="0"/>
              <w:rPr>
                <w:color w:val="D55C17" w:themeColor="accent5"/>
              </w:rPr>
            </w:pPr>
            <w:r w:rsidRPr="00542737">
              <w:rPr>
                <w:color w:val="D55C17" w:themeColor="accent5"/>
              </w:rPr>
              <w:t>CarbonTrackingMetric</w:t>
            </w:r>
          </w:p>
        </w:tc>
      </w:tr>
    </w:tbl>
    <w:p w14:paraId="2235E83F" w14:textId="77777777" w:rsidR="00F37E8A" w:rsidRPr="00542737" w:rsidRDefault="00F37E8A" w:rsidP="00F37E8A">
      <w:pPr>
        <w:pStyle w:val="BodyText"/>
      </w:pPr>
    </w:p>
    <w:p w14:paraId="5EC6B328" w14:textId="2126FD80" w:rsidR="00AE1C64" w:rsidRPr="00542737" w:rsidRDefault="00AE1C64" w:rsidP="00B941A2">
      <w:pPr>
        <w:pStyle w:val="Heading3"/>
      </w:pPr>
      <w:r w:rsidRPr="00542737">
        <w:t>Approach to facilitating the Appointing Party’s strategic BIM priorities</w:t>
      </w:r>
    </w:p>
    <w:p w14:paraId="12EAD571" w14:textId="2A91210A" w:rsidR="00191291" w:rsidRPr="00542737" w:rsidRDefault="00191291" w:rsidP="00D6107E">
      <w:pPr>
        <w:pStyle w:val="BodyText"/>
      </w:pPr>
      <w:r w:rsidRPr="00542737">
        <w:t xml:space="preserve">To maximise the benefits of BIM, </w:t>
      </w:r>
      <w:r w:rsidR="005F323E" w:rsidRPr="00542737">
        <w:t>the Delivery Team will work</w:t>
      </w:r>
      <w:r w:rsidR="008370DF" w:rsidRPr="00542737">
        <w:t xml:space="preserve"> openly to achieve the Appointing</w:t>
      </w:r>
      <w:r w:rsidR="005F323E" w:rsidRPr="00542737">
        <w:t xml:space="preserve"> Party’s strategic BIM priorities as outlined in EIR, </w:t>
      </w:r>
      <w:r w:rsidR="005F323E" w:rsidRPr="00542737">
        <w:rPr>
          <w:b/>
          <w:bCs/>
        </w:rPr>
        <w:t xml:space="preserve">section </w:t>
      </w:r>
      <w:r w:rsidR="00E75121" w:rsidRPr="00542737">
        <w:rPr>
          <w:b/>
          <w:bCs/>
        </w:rPr>
        <w:t>3.1</w:t>
      </w:r>
      <w:r w:rsidR="00E75121" w:rsidRPr="00542737">
        <w:t>.</w:t>
      </w:r>
    </w:p>
    <w:tbl>
      <w:tblPr>
        <w:tblStyle w:val="TurnTown"/>
        <w:tblW w:w="9067" w:type="dxa"/>
        <w:tblInd w:w="794" w:type="dxa"/>
        <w:tblLayout w:type="fixed"/>
        <w:tblLook w:val="04A0" w:firstRow="1" w:lastRow="0" w:firstColumn="1" w:lastColumn="0" w:noHBand="0" w:noVBand="1"/>
        <w:tblPrChange w:id="658" w:author="Niall Murphy" w:date="2021-04-28T11:51:00Z">
          <w:tblPr>
            <w:tblStyle w:val="TurnTown"/>
            <w:tblW w:w="9070" w:type="dxa"/>
            <w:tblInd w:w="794" w:type="dxa"/>
            <w:tblLayout w:type="fixed"/>
            <w:tblLook w:val="04A0" w:firstRow="1" w:lastRow="0" w:firstColumn="1" w:lastColumn="0" w:noHBand="0" w:noVBand="1"/>
          </w:tblPr>
        </w:tblPrChange>
      </w:tblPr>
      <w:tblGrid>
        <w:gridCol w:w="4533"/>
        <w:gridCol w:w="4534"/>
        <w:tblGridChange w:id="659">
          <w:tblGrid>
            <w:gridCol w:w="3024"/>
            <w:gridCol w:w="3023"/>
          </w:tblGrid>
        </w:tblGridChange>
      </w:tblGrid>
      <w:tr w:rsidR="00D26C2F" w:rsidRPr="00542737" w14:paraId="034F8A0E" w14:textId="77777777" w:rsidTr="00D26C2F">
        <w:trPr>
          <w:cnfStyle w:val="100000000000" w:firstRow="1" w:lastRow="0" w:firstColumn="0" w:lastColumn="0" w:oddVBand="0" w:evenVBand="0" w:oddHBand="0" w:evenHBand="0" w:firstRowFirstColumn="0" w:firstRowLastColumn="0" w:lastRowFirstColumn="0" w:lastRowLastColumn="0"/>
        </w:trPr>
        <w:tc>
          <w:tcPr>
            <w:tcW w:w="4533" w:type="dxa"/>
            <w:vAlign w:val="center"/>
            <w:tcPrChange w:id="660" w:author="Niall Murphy" w:date="2021-04-28T11:51:00Z">
              <w:tcPr>
                <w:tcW w:w="3024" w:type="dxa"/>
                <w:vAlign w:val="center"/>
              </w:tcPr>
            </w:tcPrChange>
          </w:tcPr>
          <w:p w14:paraId="454C116C" w14:textId="1AB47406" w:rsidR="00D26C2F" w:rsidRPr="00542737" w:rsidRDefault="00D26C2F" w:rsidP="006B550A">
            <w:pPr>
              <w:pStyle w:val="BodyText"/>
              <w:spacing w:after="0"/>
              <w:ind w:left="0"/>
              <w:cnfStyle w:val="100000000000" w:firstRow="1" w:lastRow="0" w:firstColumn="0" w:lastColumn="0" w:oddVBand="0" w:evenVBand="0" w:oddHBand="0" w:evenHBand="0" w:firstRowFirstColumn="0" w:firstRowLastColumn="0" w:lastRowFirstColumn="0" w:lastRowLastColumn="0"/>
              <w:rPr>
                <w:rFonts w:cs="Arial"/>
                <w:color w:val="FFFFFF"/>
              </w:rPr>
            </w:pPr>
            <w:r w:rsidRPr="00542737">
              <w:rPr>
                <w:rFonts w:cs="Arial"/>
                <w:color w:val="FFFFFF"/>
              </w:rPr>
              <w:t>Appointed Party priority</w:t>
            </w:r>
          </w:p>
        </w:tc>
        <w:tc>
          <w:tcPr>
            <w:tcW w:w="4534" w:type="dxa"/>
            <w:vAlign w:val="center"/>
            <w:tcPrChange w:id="661" w:author="Niall Murphy" w:date="2021-04-28T11:51:00Z">
              <w:tcPr>
                <w:tcW w:w="3023" w:type="dxa"/>
                <w:vAlign w:val="center"/>
              </w:tcPr>
            </w:tcPrChange>
          </w:tcPr>
          <w:p w14:paraId="48447369" w14:textId="70F5A79C" w:rsidR="00D26C2F" w:rsidRPr="00542737" w:rsidRDefault="00D26C2F" w:rsidP="006B550A">
            <w:pPr>
              <w:pStyle w:val="BodyText"/>
              <w:spacing w:after="0"/>
              <w:ind w:left="0"/>
              <w:cnfStyle w:val="100000000000" w:firstRow="1" w:lastRow="0" w:firstColumn="0" w:lastColumn="0" w:oddVBand="0" w:evenVBand="0" w:oddHBand="0" w:evenHBand="0" w:firstRowFirstColumn="0" w:firstRowLastColumn="0" w:lastRowFirstColumn="0" w:lastRowLastColumn="0"/>
              <w:rPr>
                <w:rFonts w:cs="Arial"/>
                <w:color w:val="FFFFFF"/>
              </w:rPr>
            </w:pPr>
            <w:r w:rsidRPr="00542737">
              <w:rPr>
                <w:rFonts w:cs="Arial"/>
                <w:color w:val="FFFFFF"/>
              </w:rPr>
              <w:t xml:space="preserve">Delivery team approach </w:t>
            </w:r>
          </w:p>
        </w:tc>
      </w:tr>
      <w:tr w:rsidR="00D26C2F" w:rsidRPr="00542737" w14:paraId="53173993" w14:textId="77777777" w:rsidTr="00D26C2F">
        <w:trPr>
          <w:cnfStyle w:val="000000100000" w:firstRow="0" w:lastRow="0" w:firstColumn="0" w:lastColumn="0" w:oddVBand="0" w:evenVBand="0" w:oddHBand="1" w:evenHBand="0" w:firstRowFirstColumn="0" w:firstRowLastColumn="0" w:lastRowFirstColumn="0" w:lastRowLastColumn="0"/>
        </w:trPr>
        <w:tc>
          <w:tcPr>
            <w:tcW w:w="4533" w:type="dxa"/>
            <w:tcPrChange w:id="662" w:author="Niall Murphy" w:date="2021-04-28T11:51:00Z">
              <w:tcPr>
                <w:tcW w:w="3024" w:type="dxa"/>
              </w:tcPr>
            </w:tcPrChange>
          </w:tcPr>
          <w:p w14:paraId="1D6FFFF3" w14:textId="32BC9EDF" w:rsidR="00D26C2F" w:rsidRPr="00542737" w:rsidRDefault="00D26C2F"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b/>
                <w:bCs/>
              </w:rPr>
            </w:pPr>
            <w:r w:rsidRPr="00542737">
              <w:rPr>
                <w:rFonts w:cs="Arial"/>
                <w:b/>
                <w:bCs/>
              </w:rPr>
              <w:t>Project delivery of the highest quality</w:t>
            </w:r>
          </w:p>
        </w:tc>
        <w:tc>
          <w:tcPr>
            <w:tcW w:w="4534" w:type="dxa"/>
            <w:tcPrChange w:id="663" w:author="Niall Murphy" w:date="2021-04-28T11:51:00Z">
              <w:tcPr>
                <w:tcW w:w="3023" w:type="dxa"/>
              </w:tcPr>
            </w:tcPrChange>
          </w:tcPr>
          <w:p w14:paraId="4618C410" w14:textId="20E8E9F0" w:rsidR="00D26C2F" w:rsidRPr="00542737" w:rsidRDefault="00D26C2F" w:rsidP="00E132BC">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color w:val="D55C17" w:themeColor="accent5"/>
              </w:rPr>
            </w:pPr>
            <w:del w:id="664" w:author="Niall Murphy" w:date="2021-04-28T12:23:00Z">
              <w:r w:rsidRPr="00542737" w:rsidDel="001033E1">
                <w:rPr>
                  <w:rFonts w:cs="Arial"/>
                  <w:rPrChange w:id="665" w:author="Niall Murphy" w:date="2021-04-28T12:24:00Z">
                    <w:rPr>
                      <w:rFonts w:cs="Arial"/>
                      <w:color w:val="D55C17" w:themeColor="accent5"/>
                    </w:rPr>
                  </w:rPrChange>
                </w:rPr>
                <w:delText>&lt;Enter Delivery Team Approach&gt;</w:delText>
              </w:r>
            </w:del>
            <w:ins w:id="666" w:author="Niall Murphy" w:date="2021-04-28T12:23:00Z">
              <w:r w:rsidR="001033E1" w:rsidRPr="00542737">
                <w:rPr>
                  <w:rFonts w:cs="Arial"/>
                  <w:rPrChange w:id="667" w:author="Niall Murphy" w:date="2021-04-28T12:24:00Z">
                    <w:rPr>
                      <w:rFonts w:cs="Arial"/>
                      <w:color w:val="D55C17" w:themeColor="accent5"/>
                    </w:rPr>
                  </w:rPrChange>
                </w:rPr>
                <w:t xml:space="preserve">Task Teams will </w:t>
              </w:r>
            </w:ins>
            <w:ins w:id="668" w:author="Niall Murphy" w:date="2021-04-28T12:24:00Z">
              <w:r w:rsidR="001033E1" w:rsidRPr="00542737">
                <w:rPr>
                  <w:rFonts w:cs="Arial"/>
                  <w:rPrChange w:id="669" w:author="Niall Murphy" w:date="2021-04-28T12:24:00Z">
                    <w:rPr>
                      <w:rFonts w:cs="Arial"/>
                      <w:color w:val="D55C17" w:themeColor="accent5"/>
                    </w:rPr>
                  </w:rPrChange>
                </w:rPr>
                <w:t>meet</w:t>
              </w:r>
            </w:ins>
            <w:ins w:id="670" w:author="Niall Murphy" w:date="2021-04-28T12:23:00Z">
              <w:r w:rsidR="001033E1" w:rsidRPr="00542737">
                <w:rPr>
                  <w:rFonts w:cs="Arial"/>
                  <w:rPrChange w:id="671" w:author="Niall Murphy" w:date="2021-04-28T12:24:00Z">
                    <w:rPr>
                      <w:rFonts w:cs="Arial"/>
                      <w:color w:val="D55C17" w:themeColor="accent5"/>
                    </w:rPr>
                  </w:rPrChange>
                </w:rPr>
                <w:t xml:space="preserve"> the requirements of the EIR. </w:t>
              </w:r>
            </w:ins>
            <w:ins w:id="672" w:author="Niall Murphy" w:date="2021-04-28T12:24:00Z">
              <w:r w:rsidR="001033E1" w:rsidRPr="00542737">
                <w:rPr>
                  <w:rFonts w:cs="Arial"/>
                  <w:rPrChange w:id="673" w:author="Niall Murphy" w:date="2021-04-28T12:24:00Z">
                    <w:rPr>
                      <w:rFonts w:cs="Arial"/>
                      <w:color w:val="D55C17" w:themeColor="accent5"/>
                    </w:rPr>
                  </w:rPrChange>
                </w:rPr>
                <w:t>This BIM Execution Plan provides a response to these requirements that is aligned with industry best practice</w:t>
              </w:r>
            </w:ins>
          </w:p>
        </w:tc>
      </w:tr>
      <w:tr w:rsidR="00D26C2F" w:rsidRPr="00542737" w14:paraId="07F525FA" w14:textId="77777777" w:rsidTr="00D26C2F">
        <w:trPr>
          <w:cnfStyle w:val="000000010000" w:firstRow="0" w:lastRow="0" w:firstColumn="0" w:lastColumn="0" w:oddVBand="0" w:evenVBand="0" w:oddHBand="0" w:evenHBand="1" w:firstRowFirstColumn="0" w:firstRowLastColumn="0" w:lastRowFirstColumn="0" w:lastRowLastColumn="0"/>
        </w:trPr>
        <w:tc>
          <w:tcPr>
            <w:tcW w:w="4533" w:type="dxa"/>
            <w:tcPrChange w:id="674" w:author="Niall Murphy" w:date="2021-04-28T11:51:00Z">
              <w:tcPr>
                <w:tcW w:w="3024" w:type="dxa"/>
              </w:tcPr>
            </w:tcPrChange>
          </w:tcPr>
          <w:p w14:paraId="399598B8" w14:textId="1ED9BA1B" w:rsidR="00D26C2F" w:rsidRPr="00542737" w:rsidRDefault="00D26C2F"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b/>
                <w:bCs/>
              </w:rPr>
            </w:pPr>
            <w:r w:rsidRPr="00542737">
              <w:rPr>
                <w:rFonts w:cs="Arial"/>
                <w:b/>
                <w:bCs/>
              </w:rPr>
              <w:t xml:space="preserve">Better informed </w:t>
            </w:r>
            <w:ins w:id="675" w:author="Niall Murphy" w:date="2021-04-28T10:34:00Z">
              <w:r w:rsidRPr="00542737">
                <w:rPr>
                  <w:rFonts w:cs="Arial"/>
                  <w:b/>
                  <w:bCs/>
                </w:rPr>
                <w:t>A</w:t>
              </w:r>
            </w:ins>
            <w:del w:id="676" w:author="Niall Murphy" w:date="2021-04-28T10:34:00Z">
              <w:r w:rsidRPr="00542737" w:rsidDel="00576F74">
                <w:rPr>
                  <w:rFonts w:cs="Arial"/>
                  <w:b/>
                  <w:bCs/>
                </w:rPr>
                <w:delText>a</w:delText>
              </w:r>
            </w:del>
            <w:r w:rsidRPr="00542737">
              <w:rPr>
                <w:rFonts w:cs="Arial"/>
                <w:b/>
                <w:bCs/>
              </w:rPr>
              <w:t xml:space="preserve">ppointing </w:t>
            </w:r>
            <w:del w:id="677" w:author="Niall Murphy" w:date="2021-04-28T10:34:00Z">
              <w:r w:rsidRPr="00542737" w:rsidDel="00576F74">
                <w:rPr>
                  <w:rFonts w:cs="Arial"/>
                  <w:b/>
                  <w:bCs/>
                </w:rPr>
                <w:delText>p</w:delText>
              </w:r>
            </w:del>
            <w:ins w:id="678" w:author="Niall Murphy" w:date="2021-04-28T10:34:00Z">
              <w:r w:rsidRPr="00542737">
                <w:rPr>
                  <w:rFonts w:cs="Arial"/>
                  <w:b/>
                  <w:bCs/>
                </w:rPr>
                <w:t>P</w:t>
              </w:r>
            </w:ins>
            <w:r w:rsidRPr="00542737">
              <w:rPr>
                <w:rFonts w:cs="Arial"/>
                <w:b/>
                <w:bCs/>
              </w:rPr>
              <w:t>arty decision making, earlier and more efficient reporting of developing design information allowing key changes to the design to be made earlier, at less cost</w:t>
            </w:r>
          </w:p>
        </w:tc>
        <w:tc>
          <w:tcPr>
            <w:tcW w:w="4534" w:type="dxa"/>
            <w:tcPrChange w:id="679" w:author="Niall Murphy" w:date="2021-04-28T11:51:00Z">
              <w:tcPr>
                <w:tcW w:w="3023" w:type="dxa"/>
              </w:tcPr>
            </w:tcPrChange>
          </w:tcPr>
          <w:p w14:paraId="1F165FA5" w14:textId="0F31CF05" w:rsidR="00D26C2F" w:rsidRPr="00542737" w:rsidRDefault="00D26C2F"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ins w:id="680" w:author="Niall Murphy" w:date="2021-04-28T12:29:00Z"/>
                <w:rFonts w:cs="Arial"/>
              </w:rPr>
            </w:pPr>
            <w:ins w:id="681" w:author="Niall Murphy" w:date="2021-04-28T10:35:00Z">
              <w:r w:rsidRPr="00542737">
                <w:rPr>
                  <w:rFonts w:cs="Arial"/>
                </w:rPr>
                <w:t>Appointing Party’s key decision points have been identified</w:t>
              </w:r>
            </w:ins>
            <w:ins w:id="682" w:author="Niall Murphy" w:date="2021-04-28T10:36:00Z">
              <w:r w:rsidRPr="00542737">
                <w:rPr>
                  <w:rFonts w:cs="Arial"/>
                </w:rPr>
                <w:t xml:space="preserve"> and aligned against the Delivery Team’s information delivery milestones</w:t>
              </w:r>
            </w:ins>
            <w:ins w:id="683" w:author="Niall Murphy" w:date="2021-04-28T12:23:00Z">
              <w:r w:rsidR="001033E1" w:rsidRPr="00542737">
                <w:rPr>
                  <w:rFonts w:cs="Arial"/>
                </w:rPr>
                <w:t xml:space="preserve"> (section </w:t>
              </w:r>
              <w:r w:rsidR="001033E1" w:rsidRPr="00542737">
                <w:rPr>
                  <w:rFonts w:cs="Arial"/>
                </w:rPr>
                <w:fldChar w:fldCharType="begin"/>
              </w:r>
              <w:r w:rsidR="001033E1" w:rsidRPr="00542737">
                <w:rPr>
                  <w:rFonts w:cs="Arial"/>
                </w:rPr>
                <w:instrText xml:space="preserve"> REF _Ref70345164 \r \h </w:instrText>
              </w:r>
            </w:ins>
            <w:r w:rsidR="001033E1" w:rsidRPr="00542737">
              <w:rPr>
                <w:rFonts w:cs="Arial"/>
              </w:rPr>
            </w:r>
            <w:r w:rsidR="001033E1" w:rsidRPr="00542737">
              <w:rPr>
                <w:rFonts w:cs="Arial"/>
              </w:rPr>
              <w:fldChar w:fldCharType="separate"/>
            </w:r>
            <w:r w:rsidR="00542737">
              <w:rPr>
                <w:rFonts w:cs="Arial"/>
              </w:rPr>
              <w:t>7.2.1</w:t>
            </w:r>
            <w:ins w:id="684" w:author="Niall Murphy" w:date="2021-04-28T12:23:00Z">
              <w:r w:rsidR="001033E1" w:rsidRPr="00542737">
                <w:rPr>
                  <w:rFonts w:cs="Arial"/>
                </w:rPr>
                <w:fldChar w:fldCharType="end"/>
              </w:r>
              <w:r w:rsidR="001033E1" w:rsidRPr="00542737">
                <w:rPr>
                  <w:rFonts w:cs="Arial"/>
                </w:rPr>
                <w:t>)</w:t>
              </w:r>
            </w:ins>
            <w:ins w:id="685" w:author="Niall Murphy" w:date="2021-04-28T10:36:00Z">
              <w:r w:rsidRPr="00542737">
                <w:rPr>
                  <w:rFonts w:cs="Arial"/>
                </w:rPr>
                <w:t xml:space="preserve">. </w:t>
              </w:r>
            </w:ins>
            <w:ins w:id="686" w:author="Niall Murphy" w:date="2021-04-28T10:37:00Z">
              <w:r w:rsidRPr="00542737">
                <w:rPr>
                  <w:rFonts w:cs="Arial"/>
                </w:rPr>
                <w:t>Information that Task Teams are required to provide at each milestone has been defined</w:t>
              </w:r>
            </w:ins>
          </w:p>
          <w:p w14:paraId="552F382D" w14:textId="77777777" w:rsidR="003362E7" w:rsidRPr="00542737" w:rsidRDefault="003362E7"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ins w:id="687" w:author="Niall Murphy" w:date="2021-04-28T12:29:00Z"/>
                <w:rFonts w:cs="Arial"/>
              </w:rPr>
            </w:pPr>
          </w:p>
          <w:p w14:paraId="43350810" w14:textId="13A4F54A" w:rsidR="003362E7" w:rsidRPr="00542737" w:rsidRDefault="003362E7"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rPr>
            </w:pPr>
            <w:ins w:id="688" w:author="Niall Murphy" w:date="2021-04-28T12:29:00Z">
              <w:r w:rsidRPr="00542737">
                <w:rPr>
                  <w:rFonts w:cs="Arial"/>
                </w:rPr>
                <w:t>Information delivery will be aligned to the Appointed Party’s stated Level of Information Need (section</w:t>
              </w:r>
            </w:ins>
            <w:ins w:id="689" w:author="Niall Murphy" w:date="2021-04-28T12:30:00Z">
              <w:r w:rsidRPr="00542737">
                <w:rPr>
                  <w:rFonts w:cs="Arial"/>
                </w:rPr>
                <w:t xml:space="preserve"> </w:t>
              </w:r>
              <w:r w:rsidRPr="00542737">
                <w:rPr>
                  <w:rFonts w:cs="Arial"/>
                </w:rPr>
                <w:fldChar w:fldCharType="begin"/>
              </w:r>
              <w:r w:rsidRPr="00542737">
                <w:rPr>
                  <w:rFonts w:cs="Arial"/>
                </w:rPr>
                <w:instrText xml:space="preserve"> REF _Ref70505419 \r \h </w:instrText>
              </w:r>
            </w:ins>
            <w:r w:rsidRPr="00542737">
              <w:rPr>
                <w:rFonts w:cs="Arial"/>
              </w:rPr>
            </w:r>
            <w:r w:rsidRPr="00542737">
              <w:rPr>
                <w:rFonts w:cs="Arial"/>
              </w:rPr>
              <w:fldChar w:fldCharType="separate"/>
            </w:r>
            <w:r w:rsidR="00542737">
              <w:rPr>
                <w:rFonts w:cs="Arial"/>
              </w:rPr>
              <w:t>6.1.1</w:t>
            </w:r>
            <w:ins w:id="690" w:author="Niall Murphy" w:date="2021-04-28T12:30:00Z">
              <w:r w:rsidRPr="00542737">
                <w:rPr>
                  <w:rFonts w:cs="Arial"/>
                </w:rPr>
                <w:fldChar w:fldCharType="end"/>
              </w:r>
              <w:r w:rsidRPr="00542737">
                <w:rPr>
                  <w:rFonts w:cs="Arial"/>
                </w:rPr>
                <w:t>)</w:t>
              </w:r>
            </w:ins>
          </w:p>
        </w:tc>
      </w:tr>
      <w:tr w:rsidR="00D26C2F" w:rsidRPr="00542737" w14:paraId="54FD014C" w14:textId="77777777" w:rsidTr="00D26C2F">
        <w:trPr>
          <w:cnfStyle w:val="000000100000" w:firstRow="0" w:lastRow="0" w:firstColumn="0" w:lastColumn="0" w:oddVBand="0" w:evenVBand="0" w:oddHBand="1" w:evenHBand="0" w:firstRowFirstColumn="0" w:firstRowLastColumn="0" w:lastRowFirstColumn="0" w:lastRowLastColumn="0"/>
        </w:trPr>
        <w:tc>
          <w:tcPr>
            <w:tcW w:w="4533" w:type="dxa"/>
            <w:tcPrChange w:id="691" w:author="Niall Murphy" w:date="2021-04-28T11:51:00Z">
              <w:tcPr>
                <w:tcW w:w="3024" w:type="dxa"/>
              </w:tcPr>
            </w:tcPrChange>
          </w:tcPr>
          <w:p w14:paraId="28863572" w14:textId="0471ECD8" w:rsidR="00D26C2F" w:rsidRPr="00542737" w:rsidRDefault="00D26C2F"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b/>
                <w:bCs/>
                <w:color w:val="00B050"/>
              </w:rPr>
            </w:pPr>
            <w:r w:rsidRPr="00542737">
              <w:rPr>
                <w:rFonts w:cs="Arial"/>
                <w:b/>
                <w:bCs/>
              </w:rPr>
              <w:t>Improved multidisciplinary design coordination and reduced variation costs during construction</w:t>
            </w:r>
          </w:p>
        </w:tc>
        <w:tc>
          <w:tcPr>
            <w:tcW w:w="4534" w:type="dxa"/>
            <w:tcPrChange w:id="692" w:author="Niall Murphy" w:date="2021-04-28T11:51:00Z">
              <w:tcPr>
                <w:tcW w:w="3023" w:type="dxa"/>
              </w:tcPr>
            </w:tcPrChange>
          </w:tcPr>
          <w:p w14:paraId="14955A5D" w14:textId="60136811" w:rsidR="00D26C2F" w:rsidRPr="00542737" w:rsidRDefault="00D26C2F"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rPr>
            </w:pPr>
            <w:ins w:id="693" w:author="Niall Murphy" w:date="2021-04-28T10:37:00Z">
              <w:r w:rsidRPr="00542737">
                <w:rPr>
                  <w:rFonts w:cs="Arial"/>
                </w:rPr>
                <w:t>Collaboration process</w:t>
              </w:r>
            </w:ins>
            <w:ins w:id="694" w:author="Niall Murphy" w:date="2021-04-28T10:38:00Z">
              <w:r w:rsidRPr="00542737">
                <w:rPr>
                  <w:rFonts w:cs="Arial"/>
                </w:rPr>
                <w:t xml:space="preserve"> has been outlined in section </w:t>
              </w:r>
              <w:r w:rsidRPr="00542737">
                <w:rPr>
                  <w:rFonts w:cs="Arial"/>
                </w:rPr>
                <w:fldChar w:fldCharType="begin"/>
              </w:r>
              <w:r w:rsidRPr="00542737">
                <w:rPr>
                  <w:rFonts w:cs="Arial"/>
                </w:rPr>
                <w:instrText xml:space="preserve"> REF _Ref70498729 \r \h </w:instrText>
              </w:r>
            </w:ins>
            <w:r w:rsidRPr="00542737">
              <w:rPr>
                <w:rFonts w:cs="Arial"/>
              </w:rPr>
            </w:r>
            <w:r w:rsidRPr="00542737">
              <w:rPr>
                <w:rFonts w:cs="Arial"/>
              </w:rPr>
              <w:fldChar w:fldCharType="separate"/>
            </w:r>
            <w:r w:rsidR="00542737">
              <w:rPr>
                <w:rFonts w:cs="Arial"/>
              </w:rPr>
              <w:t>8.2</w:t>
            </w:r>
            <w:ins w:id="695" w:author="Niall Murphy" w:date="2021-04-28T10:38:00Z">
              <w:r w:rsidRPr="00542737">
                <w:rPr>
                  <w:rFonts w:cs="Arial"/>
                </w:rPr>
                <w:fldChar w:fldCharType="end"/>
              </w:r>
              <w:r w:rsidRPr="00542737">
                <w:rPr>
                  <w:rFonts w:cs="Arial"/>
                </w:rPr>
                <w:t xml:space="preserve">. This includes provision for coordination and clash detection </w:t>
              </w:r>
            </w:ins>
            <w:ins w:id="696" w:author="Niall Murphy" w:date="2021-04-28T10:39:00Z">
              <w:r w:rsidRPr="00542737">
                <w:rPr>
                  <w:rFonts w:cs="Arial"/>
                </w:rPr>
                <w:t xml:space="preserve">(section </w:t>
              </w:r>
              <w:r w:rsidRPr="00542737">
                <w:rPr>
                  <w:rFonts w:cs="Arial"/>
                </w:rPr>
                <w:fldChar w:fldCharType="begin"/>
              </w:r>
              <w:r w:rsidRPr="00542737">
                <w:rPr>
                  <w:rFonts w:cs="Arial"/>
                </w:rPr>
                <w:instrText xml:space="preserve"> REF _Ref70498761 \r \h </w:instrText>
              </w:r>
            </w:ins>
            <w:r w:rsidRPr="00542737">
              <w:rPr>
                <w:rFonts w:cs="Arial"/>
              </w:rPr>
            </w:r>
            <w:r w:rsidRPr="00542737">
              <w:rPr>
                <w:rFonts w:cs="Arial"/>
              </w:rPr>
              <w:fldChar w:fldCharType="separate"/>
            </w:r>
            <w:r w:rsidR="00542737">
              <w:rPr>
                <w:rFonts w:cs="Arial"/>
              </w:rPr>
              <w:t>8.2.2</w:t>
            </w:r>
            <w:ins w:id="697" w:author="Niall Murphy" w:date="2021-04-28T10:39:00Z">
              <w:r w:rsidRPr="00542737">
                <w:rPr>
                  <w:rFonts w:cs="Arial"/>
                </w:rPr>
                <w:fldChar w:fldCharType="end"/>
              </w:r>
              <w:r w:rsidRPr="00542737">
                <w:rPr>
                  <w:rFonts w:cs="Arial"/>
                </w:rPr>
                <w:t>) to occur at regular periods through design and construction</w:t>
              </w:r>
            </w:ins>
          </w:p>
        </w:tc>
      </w:tr>
      <w:tr w:rsidR="00D26C2F" w:rsidRPr="00542737" w14:paraId="3B9DCFA4" w14:textId="77777777" w:rsidTr="00D26C2F">
        <w:trPr>
          <w:cnfStyle w:val="000000010000" w:firstRow="0" w:lastRow="0" w:firstColumn="0" w:lastColumn="0" w:oddVBand="0" w:evenVBand="0" w:oddHBand="0" w:evenHBand="1" w:firstRowFirstColumn="0" w:firstRowLastColumn="0" w:lastRowFirstColumn="0" w:lastRowLastColumn="0"/>
        </w:trPr>
        <w:tc>
          <w:tcPr>
            <w:tcW w:w="4533" w:type="dxa"/>
            <w:tcPrChange w:id="698" w:author="Niall Murphy" w:date="2021-04-28T11:51:00Z">
              <w:tcPr>
                <w:tcW w:w="3024" w:type="dxa"/>
              </w:tcPr>
            </w:tcPrChange>
          </w:tcPr>
          <w:p w14:paraId="3DA35FF5" w14:textId="5868F578" w:rsidR="00D26C2F" w:rsidRPr="00542737" w:rsidRDefault="00D26C2F" w:rsidP="008019F9">
            <w:pPr>
              <w:pStyle w:val="ListBullet"/>
              <w:numPr>
                <w:ilvl w:val="0"/>
                <w:numId w:val="0"/>
              </w:numPr>
              <w:cnfStyle w:val="000000010000" w:firstRow="0" w:lastRow="0" w:firstColumn="0" w:lastColumn="0" w:oddVBand="0" w:evenVBand="0" w:oddHBand="0" w:evenHBand="1" w:firstRowFirstColumn="0" w:firstRowLastColumn="0" w:lastRowFirstColumn="0" w:lastRowLastColumn="0"/>
              <w:rPr>
                <w:rFonts w:cs="Arial"/>
                <w:b/>
                <w:bCs/>
              </w:rPr>
            </w:pPr>
            <w:r w:rsidRPr="00542737">
              <w:rPr>
                <w:rFonts w:cs="Arial"/>
                <w:b/>
                <w:bCs/>
              </w:rPr>
              <w:t>Visual communication and stakeholder engagement</w:t>
            </w:r>
          </w:p>
        </w:tc>
        <w:tc>
          <w:tcPr>
            <w:tcW w:w="4534" w:type="dxa"/>
            <w:tcPrChange w:id="699" w:author="Niall Murphy" w:date="2021-04-28T11:51:00Z">
              <w:tcPr>
                <w:tcW w:w="3023" w:type="dxa"/>
              </w:tcPr>
            </w:tcPrChange>
          </w:tcPr>
          <w:p w14:paraId="30D4F6AD" w14:textId="1643A4CE" w:rsidR="00D26C2F" w:rsidRPr="00542737" w:rsidRDefault="003B65A2"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ins w:id="700" w:author="Niall Murphy" w:date="2021-04-28T12:15:00Z"/>
                <w:rFonts w:cs="Arial"/>
              </w:rPr>
            </w:pPr>
            <w:ins w:id="701" w:author="Niall Murphy" w:date="2021-04-28T12:14:00Z">
              <w:r w:rsidRPr="00542737">
                <w:rPr>
                  <w:rFonts w:cs="Arial"/>
                </w:rPr>
                <w:t xml:space="preserve">3D information models and 2D drawings will be provided to the Appointing </w:t>
              </w:r>
            </w:ins>
            <w:ins w:id="702" w:author="Niall Murphy" w:date="2021-04-28T12:15:00Z">
              <w:r w:rsidRPr="00542737">
                <w:rPr>
                  <w:rFonts w:cs="Arial"/>
                </w:rPr>
                <w:t xml:space="preserve">Party at information delivery milestones outlined in section </w:t>
              </w:r>
              <w:r w:rsidRPr="00542737">
                <w:rPr>
                  <w:rFonts w:cs="Arial"/>
                </w:rPr>
                <w:fldChar w:fldCharType="begin"/>
              </w:r>
              <w:r w:rsidRPr="00542737">
                <w:rPr>
                  <w:rFonts w:cs="Arial"/>
                </w:rPr>
                <w:instrText xml:space="preserve"> REF _Ref70345164 \r \h </w:instrText>
              </w:r>
            </w:ins>
            <w:r w:rsidRPr="00542737">
              <w:rPr>
                <w:rFonts w:cs="Arial"/>
              </w:rPr>
            </w:r>
            <w:r w:rsidRPr="00542737">
              <w:rPr>
                <w:rFonts w:cs="Arial"/>
              </w:rPr>
              <w:fldChar w:fldCharType="separate"/>
            </w:r>
            <w:r w:rsidR="00542737">
              <w:rPr>
                <w:rFonts w:cs="Arial"/>
              </w:rPr>
              <w:t>7.2.1</w:t>
            </w:r>
            <w:ins w:id="703" w:author="Niall Murphy" w:date="2021-04-28T12:15:00Z">
              <w:r w:rsidRPr="00542737">
                <w:rPr>
                  <w:rFonts w:cs="Arial"/>
                </w:rPr>
                <w:fldChar w:fldCharType="end"/>
              </w:r>
              <w:r w:rsidRPr="00542737">
                <w:rPr>
                  <w:rFonts w:cs="Arial"/>
                </w:rPr>
                <w:t>.</w:t>
              </w:r>
            </w:ins>
          </w:p>
          <w:p w14:paraId="4FE53A1D" w14:textId="77777777" w:rsidR="003B65A2" w:rsidRPr="00542737" w:rsidRDefault="003B65A2"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ins w:id="704" w:author="Niall Murphy" w:date="2021-04-28T12:15:00Z"/>
                <w:rFonts w:cs="Arial"/>
              </w:rPr>
            </w:pPr>
          </w:p>
          <w:p w14:paraId="7B4CB5C4" w14:textId="565DE555" w:rsidR="003B65A2" w:rsidRPr="00542737" w:rsidRDefault="003B65A2"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rPr>
            </w:pPr>
            <w:ins w:id="705" w:author="Niall Murphy" w:date="2021-04-28T12:15:00Z">
              <w:r w:rsidRPr="00542737">
                <w:rPr>
                  <w:rFonts w:cs="Arial"/>
                </w:rPr>
                <w:t>3D information models will form the basis for design team meetings</w:t>
              </w:r>
            </w:ins>
          </w:p>
        </w:tc>
      </w:tr>
      <w:tr w:rsidR="00D26C2F" w:rsidRPr="00542737" w14:paraId="790B808F" w14:textId="77777777" w:rsidTr="00D26C2F">
        <w:trPr>
          <w:cnfStyle w:val="000000100000" w:firstRow="0" w:lastRow="0" w:firstColumn="0" w:lastColumn="0" w:oddVBand="0" w:evenVBand="0" w:oddHBand="1" w:evenHBand="0" w:firstRowFirstColumn="0" w:firstRowLastColumn="0" w:lastRowFirstColumn="0" w:lastRowLastColumn="0"/>
        </w:trPr>
        <w:tc>
          <w:tcPr>
            <w:tcW w:w="4533" w:type="dxa"/>
            <w:tcPrChange w:id="706" w:author="Niall Murphy" w:date="2021-04-28T11:51:00Z">
              <w:tcPr>
                <w:tcW w:w="3024" w:type="dxa"/>
              </w:tcPr>
            </w:tcPrChange>
          </w:tcPr>
          <w:p w14:paraId="439C706F" w14:textId="7D4D3CC9" w:rsidR="00D26C2F" w:rsidRPr="00542737" w:rsidRDefault="00D26C2F"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b/>
                <w:bCs/>
              </w:rPr>
            </w:pPr>
            <w:r w:rsidRPr="00542737">
              <w:rPr>
                <w:rFonts w:cs="Arial"/>
                <w:b/>
                <w:bCs/>
              </w:rPr>
              <w:t>Improved accuracy and consistency of design information</w:t>
            </w:r>
          </w:p>
        </w:tc>
        <w:tc>
          <w:tcPr>
            <w:tcW w:w="4534" w:type="dxa"/>
            <w:tcPrChange w:id="707" w:author="Niall Murphy" w:date="2021-04-28T11:51:00Z">
              <w:tcPr>
                <w:tcW w:w="3023" w:type="dxa"/>
              </w:tcPr>
            </w:tcPrChange>
          </w:tcPr>
          <w:p w14:paraId="3F4DC957" w14:textId="3220BB38" w:rsidR="00D26C2F" w:rsidRPr="00542737" w:rsidRDefault="00D26C2F"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rPr>
            </w:pPr>
            <w:ins w:id="708" w:author="Niall Murphy" w:date="2021-04-28T10:58:00Z">
              <w:r w:rsidRPr="00542737">
                <w:rPr>
                  <w:rFonts w:cs="Arial"/>
                </w:rPr>
                <w:t xml:space="preserve">Agreed model tolerances outlined in section </w:t>
              </w:r>
              <w:r w:rsidRPr="00542737">
                <w:rPr>
                  <w:rFonts w:cs="Arial"/>
                </w:rPr>
                <w:fldChar w:fldCharType="begin"/>
              </w:r>
              <w:r w:rsidRPr="00542737">
                <w:rPr>
                  <w:rFonts w:cs="Arial"/>
                </w:rPr>
                <w:instrText xml:space="preserve"> REF _Ref70499933 \r \h </w:instrText>
              </w:r>
            </w:ins>
            <w:r w:rsidRPr="00542737">
              <w:rPr>
                <w:rFonts w:cs="Arial"/>
              </w:rPr>
            </w:r>
            <w:r w:rsidRPr="00542737">
              <w:rPr>
                <w:rFonts w:cs="Arial"/>
              </w:rPr>
              <w:fldChar w:fldCharType="separate"/>
            </w:r>
            <w:r w:rsidR="00542737">
              <w:rPr>
                <w:rFonts w:cs="Arial"/>
              </w:rPr>
              <w:t>8.3.3</w:t>
            </w:r>
            <w:ins w:id="709" w:author="Niall Murphy" w:date="2021-04-28T10:58:00Z">
              <w:r w:rsidRPr="00542737">
                <w:rPr>
                  <w:rFonts w:cs="Arial"/>
                </w:rPr>
                <w:fldChar w:fldCharType="end"/>
              </w:r>
              <w:r w:rsidRPr="00542737">
                <w:rPr>
                  <w:rFonts w:cs="Arial"/>
                </w:rPr>
                <w:t xml:space="preserve">. </w:t>
              </w:r>
            </w:ins>
            <w:ins w:id="710" w:author="Niall Murphy" w:date="2021-04-28T10:59:00Z">
              <w:r w:rsidRPr="00542737">
                <w:rPr>
                  <w:rFonts w:cs="Arial"/>
                </w:rPr>
                <w:t xml:space="preserve">Lead Appointed Party’s process for information review and authorisation outlined in section </w:t>
              </w:r>
              <w:r w:rsidRPr="00542737">
                <w:rPr>
                  <w:rFonts w:cs="Arial"/>
                </w:rPr>
                <w:fldChar w:fldCharType="begin"/>
              </w:r>
              <w:r w:rsidRPr="00542737">
                <w:rPr>
                  <w:rFonts w:cs="Arial"/>
                </w:rPr>
                <w:instrText xml:space="preserve"> REF _Ref70500013 \r \h </w:instrText>
              </w:r>
            </w:ins>
            <w:r w:rsidRPr="00542737">
              <w:rPr>
                <w:rFonts w:cs="Arial"/>
              </w:rPr>
            </w:r>
            <w:r w:rsidRPr="00542737">
              <w:rPr>
                <w:rFonts w:cs="Arial"/>
              </w:rPr>
              <w:fldChar w:fldCharType="separate"/>
            </w:r>
            <w:r w:rsidR="00542737">
              <w:rPr>
                <w:rFonts w:cs="Arial"/>
              </w:rPr>
              <w:t>7.2.2</w:t>
            </w:r>
            <w:ins w:id="711" w:author="Niall Murphy" w:date="2021-04-28T10:59:00Z">
              <w:r w:rsidRPr="00542737">
                <w:rPr>
                  <w:rFonts w:cs="Arial"/>
                </w:rPr>
                <w:fldChar w:fldCharType="end"/>
              </w:r>
            </w:ins>
          </w:p>
        </w:tc>
      </w:tr>
      <w:tr w:rsidR="00D26C2F" w:rsidRPr="00542737" w14:paraId="3193F4A7" w14:textId="77777777" w:rsidTr="00D26C2F">
        <w:trPr>
          <w:cnfStyle w:val="000000010000" w:firstRow="0" w:lastRow="0" w:firstColumn="0" w:lastColumn="0" w:oddVBand="0" w:evenVBand="0" w:oddHBand="0" w:evenHBand="1" w:firstRowFirstColumn="0" w:firstRowLastColumn="0" w:lastRowFirstColumn="0" w:lastRowLastColumn="0"/>
        </w:trPr>
        <w:tc>
          <w:tcPr>
            <w:tcW w:w="4533" w:type="dxa"/>
            <w:tcPrChange w:id="712" w:author="Niall Murphy" w:date="2021-04-28T11:51:00Z">
              <w:tcPr>
                <w:tcW w:w="3024" w:type="dxa"/>
              </w:tcPr>
            </w:tcPrChange>
          </w:tcPr>
          <w:p w14:paraId="60A102A1" w14:textId="109F7D48" w:rsidR="00D26C2F" w:rsidRPr="00542737" w:rsidRDefault="00D26C2F"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b/>
                <w:bCs/>
              </w:rPr>
            </w:pPr>
            <w:r w:rsidRPr="00542737">
              <w:rPr>
                <w:rFonts w:cs="Arial"/>
                <w:b/>
                <w:bCs/>
              </w:rPr>
              <w:t xml:space="preserve">Improved health and safety on site and during operation </w:t>
            </w:r>
          </w:p>
        </w:tc>
        <w:tc>
          <w:tcPr>
            <w:tcW w:w="4534" w:type="dxa"/>
            <w:tcPrChange w:id="713" w:author="Niall Murphy" w:date="2021-04-28T11:51:00Z">
              <w:tcPr>
                <w:tcW w:w="3023" w:type="dxa"/>
              </w:tcPr>
            </w:tcPrChange>
          </w:tcPr>
          <w:p w14:paraId="61CF24AE" w14:textId="230C1DE5" w:rsidR="00D26C2F" w:rsidRPr="00542737" w:rsidRDefault="00D26C2F"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rPr>
            </w:pPr>
            <w:ins w:id="714" w:author="Niall Murphy" w:date="2021-04-28T10:40:00Z">
              <w:r w:rsidRPr="00542737">
                <w:rPr>
                  <w:rFonts w:cs="Arial"/>
                </w:rPr>
                <w:t>Use of 3D information models to support health &amp; safety has been outlined in s</w:t>
              </w:r>
            </w:ins>
            <w:ins w:id="715" w:author="Niall Murphy" w:date="2021-04-28T10:33:00Z">
              <w:r w:rsidRPr="00542737">
                <w:rPr>
                  <w:rFonts w:cs="Arial"/>
                </w:rPr>
                <w:t xml:space="preserve">ection </w:t>
              </w:r>
            </w:ins>
            <w:ins w:id="716" w:author="Niall Murphy" w:date="2021-04-28T10:40:00Z">
              <w:r w:rsidRPr="00542737">
                <w:rPr>
                  <w:rFonts w:cs="Arial"/>
                </w:rPr>
                <w:fldChar w:fldCharType="begin"/>
              </w:r>
              <w:r w:rsidRPr="00542737">
                <w:rPr>
                  <w:rFonts w:cs="Arial"/>
                </w:rPr>
                <w:instrText xml:space="preserve"> REF _Ref70498843 \r \h </w:instrText>
              </w:r>
            </w:ins>
            <w:r w:rsidRPr="00542737">
              <w:rPr>
                <w:rFonts w:cs="Arial"/>
              </w:rPr>
            </w:r>
            <w:r w:rsidRPr="00542737">
              <w:rPr>
                <w:rFonts w:cs="Arial"/>
              </w:rPr>
              <w:fldChar w:fldCharType="separate"/>
            </w:r>
            <w:r w:rsidR="00542737">
              <w:rPr>
                <w:rFonts w:cs="Arial"/>
              </w:rPr>
              <w:t>8.4.2</w:t>
            </w:r>
            <w:ins w:id="717" w:author="Niall Murphy" w:date="2021-04-28T10:40:00Z">
              <w:r w:rsidRPr="00542737">
                <w:rPr>
                  <w:rFonts w:cs="Arial"/>
                </w:rPr>
                <w:fldChar w:fldCharType="end"/>
              </w:r>
            </w:ins>
          </w:p>
        </w:tc>
      </w:tr>
      <w:tr w:rsidR="00D26C2F" w:rsidRPr="00542737" w14:paraId="6EE052E3" w14:textId="77777777" w:rsidTr="00D26C2F">
        <w:trPr>
          <w:cnfStyle w:val="000000100000" w:firstRow="0" w:lastRow="0" w:firstColumn="0" w:lastColumn="0" w:oddVBand="0" w:evenVBand="0" w:oddHBand="1" w:evenHBand="0" w:firstRowFirstColumn="0" w:firstRowLastColumn="0" w:lastRowFirstColumn="0" w:lastRowLastColumn="0"/>
        </w:trPr>
        <w:tc>
          <w:tcPr>
            <w:tcW w:w="4533" w:type="dxa"/>
            <w:tcPrChange w:id="718" w:author="Niall Murphy" w:date="2021-04-28T11:51:00Z">
              <w:tcPr>
                <w:tcW w:w="3024" w:type="dxa"/>
              </w:tcPr>
            </w:tcPrChange>
          </w:tcPr>
          <w:p w14:paraId="4C121DEE" w14:textId="62D9DDD5" w:rsidR="00D26C2F" w:rsidRPr="00542737" w:rsidRDefault="00D26C2F"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b/>
                <w:bCs/>
              </w:rPr>
            </w:pPr>
            <w:r w:rsidRPr="00542737">
              <w:rPr>
                <w:rFonts w:cs="Arial"/>
                <w:b/>
                <w:bCs/>
              </w:rPr>
              <w:t>Asset information delivery of the highest quality</w:t>
            </w:r>
          </w:p>
        </w:tc>
        <w:tc>
          <w:tcPr>
            <w:tcW w:w="4534" w:type="dxa"/>
            <w:tcPrChange w:id="719" w:author="Niall Murphy" w:date="2021-04-28T11:51:00Z">
              <w:tcPr>
                <w:tcW w:w="3023" w:type="dxa"/>
              </w:tcPr>
            </w:tcPrChange>
          </w:tcPr>
          <w:p w14:paraId="59ED83F7" w14:textId="0F9AD66A" w:rsidR="00D26C2F" w:rsidRPr="00542737" w:rsidRDefault="00D26C2F"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rPr>
            </w:pPr>
            <w:ins w:id="720" w:author="Niall Murphy" w:date="2021-04-28T10:41:00Z">
              <w:r w:rsidRPr="00542737">
                <w:rPr>
                  <w:rFonts w:cs="Arial"/>
                </w:rPr>
                <w:t xml:space="preserve">Delivery Team’s approach to delivery of non-geometric information has been outlined in sections </w:t>
              </w:r>
            </w:ins>
            <w:ins w:id="721" w:author="Niall Murphy" w:date="2021-04-28T10:42:00Z">
              <w:r w:rsidRPr="00542737">
                <w:rPr>
                  <w:rFonts w:cs="Arial"/>
                </w:rPr>
                <w:fldChar w:fldCharType="begin"/>
              </w:r>
              <w:r w:rsidRPr="00542737">
                <w:rPr>
                  <w:rFonts w:cs="Arial"/>
                </w:rPr>
                <w:instrText xml:space="preserve"> REF _Ref70498968 \r \h </w:instrText>
              </w:r>
            </w:ins>
            <w:r w:rsidRPr="00542737">
              <w:rPr>
                <w:rFonts w:cs="Arial"/>
              </w:rPr>
            </w:r>
            <w:r w:rsidRPr="00542737">
              <w:rPr>
                <w:rFonts w:cs="Arial"/>
              </w:rPr>
              <w:fldChar w:fldCharType="separate"/>
            </w:r>
            <w:r w:rsidR="00542737">
              <w:rPr>
                <w:rFonts w:cs="Arial"/>
              </w:rPr>
              <w:t>6.1.2</w:t>
            </w:r>
            <w:ins w:id="722" w:author="Niall Murphy" w:date="2021-04-28T10:42:00Z">
              <w:r w:rsidRPr="00542737">
                <w:rPr>
                  <w:rFonts w:cs="Arial"/>
                </w:rPr>
                <w:fldChar w:fldCharType="end"/>
              </w:r>
              <w:r w:rsidRPr="00542737">
                <w:rPr>
                  <w:rFonts w:cs="Arial"/>
                </w:rPr>
                <w:t xml:space="preserve"> and </w:t>
              </w:r>
              <w:r w:rsidRPr="00542737">
                <w:rPr>
                  <w:rFonts w:cs="Arial"/>
                </w:rPr>
                <w:fldChar w:fldCharType="begin"/>
              </w:r>
              <w:r w:rsidRPr="00542737">
                <w:rPr>
                  <w:rFonts w:cs="Arial"/>
                </w:rPr>
                <w:instrText xml:space="preserve"> REF _Ref70498975 \r \h </w:instrText>
              </w:r>
            </w:ins>
            <w:r w:rsidRPr="00542737">
              <w:rPr>
                <w:rFonts w:cs="Arial"/>
              </w:rPr>
            </w:r>
            <w:r w:rsidRPr="00542737">
              <w:rPr>
                <w:rFonts w:cs="Arial"/>
              </w:rPr>
              <w:fldChar w:fldCharType="separate"/>
            </w:r>
            <w:r w:rsidR="00542737">
              <w:rPr>
                <w:rFonts w:cs="Arial"/>
              </w:rPr>
              <w:t>6.1.3</w:t>
            </w:r>
            <w:ins w:id="723" w:author="Niall Murphy" w:date="2021-04-28T10:42:00Z">
              <w:r w:rsidRPr="00542737">
                <w:rPr>
                  <w:rFonts w:cs="Arial"/>
                </w:rPr>
                <w:fldChar w:fldCharType="end"/>
              </w:r>
              <w:r w:rsidRPr="00542737">
                <w:rPr>
                  <w:rFonts w:cs="Arial"/>
                </w:rPr>
                <w:t>.and aligns with industry best practice</w:t>
              </w:r>
            </w:ins>
          </w:p>
        </w:tc>
      </w:tr>
      <w:tr w:rsidR="00D26C2F" w:rsidRPr="00542737" w14:paraId="2B8D3A5A" w14:textId="77777777" w:rsidTr="00D26C2F">
        <w:trPr>
          <w:cnfStyle w:val="000000010000" w:firstRow="0" w:lastRow="0" w:firstColumn="0" w:lastColumn="0" w:oddVBand="0" w:evenVBand="0" w:oddHBand="0" w:evenHBand="1" w:firstRowFirstColumn="0" w:firstRowLastColumn="0" w:lastRowFirstColumn="0" w:lastRowLastColumn="0"/>
        </w:trPr>
        <w:tc>
          <w:tcPr>
            <w:tcW w:w="4533" w:type="dxa"/>
            <w:tcPrChange w:id="724" w:author="Niall Murphy" w:date="2021-04-28T11:51:00Z">
              <w:tcPr>
                <w:tcW w:w="3024" w:type="dxa"/>
              </w:tcPr>
            </w:tcPrChange>
          </w:tcPr>
          <w:p w14:paraId="0D61C856" w14:textId="0BFF28EB" w:rsidR="00D26C2F" w:rsidRPr="00542737" w:rsidRDefault="00D26C2F"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b/>
                <w:bCs/>
              </w:rPr>
            </w:pPr>
            <w:r w:rsidRPr="00542737">
              <w:rPr>
                <w:rFonts w:cs="Arial"/>
                <w:b/>
                <w:bCs/>
              </w:rPr>
              <w:lastRenderedPageBreak/>
              <w:t>More efficient visual communication of the design intent as this develops</w:t>
            </w:r>
          </w:p>
        </w:tc>
        <w:tc>
          <w:tcPr>
            <w:tcW w:w="4534" w:type="dxa"/>
            <w:tcPrChange w:id="725" w:author="Niall Murphy" w:date="2021-04-28T11:51:00Z">
              <w:tcPr>
                <w:tcW w:w="3023" w:type="dxa"/>
              </w:tcPr>
            </w:tcPrChange>
          </w:tcPr>
          <w:p w14:paraId="150A392C" w14:textId="0B20FE6C" w:rsidR="00D26C2F" w:rsidRPr="00542737" w:rsidRDefault="001033E1"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rPr>
            </w:pPr>
            <w:ins w:id="726" w:author="Niall Murphy" w:date="2021-04-28T12:25:00Z">
              <w:r w:rsidRPr="00542737">
                <w:rPr>
                  <w:rFonts w:cs="Arial"/>
                </w:rPr>
                <w:t>3D information models will form the basis for design team meetings</w:t>
              </w:r>
            </w:ins>
          </w:p>
        </w:tc>
      </w:tr>
      <w:tr w:rsidR="00D26C2F" w:rsidRPr="00542737" w14:paraId="5875128E" w14:textId="77777777" w:rsidTr="00D26C2F">
        <w:trPr>
          <w:cnfStyle w:val="000000100000" w:firstRow="0" w:lastRow="0" w:firstColumn="0" w:lastColumn="0" w:oddVBand="0" w:evenVBand="0" w:oddHBand="1" w:evenHBand="0" w:firstRowFirstColumn="0" w:firstRowLastColumn="0" w:lastRowFirstColumn="0" w:lastRowLastColumn="0"/>
        </w:trPr>
        <w:tc>
          <w:tcPr>
            <w:tcW w:w="4533" w:type="dxa"/>
            <w:tcPrChange w:id="727" w:author="Niall Murphy" w:date="2021-04-28T11:51:00Z">
              <w:tcPr>
                <w:tcW w:w="3024" w:type="dxa"/>
              </w:tcPr>
            </w:tcPrChange>
          </w:tcPr>
          <w:p w14:paraId="28D52FB2" w14:textId="7B45C490" w:rsidR="00D26C2F" w:rsidRPr="00542737" w:rsidRDefault="00D26C2F"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b/>
                <w:bCs/>
              </w:rPr>
            </w:pPr>
            <w:r w:rsidRPr="00542737">
              <w:rPr>
                <w:rFonts w:cs="Arial"/>
                <w:b/>
                <w:bCs/>
              </w:rPr>
              <w:t>Improving communication and encouraging collaboration between project team members</w:t>
            </w:r>
          </w:p>
        </w:tc>
        <w:tc>
          <w:tcPr>
            <w:tcW w:w="4534" w:type="dxa"/>
            <w:tcPrChange w:id="728" w:author="Niall Murphy" w:date="2021-04-28T11:51:00Z">
              <w:tcPr>
                <w:tcW w:w="3023" w:type="dxa"/>
              </w:tcPr>
            </w:tcPrChange>
          </w:tcPr>
          <w:p w14:paraId="6468B03F" w14:textId="6DE3B4F9" w:rsidR="00D26C2F" w:rsidRPr="00542737" w:rsidRDefault="00D26C2F"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ins w:id="729" w:author="Niall Murphy" w:date="2021-04-28T10:44:00Z"/>
                <w:rFonts w:cs="Arial"/>
              </w:rPr>
            </w:pPr>
            <w:ins w:id="730" w:author="Niall Murphy" w:date="2021-04-28T10:44:00Z">
              <w:r w:rsidRPr="00542737">
                <w:rPr>
                  <w:rFonts w:cs="Arial"/>
                </w:rPr>
                <w:t xml:space="preserve">Details of collaborative BIM meetings are provided in section </w:t>
              </w:r>
              <w:r w:rsidRPr="00542737">
                <w:rPr>
                  <w:rFonts w:cs="Arial"/>
                </w:rPr>
                <w:fldChar w:fldCharType="begin"/>
              </w:r>
              <w:r w:rsidRPr="00542737">
                <w:rPr>
                  <w:rFonts w:cs="Arial"/>
                </w:rPr>
                <w:instrText xml:space="preserve"> REF _Ref70499104 \r \h </w:instrText>
              </w:r>
            </w:ins>
            <w:r w:rsidRPr="00542737">
              <w:rPr>
                <w:rFonts w:cs="Arial"/>
              </w:rPr>
            </w:r>
            <w:r w:rsidRPr="00542737">
              <w:rPr>
                <w:rFonts w:cs="Arial"/>
              </w:rPr>
              <w:fldChar w:fldCharType="separate"/>
            </w:r>
            <w:r w:rsidR="00542737">
              <w:rPr>
                <w:rFonts w:cs="Arial"/>
              </w:rPr>
              <w:t>8.2.1</w:t>
            </w:r>
            <w:ins w:id="731" w:author="Niall Murphy" w:date="2021-04-28T10:44:00Z">
              <w:r w:rsidRPr="00542737">
                <w:rPr>
                  <w:rFonts w:cs="Arial"/>
                </w:rPr>
                <w:fldChar w:fldCharType="end"/>
              </w:r>
              <w:r w:rsidRPr="00542737">
                <w:rPr>
                  <w:rFonts w:cs="Arial"/>
                </w:rPr>
                <w:t>.</w:t>
              </w:r>
            </w:ins>
          </w:p>
          <w:p w14:paraId="66899E99" w14:textId="28E3D1F4" w:rsidR="00D26C2F" w:rsidRPr="00542737" w:rsidRDefault="00D26C2F"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rPr>
            </w:pPr>
            <w:ins w:id="732" w:author="Niall Murphy" w:date="2021-04-28T10:44:00Z">
              <w:r w:rsidRPr="00542737">
                <w:rPr>
                  <w:rFonts w:cs="Arial"/>
                </w:rPr>
                <w:t xml:space="preserve">Process for </w:t>
              </w:r>
            </w:ins>
            <w:ins w:id="733" w:author="Niall Murphy" w:date="2021-04-28T10:45:00Z">
              <w:r w:rsidRPr="00542737">
                <w:rPr>
                  <w:rFonts w:cs="Arial"/>
                </w:rPr>
                <w:t xml:space="preserve">sharing information between Task Teams is provide in </w:t>
              </w:r>
              <w:r w:rsidRPr="00542737">
                <w:rPr>
                  <w:rFonts w:cs="Arial"/>
                </w:rPr>
                <w:fldChar w:fldCharType="begin"/>
              </w:r>
              <w:r w:rsidRPr="00542737">
                <w:rPr>
                  <w:rFonts w:cs="Arial"/>
                </w:rPr>
                <w:instrText xml:space="preserve"> REF _Ref70499144 \r \h </w:instrText>
              </w:r>
            </w:ins>
            <w:r w:rsidRPr="00542737">
              <w:rPr>
                <w:rFonts w:cs="Arial"/>
              </w:rPr>
            </w:r>
            <w:r w:rsidRPr="00542737">
              <w:rPr>
                <w:rFonts w:cs="Arial"/>
              </w:rPr>
              <w:fldChar w:fldCharType="separate"/>
            </w:r>
            <w:r w:rsidR="00542737">
              <w:rPr>
                <w:rFonts w:cs="Arial"/>
              </w:rPr>
              <w:t>7.1</w:t>
            </w:r>
            <w:ins w:id="734" w:author="Niall Murphy" w:date="2021-04-28T10:45:00Z">
              <w:r w:rsidRPr="00542737">
                <w:rPr>
                  <w:rFonts w:cs="Arial"/>
                </w:rPr>
                <w:fldChar w:fldCharType="end"/>
              </w:r>
            </w:ins>
            <w:ins w:id="735" w:author="Niall Murphy" w:date="2021-04-28T10:54:00Z">
              <w:r w:rsidRPr="00542737">
                <w:rPr>
                  <w:rFonts w:cs="Arial"/>
                </w:rPr>
                <w:t xml:space="preserve">, and with the Appointing Party in section </w:t>
              </w:r>
            </w:ins>
            <w:ins w:id="736" w:author="Niall Murphy" w:date="2021-04-28T12:16:00Z">
              <w:r w:rsidR="003B65A2" w:rsidRPr="00542737">
                <w:rPr>
                  <w:rFonts w:cs="Arial"/>
                </w:rPr>
                <w:fldChar w:fldCharType="begin"/>
              </w:r>
              <w:r w:rsidR="003B65A2" w:rsidRPr="00542737">
                <w:rPr>
                  <w:rFonts w:cs="Arial"/>
                </w:rPr>
                <w:instrText xml:space="preserve"> REF _Ref70504600 \r \h </w:instrText>
              </w:r>
            </w:ins>
            <w:r w:rsidR="003B65A2" w:rsidRPr="00542737">
              <w:rPr>
                <w:rFonts w:cs="Arial"/>
              </w:rPr>
            </w:r>
            <w:r w:rsidR="003B65A2" w:rsidRPr="00542737">
              <w:rPr>
                <w:rFonts w:cs="Arial"/>
              </w:rPr>
              <w:fldChar w:fldCharType="separate"/>
            </w:r>
            <w:r w:rsidR="00542737">
              <w:rPr>
                <w:rFonts w:cs="Arial"/>
              </w:rPr>
              <w:t>7.2</w:t>
            </w:r>
            <w:ins w:id="737" w:author="Niall Murphy" w:date="2021-04-28T12:16:00Z">
              <w:r w:rsidR="003B65A2" w:rsidRPr="00542737">
                <w:rPr>
                  <w:rFonts w:cs="Arial"/>
                </w:rPr>
                <w:fldChar w:fldCharType="end"/>
              </w:r>
            </w:ins>
          </w:p>
        </w:tc>
      </w:tr>
      <w:tr w:rsidR="00D26C2F" w:rsidRPr="00542737" w14:paraId="4ED7FF2D" w14:textId="77777777" w:rsidTr="00D26C2F">
        <w:trPr>
          <w:cnfStyle w:val="000000010000" w:firstRow="0" w:lastRow="0" w:firstColumn="0" w:lastColumn="0" w:oddVBand="0" w:evenVBand="0" w:oddHBand="0" w:evenHBand="1" w:firstRowFirstColumn="0" w:firstRowLastColumn="0" w:lastRowFirstColumn="0" w:lastRowLastColumn="0"/>
        </w:trPr>
        <w:tc>
          <w:tcPr>
            <w:tcW w:w="4533" w:type="dxa"/>
            <w:tcPrChange w:id="738" w:author="Niall Murphy" w:date="2021-04-28T11:51:00Z">
              <w:tcPr>
                <w:tcW w:w="3024" w:type="dxa"/>
              </w:tcPr>
            </w:tcPrChange>
          </w:tcPr>
          <w:p w14:paraId="107B9FE5" w14:textId="72B45018" w:rsidR="00D26C2F" w:rsidRPr="00542737" w:rsidRDefault="00D26C2F"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b/>
                <w:bCs/>
                <w:color w:val="00B050"/>
              </w:rPr>
            </w:pPr>
            <w:r w:rsidRPr="00542737">
              <w:rPr>
                <w:rFonts w:cs="Arial"/>
                <w:b/>
                <w:bCs/>
              </w:rPr>
              <w:t>Improving efficiency and reducing waste in the whole lifecycle including design, construction, operation, maintenance, decommissioning and handover of the Works</w:t>
            </w:r>
          </w:p>
        </w:tc>
        <w:tc>
          <w:tcPr>
            <w:tcW w:w="4534" w:type="dxa"/>
            <w:tcPrChange w:id="739" w:author="Niall Murphy" w:date="2021-04-28T11:51:00Z">
              <w:tcPr>
                <w:tcW w:w="3023" w:type="dxa"/>
              </w:tcPr>
            </w:tcPrChange>
          </w:tcPr>
          <w:p w14:paraId="252FD0B2" w14:textId="0C908025" w:rsidR="00D26C2F" w:rsidRPr="00542737" w:rsidRDefault="003362E7"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ins w:id="740" w:author="Niall Murphy" w:date="2021-04-28T12:26:00Z"/>
                <w:rFonts w:cs="Arial"/>
              </w:rPr>
            </w:pPr>
            <w:ins w:id="741" w:author="Niall Murphy" w:date="2021-04-28T12:25:00Z">
              <w:r w:rsidRPr="00542737">
                <w:rPr>
                  <w:rFonts w:cs="Arial"/>
                </w:rPr>
                <w:t>The Delivery Team will adopt a coordination and clash detection appro</w:t>
              </w:r>
            </w:ins>
            <w:ins w:id="742" w:author="Niall Murphy" w:date="2021-04-28T12:26:00Z">
              <w:r w:rsidRPr="00542737">
                <w:rPr>
                  <w:rFonts w:cs="Arial"/>
                </w:rPr>
                <w:t xml:space="preserve">ach (section </w:t>
              </w:r>
              <w:r w:rsidRPr="00542737">
                <w:rPr>
                  <w:rFonts w:cs="Arial"/>
                </w:rPr>
                <w:fldChar w:fldCharType="begin"/>
              </w:r>
              <w:r w:rsidRPr="00542737">
                <w:rPr>
                  <w:rFonts w:cs="Arial"/>
                </w:rPr>
                <w:instrText xml:space="preserve"> REF _Ref70498761 \r \h </w:instrText>
              </w:r>
            </w:ins>
            <w:r w:rsidRPr="00542737">
              <w:rPr>
                <w:rFonts w:cs="Arial"/>
              </w:rPr>
            </w:r>
            <w:r w:rsidRPr="00542737">
              <w:rPr>
                <w:rFonts w:cs="Arial"/>
              </w:rPr>
              <w:fldChar w:fldCharType="separate"/>
            </w:r>
            <w:r w:rsidR="00542737">
              <w:rPr>
                <w:rFonts w:cs="Arial"/>
              </w:rPr>
              <w:t>8.2.2</w:t>
            </w:r>
            <w:ins w:id="743" w:author="Niall Murphy" w:date="2021-04-28T12:26:00Z">
              <w:r w:rsidRPr="00542737">
                <w:rPr>
                  <w:rFonts w:cs="Arial"/>
                </w:rPr>
                <w:fldChar w:fldCharType="end"/>
              </w:r>
              <w:r w:rsidRPr="00542737">
                <w:rPr>
                  <w:rFonts w:cs="Arial"/>
                </w:rPr>
                <w:t>) to minimise the need for rework.</w:t>
              </w:r>
            </w:ins>
          </w:p>
          <w:p w14:paraId="0177F2B5" w14:textId="77777777" w:rsidR="003362E7" w:rsidRPr="00542737" w:rsidRDefault="003362E7"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ins w:id="744" w:author="Niall Murphy" w:date="2021-04-28T12:26:00Z"/>
                <w:rFonts w:cs="Arial"/>
              </w:rPr>
            </w:pPr>
          </w:p>
          <w:p w14:paraId="376611E9" w14:textId="77777777" w:rsidR="003362E7" w:rsidRPr="00542737" w:rsidRDefault="003362E7"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ins w:id="745" w:author="Niall Murphy" w:date="2021-04-28T12:27:00Z"/>
                <w:rFonts w:cs="Arial"/>
              </w:rPr>
            </w:pPr>
            <w:ins w:id="746" w:author="Niall Murphy" w:date="2021-04-28T12:26:00Z">
              <w:r w:rsidRPr="00542737">
                <w:rPr>
                  <w:rFonts w:cs="Arial"/>
                </w:rPr>
                <w:t xml:space="preserve">Performance </w:t>
              </w:r>
              <w:commentRangeStart w:id="747"/>
              <w:r w:rsidRPr="00542737">
                <w:rPr>
                  <w:rFonts w:cs="Arial"/>
                  <w:color w:val="D55C17" w:themeColor="accent5"/>
                  <w:rPrChange w:id="748" w:author="Niall Murphy" w:date="2021-04-28T12:27:00Z">
                    <w:rPr>
                      <w:rFonts w:cs="Arial"/>
                    </w:rPr>
                  </w:rPrChange>
                </w:rPr>
                <w:t xml:space="preserve">and carbon tracking </w:t>
              </w:r>
            </w:ins>
            <w:commentRangeEnd w:id="747"/>
            <w:ins w:id="749" w:author="Niall Murphy" w:date="2021-04-28T12:27:00Z">
              <w:r w:rsidRPr="00542737">
                <w:rPr>
                  <w:rStyle w:val="CommentReference"/>
                  <w:rFonts w:ascii="Verdana" w:eastAsiaTheme="minorHAnsi" w:hAnsi="Verdana" w:cstheme="minorBidi"/>
                  <w:lang w:eastAsia="en-US"/>
                </w:rPr>
                <w:commentReference w:id="747"/>
              </w:r>
            </w:ins>
            <w:ins w:id="750" w:author="Niall Murphy" w:date="2021-04-28T12:26:00Z">
              <w:r w:rsidRPr="00542737">
                <w:rPr>
                  <w:rFonts w:cs="Arial"/>
                </w:rPr>
                <w:t xml:space="preserve">information will be hosted within the </w:t>
              </w:r>
            </w:ins>
            <w:ins w:id="751" w:author="Niall Murphy" w:date="2021-04-28T12:27:00Z">
              <w:r w:rsidRPr="00542737">
                <w:rPr>
                  <w:rFonts w:cs="Arial"/>
                </w:rPr>
                <w:t>3D information models to allow the Appointed Party to monitor these attributes.</w:t>
              </w:r>
            </w:ins>
          </w:p>
          <w:p w14:paraId="1C7865C1" w14:textId="77777777" w:rsidR="003362E7" w:rsidRPr="00542737" w:rsidRDefault="003362E7"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ins w:id="752" w:author="Niall Murphy" w:date="2021-04-28T12:27:00Z"/>
                <w:rFonts w:cs="Arial"/>
              </w:rPr>
            </w:pPr>
          </w:p>
          <w:p w14:paraId="468420F2" w14:textId="31C27180" w:rsidR="003362E7" w:rsidRPr="00542737" w:rsidRDefault="003362E7"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rPr>
            </w:pPr>
            <w:ins w:id="753" w:author="Niall Murphy" w:date="2021-04-28T12:28:00Z">
              <w:r w:rsidRPr="00542737">
                <w:rPr>
                  <w:rFonts w:cs="Arial"/>
                </w:rPr>
                <w:t>The Delivery Team will provide s</w:t>
              </w:r>
            </w:ins>
            <w:ins w:id="754" w:author="Niall Murphy" w:date="2021-04-28T12:27:00Z">
              <w:r w:rsidRPr="00542737">
                <w:rPr>
                  <w:rFonts w:cs="Arial"/>
                </w:rPr>
                <w:t>tructured asset information</w:t>
              </w:r>
            </w:ins>
            <w:ins w:id="755" w:author="Niall Murphy" w:date="2021-04-28T12:28:00Z">
              <w:r w:rsidRPr="00542737">
                <w:rPr>
                  <w:rFonts w:cs="Arial"/>
                </w:rPr>
                <w:t xml:space="preserve"> (section</w:t>
              </w:r>
            </w:ins>
            <w:ins w:id="756" w:author="Niall Murphy" w:date="2021-04-28T12:29:00Z">
              <w:r w:rsidRPr="00542737">
                <w:rPr>
                  <w:rFonts w:cs="Arial"/>
                </w:rPr>
                <w:t xml:space="preserve"> </w:t>
              </w:r>
              <w:r w:rsidRPr="00542737">
                <w:rPr>
                  <w:rFonts w:cs="Arial"/>
                </w:rPr>
                <w:fldChar w:fldCharType="begin"/>
              </w:r>
              <w:r w:rsidRPr="00542737">
                <w:rPr>
                  <w:rFonts w:cs="Arial"/>
                </w:rPr>
                <w:instrText xml:space="preserve"> REF _Ref70498968 \r \h </w:instrText>
              </w:r>
            </w:ins>
            <w:r w:rsidRPr="00542737">
              <w:rPr>
                <w:rFonts w:cs="Arial"/>
              </w:rPr>
            </w:r>
            <w:r w:rsidRPr="00542737">
              <w:rPr>
                <w:rFonts w:cs="Arial"/>
              </w:rPr>
              <w:fldChar w:fldCharType="separate"/>
            </w:r>
            <w:r w:rsidR="00542737">
              <w:rPr>
                <w:rFonts w:cs="Arial"/>
              </w:rPr>
              <w:t>6.1.2</w:t>
            </w:r>
            <w:ins w:id="757" w:author="Niall Murphy" w:date="2021-04-28T12:29:00Z">
              <w:r w:rsidRPr="00542737">
                <w:rPr>
                  <w:rFonts w:cs="Arial"/>
                </w:rPr>
                <w:fldChar w:fldCharType="end"/>
              </w:r>
              <w:r w:rsidRPr="00542737">
                <w:rPr>
                  <w:rFonts w:cs="Arial"/>
                </w:rPr>
                <w:t>)</w:t>
              </w:r>
            </w:ins>
            <w:ins w:id="758" w:author="Niall Murphy" w:date="2021-04-28T12:27:00Z">
              <w:r w:rsidRPr="00542737">
                <w:rPr>
                  <w:rFonts w:cs="Arial"/>
                </w:rPr>
                <w:t xml:space="preserve"> to support operational and maintenance activities will </w:t>
              </w:r>
            </w:ins>
            <w:ins w:id="759" w:author="Niall Murphy" w:date="2021-04-28T12:26:00Z">
              <w:r w:rsidRPr="00542737">
                <w:rPr>
                  <w:rFonts w:cs="Arial"/>
                </w:rPr>
                <w:t xml:space="preserve"> </w:t>
              </w:r>
            </w:ins>
          </w:p>
        </w:tc>
      </w:tr>
      <w:tr w:rsidR="00D26C2F" w:rsidRPr="00542737" w14:paraId="5E64AC8E" w14:textId="77777777" w:rsidTr="00D26C2F">
        <w:trPr>
          <w:cnfStyle w:val="000000100000" w:firstRow="0" w:lastRow="0" w:firstColumn="0" w:lastColumn="0" w:oddVBand="0" w:evenVBand="0" w:oddHBand="1" w:evenHBand="0" w:firstRowFirstColumn="0" w:firstRowLastColumn="0" w:lastRowFirstColumn="0" w:lastRowLastColumn="0"/>
        </w:trPr>
        <w:tc>
          <w:tcPr>
            <w:tcW w:w="4533" w:type="dxa"/>
            <w:tcPrChange w:id="760" w:author="Niall Murphy" w:date="2021-04-28T11:51:00Z">
              <w:tcPr>
                <w:tcW w:w="3024" w:type="dxa"/>
              </w:tcPr>
            </w:tcPrChange>
          </w:tcPr>
          <w:p w14:paraId="024630E5" w14:textId="1B59CA8D" w:rsidR="00D26C2F" w:rsidRPr="00542737" w:rsidRDefault="00D26C2F"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b/>
                <w:bCs/>
                <w:color w:val="00B050"/>
              </w:rPr>
            </w:pPr>
            <w:commentRangeStart w:id="761"/>
            <w:r w:rsidRPr="00542737">
              <w:rPr>
                <w:rFonts w:cs="Arial"/>
                <w:b/>
                <w:bCs/>
                <w:color w:val="D55C17" w:themeColor="accent5"/>
              </w:rPr>
              <w:t>Improving the planning and coordination of installation and commissioning works by the use of 4D (</w:t>
            </w:r>
            <w:del w:id="762" w:author="Niall Murphy" w:date="2021-04-27T10:25:00Z">
              <w:r w:rsidRPr="00542737" w:rsidDel="002B6A51">
                <w:rPr>
                  <w:rFonts w:cs="Arial"/>
                  <w:b/>
                  <w:bCs/>
                  <w:color w:val="D55C17" w:themeColor="accent5"/>
                </w:rPr>
                <w:delText>Construction Lead Appointed Party</w:delText>
              </w:r>
            </w:del>
            <w:ins w:id="763" w:author="Niall Murphy" w:date="2021-04-27T10:25:00Z">
              <w:r w:rsidRPr="00542737">
                <w:rPr>
                  <w:rFonts w:cs="Arial"/>
                  <w:b/>
                  <w:bCs/>
                  <w:color w:val="D55C17" w:themeColor="accent5"/>
                </w:rPr>
                <w:t>Construction Lead (Appointed Party)</w:t>
              </w:r>
            </w:ins>
            <w:r w:rsidRPr="00542737">
              <w:rPr>
                <w:rFonts w:cs="Arial"/>
                <w:b/>
                <w:bCs/>
                <w:color w:val="D55C17" w:themeColor="accent5"/>
              </w:rPr>
              <w:t>) models for developing the phasing of the Works</w:t>
            </w:r>
            <w:commentRangeEnd w:id="761"/>
            <w:r w:rsidRPr="00542737">
              <w:rPr>
                <w:rStyle w:val="CommentReference"/>
                <w:rFonts w:eastAsiaTheme="minorHAnsi" w:cs="Arial"/>
                <w:b/>
                <w:bCs/>
                <w:sz w:val="20"/>
                <w:szCs w:val="20"/>
                <w:lang w:eastAsia="en-US"/>
              </w:rPr>
              <w:commentReference w:id="761"/>
            </w:r>
          </w:p>
        </w:tc>
        <w:tc>
          <w:tcPr>
            <w:tcW w:w="4534" w:type="dxa"/>
            <w:tcPrChange w:id="764" w:author="Niall Murphy" w:date="2021-04-28T11:51:00Z">
              <w:tcPr>
                <w:tcW w:w="3023" w:type="dxa"/>
              </w:tcPr>
            </w:tcPrChange>
          </w:tcPr>
          <w:p w14:paraId="3A3FC2EF" w14:textId="7BC23F65" w:rsidR="00D26C2F" w:rsidRPr="00542737" w:rsidRDefault="003362E7"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rPr>
            </w:pPr>
            <w:ins w:id="765" w:author="Niall Murphy" w:date="2021-04-28T12:30:00Z">
              <w:r w:rsidRPr="00542737">
                <w:rPr>
                  <w:rFonts w:cs="Arial"/>
                  <w:color w:val="D55C17" w:themeColor="accent5"/>
                  <w:rPrChange w:id="766" w:author="Niall Murphy" w:date="2021-04-28T12:31:00Z">
                    <w:rPr>
                      <w:rFonts w:cs="Arial"/>
                    </w:rPr>
                  </w:rPrChange>
                </w:rPr>
                <w:t>Task Teams will model in a manner</w:t>
              </w:r>
            </w:ins>
            <w:ins w:id="767" w:author="Niall Murphy" w:date="2021-04-28T12:31:00Z">
              <w:r w:rsidRPr="00542737">
                <w:rPr>
                  <w:rFonts w:cs="Arial"/>
                  <w:color w:val="D55C17" w:themeColor="accent5"/>
                  <w:rPrChange w:id="768" w:author="Niall Murphy" w:date="2021-04-28T12:31:00Z">
                    <w:rPr>
                      <w:rFonts w:cs="Arial"/>
                    </w:rPr>
                  </w:rPrChange>
                </w:rPr>
                <w:t xml:space="preserve"> replicating </w:t>
              </w:r>
              <w:r w:rsidRPr="00542737">
                <w:rPr>
                  <w:color w:val="D55C17" w:themeColor="accent5"/>
                  <w:rPrChange w:id="769" w:author="Niall Murphy" w:date="2021-04-28T12:31:00Z">
                    <w:rPr/>
                  </w:rPrChange>
                </w:rPr>
                <w:t>the method of construction. Alternatively, where a Task Team has no construction responsibility models must be produced in such a manner as to prove buildability</w:t>
              </w:r>
            </w:ins>
          </w:p>
        </w:tc>
      </w:tr>
      <w:tr w:rsidR="00D26C2F" w:rsidRPr="00542737" w14:paraId="295BB059" w14:textId="77777777" w:rsidTr="00D26C2F">
        <w:trPr>
          <w:cnfStyle w:val="000000010000" w:firstRow="0" w:lastRow="0" w:firstColumn="0" w:lastColumn="0" w:oddVBand="0" w:evenVBand="0" w:oddHBand="0" w:evenHBand="1" w:firstRowFirstColumn="0" w:firstRowLastColumn="0" w:lastRowFirstColumn="0" w:lastRowLastColumn="0"/>
        </w:trPr>
        <w:tc>
          <w:tcPr>
            <w:tcW w:w="4533" w:type="dxa"/>
            <w:tcPrChange w:id="770" w:author="Niall Murphy" w:date="2021-04-28T11:51:00Z">
              <w:tcPr>
                <w:tcW w:w="3024" w:type="dxa"/>
              </w:tcPr>
            </w:tcPrChange>
          </w:tcPr>
          <w:p w14:paraId="54FAA48E" w14:textId="0C39BCC1" w:rsidR="00D26C2F" w:rsidRPr="00542737" w:rsidRDefault="00D26C2F"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b/>
                <w:bCs/>
              </w:rPr>
            </w:pPr>
            <w:r w:rsidRPr="00542737">
              <w:rPr>
                <w:rFonts w:cs="Arial"/>
                <w:b/>
                <w:bCs/>
              </w:rPr>
              <w:t>Having a clear plan for delivering structured and quality controlled information</w:t>
            </w:r>
          </w:p>
        </w:tc>
        <w:tc>
          <w:tcPr>
            <w:tcW w:w="4534" w:type="dxa"/>
            <w:tcPrChange w:id="771" w:author="Niall Murphy" w:date="2021-04-28T11:51:00Z">
              <w:tcPr>
                <w:tcW w:w="3023" w:type="dxa"/>
              </w:tcPr>
            </w:tcPrChange>
          </w:tcPr>
          <w:p w14:paraId="3F17996D" w14:textId="04B45158" w:rsidR="00D26C2F" w:rsidRPr="00542737" w:rsidRDefault="00AB11D5"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rPr>
            </w:pPr>
            <w:ins w:id="772" w:author="Niall Murphy" w:date="2021-04-28T12:12:00Z">
              <w:r w:rsidRPr="00542737">
                <w:rPr>
                  <w:rFonts w:cs="Arial"/>
                </w:rPr>
                <w:t xml:space="preserve">The delivery approach for information is outlined in sections </w:t>
              </w:r>
            </w:ins>
            <w:ins w:id="773" w:author="Niall Murphy" w:date="2021-04-28T12:13:00Z">
              <w:r w:rsidRPr="00542737">
                <w:rPr>
                  <w:rFonts w:cs="Arial"/>
                </w:rPr>
                <w:fldChar w:fldCharType="begin"/>
              </w:r>
              <w:r w:rsidRPr="00542737">
                <w:rPr>
                  <w:rFonts w:cs="Arial"/>
                </w:rPr>
                <w:instrText xml:space="preserve"> REF _Ref70504418 \r \h </w:instrText>
              </w:r>
            </w:ins>
            <w:r w:rsidRPr="00542737">
              <w:rPr>
                <w:rFonts w:cs="Arial"/>
              </w:rPr>
            </w:r>
            <w:r w:rsidRPr="00542737">
              <w:rPr>
                <w:rFonts w:cs="Arial"/>
              </w:rPr>
              <w:fldChar w:fldCharType="separate"/>
            </w:r>
            <w:r w:rsidR="00542737">
              <w:rPr>
                <w:rFonts w:cs="Arial"/>
              </w:rPr>
              <w:t>7.1</w:t>
            </w:r>
            <w:ins w:id="774" w:author="Niall Murphy" w:date="2021-04-28T12:13:00Z">
              <w:r w:rsidRPr="00542737">
                <w:rPr>
                  <w:rFonts w:cs="Arial"/>
                </w:rPr>
                <w:fldChar w:fldCharType="end"/>
              </w:r>
              <w:r w:rsidRPr="00542737">
                <w:rPr>
                  <w:rFonts w:cs="Arial"/>
                </w:rPr>
                <w:t xml:space="preserve"> and </w:t>
              </w:r>
              <w:r w:rsidRPr="00542737">
                <w:rPr>
                  <w:rFonts w:cs="Arial"/>
                </w:rPr>
                <w:fldChar w:fldCharType="begin"/>
              </w:r>
              <w:r w:rsidRPr="00542737">
                <w:rPr>
                  <w:rFonts w:cs="Arial"/>
                </w:rPr>
                <w:instrText xml:space="preserve"> REF _Ref70504448 \r \h </w:instrText>
              </w:r>
            </w:ins>
            <w:r w:rsidRPr="00542737">
              <w:rPr>
                <w:rFonts w:cs="Arial"/>
              </w:rPr>
            </w:r>
            <w:r w:rsidRPr="00542737">
              <w:rPr>
                <w:rFonts w:cs="Arial"/>
              </w:rPr>
              <w:fldChar w:fldCharType="separate"/>
            </w:r>
            <w:r w:rsidR="00542737">
              <w:rPr>
                <w:rFonts w:cs="Arial"/>
              </w:rPr>
              <w:t>7.2</w:t>
            </w:r>
            <w:ins w:id="775" w:author="Niall Murphy" w:date="2021-04-28T12:13:00Z">
              <w:r w:rsidRPr="00542737">
                <w:rPr>
                  <w:rFonts w:cs="Arial"/>
                </w:rPr>
                <w:fldChar w:fldCharType="end"/>
              </w:r>
            </w:ins>
            <w:ins w:id="776" w:author="Niall Murphy" w:date="2021-04-28T12:14:00Z">
              <w:r w:rsidRPr="00542737">
                <w:rPr>
                  <w:rFonts w:cs="Arial"/>
                </w:rPr>
                <w:t xml:space="preserve"> and comply with the EIR requirements</w:t>
              </w:r>
            </w:ins>
          </w:p>
        </w:tc>
      </w:tr>
      <w:tr w:rsidR="00D26C2F" w:rsidRPr="00542737" w14:paraId="20C1C544" w14:textId="77777777" w:rsidTr="00D26C2F">
        <w:trPr>
          <w:cnfStyle w:val="000000100000" w:firstRow="0" w:lastRow="0" w:firstColumn="0" w:lastColumn="0" w:oddVBand="0" w:evenVBand="0" w:oddHBand="1" w:evenHBand="0" w:firstRowFirstColumn="0" w:firstRowLastColumn="0" w:lastRowFirstColumn="0" w:lastRowLastColumn="0"/>
        </w:trPr>
        <w:tc>
          <w:tcPr>
            <w:tcW w:w="4533" w:type="dxa"/>
            <w:tcPrChange w:id="777" w:author="Niall Murphy" w:date="2021-04-28T11:51:00Z">
              <w:tcPr>
                <w:tcW w:w="3024" w:type="dxa"/>
              </w:tcPr>
            </w:tcPrChange>
          </w:tcPr>
          <w:p w14:paraId="07E124CA" w14:textId="63E06C78" w:rsidR="00D26C2F" w:rsidRPr="00542737" w:rsidRDefault="00D26C2F"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b/>
                <w:bCs/>
              </w:rPr>
            </w:pPr>
            <w:r w:rsidRPr="00542737">
              <w:rPr>
                <w:rFonts w:cs="Arial"/>
                <w:b/>
                <w:bCs/>
              </w:rPr>
              <w:t>Having a clear view of how project software platforms interact</w:t>
            </w:r>
          </w:p>
        </w:tc>
        <w:tc>
          <w:tcPr>
            <w:tcW w:w="4534" w:type="dxa"/>
            <w:tcPrChange w:id="778" w:author="Niall Murphy" w:date="2021-04-28T11:51:00Z">
              <w:tcPr>
                <w:tcW w:w="3023" w:type="dxa"/>
              </w:tcPr>
            </w:tcPrChange>
          </w:tcPr>
          <w:p w14:paraId="791A9E93" w14:textId="0D108626" w:rsidR="00D26C2F" w:rsidRPr="00542737" w:rsidRDefault="00AB11D5" w:rsidP="00AB11D5">
            <w:pPr>
              <w:pStyle w:val="BodyText"/>
              <w:spacing w:after="0"/>
              <w:ind w:left="0"/>
              <w:cnfStyle w:val="000000100000" w:firstRow="0" w:lastRow="0" w:firstColumn="0" w:lastColumn="0" w:oddVBand="0" w:evenVBand="0" w:oddHBand="1" w:evenHBand="0" w:firstRowFirstColumn="0" w:firstRowLastColumn="0" w:lastRowFirstColumn="0" w:lastRowLastColumn="0"/>
              <w:rPr>
                <w:ins w:id="779" w:author="Niall Murphy" w:date="2021-04-28T12:10:00Z"/>
                <w:rFonts w:cs="Arial"/>
              </w:rPr>
            </w:pPr>
            <w:ins w:id="780" w:author="Niall Murphy" w:date="2021-04-28T12:09:00Z">
              <w:r w:rsidRPr="00542737">
                <w:rPr>
                  <w:rFonts w:cs="Arial"/>
                </w:rPr>
                <w:t>The software chosen by the Task Teams (section</w:t>
              </w:r>
            </w:ins>
            <w:ins w:id="781" w:author="Niall Murphy" w:date="2021-04-28T12:08:00Z">
              <w:r w:rsidRPr="00542737">
                <w:rPr>
                  <w:rFonts w:cs="Arial"/>
                </w:rPr>
                <w:t xml:space="preserve"> </w:t>
              </w:r>
            </w:ins>
            <w:ins w:id="782" w:author="Niall Murphy" w:date="2021-04-28T12:09:00Z">
              <w:r w:rsidRPr="00542737">
                <w:rPr>
                  <w:rFonts w:cs="Arial"/>
                </w:rPr>
                <w:fldChar w:fldCharType="begin"/>
              </w:r>
              <w:r w:rsidRPr="00542737">
                <w:rPr>
                  <w:rFonts w:cs="Arial"/>
                </w:rPr>
                <w:instrText xml:space="preserve"> REF _Ref70345943 \r \h </w:instrText>
              </w:r>
            </w:ins>
            <w:r w:rsidRPr="00542737">
              <w:rPr>
                <w:rFonts w:cs="Arial"/>
              </w:rPr>
            </w:r>
            <w:r w:rsidRPr="00542737">
              <w:rPr>
                <w:rFonts w:cs="Arial"/>
              </w:rPr>
              <w:fldChar w:fldCharType="separate"/>
            </w:r>
            <w:r w:rsidR="00542737">
              <w:rPr>
                <w:rFonts w:cs="Arial"/>
              </w:rPr>
              <w:t>10.1</w:t>
            </w:r>
            <w:ins w:id="783" w:author="Niall Murphy" w:date="2021-04-28T12:09:00Z">
              <w:r w:rsidRPr="00542737">
                <w:rPr>
                  <w:rFonts w:cs="Arial"/>
                </w:rPr>
                <w:fldChar w:fldCharType="end"/>
              </w:r>
              <w:r w:rsidRPr="00542737">
                <w:rPr>
                  <w:rFonts w:cs="Arial"/>
                </w:rPr>
                <w:t>)</w:t>
              </w:r>
            </w:ins>
            <w:ins w:id="784" w:author="Niall Murphy" w:date="2021-04-28T12:08:00Z">
              <w:r w:rsidRPr="00542737">
                <w:rPr>
                  <w:rFonts w:cs="Arial"/>
                </w:rPr>
                <w:t xml:space="preserve"> is interoperable and</w:t>
              </w:r>
            </w:ins>
            <w:ins w:id="785" w:author="Niall Murphy" w:date="2021-04-28T12:09:00Z">
              <w:r w:rsidRPr="00542737">
                <w:rPr>
                  <w:rFonts w:cs="Arial"/>
                </w:rPr>
                <w:t xml:space="preserve"> </w:t>
              </w:r>
            </w:ins>
            <w:ins w:id="786" w:author="Niall Murphy" w:date="2021-04-28T12:10:00Z">
              <w:r w:rsidRPr="00542737">
                <w:rPr>
                  <w:rFonts w:cs="Arial"/>
                </w:rPr>
                <w:t>support</w:t>
              </w:r>
            </w:ins>
            <w:ins w:id="787" w:author="Niall Murphy" w:date="2021-04-28T12:11:00Z">
              <w:r w:rsidRPr="00542737">
                <w:rPr>
                  <w:rFonts w:cs="Arial"/>
                </w:rPr>
                <w:t>s</w:t>
              </w:r>
            </w:ins>
            <w:ins w:id="788" w:author="Niall Murphy" w:date="2021-04-28T12:10:00Z">
              <w:r w:rsidRPr="00542737">
                <w:rPr>
                  <w:rFonts w:cs="Arial"/>
                </w:rPr>
                <w:t xml:space="preserve"> the collaborative workflows of the </w:t>
              </w:r>
            </w:ins>
            <w:ins w:id="789" w:author="Niall Murphy" w:date="2021-04-28T12:11:00Z">
              <w:r w:rsidRPr="00542737">
                <w:rPr>
                  <w:rFonts w:cs="Arial"/>
                </w:rPr>
                <w:t>Project</w:t>
              </w:r>
            </w:ins>
            <w:ins w:id="790" w:author="Niall Murphy" w:date="2021-04-28T12:10:00Z">
              <w:r w:rsidRPr="00542737">
                <w:rPr>
                  <w:rFonts w:cs="Arial"/>
                </w:rPr>
                <w:t xml:space="preserve"> Team. </w:t>
              </w:r>
            </w:ins>
          </w:p>
          <w:p w14:paraId="3D7F5B88" w14:textId="59E75855" w:rsidR="00AB11D5" w:rsidRPr="00542737" w:rsidRDefault="00AB11D5" w:rsidP="00AB11D5">
            <w:pPr>
              <w:pStyle w:val="BodyText"/>
              <w:spacing w:after="0"/>
              <w:ind w:left="0"/>
              <w:cnfStyle w:val="000000100000" w:firstRow="0" w:lastRow="0" w:firstColumn="0" w:lastColumn="0" w:oddVBand="0" w:evenVBand="0" w:oddHBand="1" w:evenHBand="0" w:firstRowFirstColumn="0" w:firstRowLastColumn="0" w:lastRowFirstColumn="0" w:lastRowLastColumn="0"/>
              <w:rPr>
                <w:ins w:id="791" w:author="Niall Murphy" w:date="2021-04-28T12:10:00Z"/>
                <w:rFonts w:cs="Arial"/>
              </w:rPr>
            </w:pPr>
          </w:p>
          <w:p w14:paraId="53CCF179" w14:textId="48269414" w:rsidR="00AB11D5" w:rsidRPr="00542737" w:rsidRDefault="00AB11D5"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ins w:id="792" w:author="Niall Murphy" w:date="2021-04-28T12:08:00Z"/>
                <w:rFonts w:cs="Arial"/>
              </w:rPr>
            </w:pPr>
            <w:ins w:id="793" w:author="Niall Murphy" w:date="2021-04-28T12:11:00Z">
              <w:r w:rsidRPr="00542737">
                <w:rPr>
                  <w:rFonts w:cs="Arial"/>
                </w:rPr>
                <w:t>Federated models will be shared in .ifc and .nwc format</w:t>
              </w:r>
            </w:ins>
            <w:ins w:id="794" w:author="Niall Murphy" w:date="2021-04-28T12:12:00Z">
              <w:r w:rsidRPr="00542737">
                <w:rPr>
                  <w:rFonts w:cs="Arial"/>
                </w:rPr>
                <w:t>. Viewers for this file format are readily available for free.</w:t>
              </w:r>
            </w:ins>
          </w:p>
          <w:p w14:paraId="63C3CA2A" w14:textId="7C1885AB" w:rsidR="00AB11D5" w:rsidRPr="00542737" w:rsidRDefault="00AB11D5"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rPr>
            </w:pPr>
          </w:p>
        </w:tc>
      </w:tr>
      <w:tr w:rsidR="00D26C2F" w:rsidRPr="00542737" w14:paraId="76CB090E" w14:textId="77777777" w:rsidTr="00D26C2F">
        <w:trPr>
          <w:cnfStyle w:val="000000010000" w:firstRow="0" w:lastRow="0" w:firstColumn="0" w:lastColumn="0" w:oddVBand="0" w:evenVBand="0" w:oddHBand="0" w:evenHBand="1" w:firstRowFirstColumn="0" w:firstRowLastColumn="0" w:lastRowFirstColumn="0" w:lastRowLastColumn="0"/>
        </w:trPr>
        <w:tc>
          <w:tcPr>
            <w:tcW w:w="4533" w:type="dxa"/>
            <w:tcPrChange w:id="795" w:author="Niall Murphy" w:date="2021-04-28T11:51:00Z">
              <w:tcPr>
                <w:tcW w:w="3024" w:type="dxa"/>
              </w:tcPr>
            </w:tcPrChange>
          </w:tcPr>
          <w:p w14:paraId="4C08685F" w14:textId="685E3C08" w:rsidR="00D26C2F" w:rsidRPr="00542737" w:rsidRDefault="00D26C2F"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b/>
                <w:bCs/>
              </w:rPr>
            </w:pPr>
            <w:r w:rsidRPr="00542737">
              <w:rPr>
                <w:rFonts w:cs="Arial"/>
                <w:b/>
                <w:bCs/>
              </w:rPr>
              <w:t>Developing the knowledge and skills of the project team in relation to BIM, supported with appropriate training where necessary</w:t>
            </w:r>
          </w:p>
        </w:tc>
        <w:tc>
          <w:tcPr>
            <w:tcW w:w="4534" w:type="dxa"/>
            <w:tcPrChange w:id="796" w:author="Niall Murphy" w:date="2021-04-28T11:51:00Z">
              <w:tcPr>
                <w:tcW w:w="3023" w:type="dxa"/>
              </w:tcPr>
            </w:tcPrChange>
          </w:tcPr>
          <w:p w14:paraId="5FDA3631" w14:textId="1A2FE864" w:rsidR="00D26C2F" w:rsidRPr="00542737" w:rsidRDefault="00AB11D5"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rPr>
            </w:pPr>
            <w:ins w:id="797" w:author="Niall Murphy" w:date="2021-04-28T12:02:00Z">
              <w:r w:rsidRPr="00542737">
                <w:rPr>
                  <w:rFonts w:cs="Arial"/>
                </w:rPr>
                <w:t xml:space="preserve">Appropriate training has been identified for project stakeholder and documented in section </w:t>
              </w:r>
              <w:r w:rsidRPr="00542737">
                <w:rPr>
                  <w:rFonts w:cs="Arial"/>
                </w:rPr>
                <w:fldChar w:fldCharType="begin"/>
              </w:r>
              <w:r w:rsidRPr="00542737">
                <w:rPr>
                  <w:rFonts w:cs="Arial"/>
                </w:rPr>
                <w:instrText xml:space="preserve"> REF _Ref70503794 \r \h </w:instrText>
              </w:r>
            </w:ins>
            <w:r w:rsidRPr="00542737">
              <w:rPr>
                <w:rFonts w:cs="Arial"/>
              </w:rPr>
            </w:r>
            <w:r w:rsidRPr="00542737">
              <w:rPr>
                <w:rFonts w:cs="Arial"/>
              </w:rPr>
              <w:fldChar w:fldCharType="separate"/>
            </w:r>
            <w:r w:rsidR="00542737">
              <w:rPr>
                <w:rFonts w:cs="Arial"/>
              </w:rPr>
              <w:t>4.5</w:t>
            </w:r>
            <w:ins w:id="798" w:author="Niall Murphy" w:date="2021-04-28T12:02:00Z">
              <w:r w:rsidRPr="00542737">
                <w:rPr>
                  <w:rFonts w:cs="Arial"/>
                </w:rPr>
                <w:fldChar w:fldCharType="end"/>
              </w:r>
            </w:ins>
          </w:p>
        </w:tc>
      </w:tr>
      <w:tr w:rsidR="00D26C2F" w:rsidRPr="00542737" w14:paraId="183E60DD" w14:textId="77777777" w:rsidTr="00D26C2F">
        <w:trPr>
          <w:cnfStyle w:val="000000100000" w:firstRow="0" w:lastRow="0" w:firstColumn="0" w:lastColumn="0" w:oddVBand="0" w:evenVBand="0" w:oddHBand="1" w:evenHBand="0" w:firstRowFirstColumn="0" w:firstRowLastColumn="0" w:lastRowFirstColumn="0" w:lastRowLastColumn="0"/>
        </w:trPr>
        <w:tc>
          <w:tcPr>
            <w:tcW w:w="4533" w:type="dxa"/>
            <w:tcPrChange w:id="799" w:author="Niall Murphy" w:date="2021-04-28T11:51:00Z">
              <w:tcPr>
                <w:tcW w:w="3024" w:type="dxa"/>
              </w:tcPr>
            </w:tcPrChange>
          </w:tcPr>
          <w:p w14:paraId="3D088BC0" w14:textId="2EB9F880" w:rsidR="00D26C2F" w:rsidRPr="00542737" w:rsidRDefault="00D26C2F"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b/>
                <w:bCs/>
              </w:rPr>
            </w:pPr>
            <w:r w:rsidRPr="00542737">
              <w:rPr>
                <w:rFonts w:cs="Arial"/>
                <w:b/>
                <w:bCs/>
              </w:rPr>
              <w:t>Having a long term, high quality information base which is properly maintained up to and including decommissioning and/or handover at the end of the appointment term</w:t>
            </w:r>
          </w:p>
        </w:tc>
        <w:tc>
          <w:tcPr>
            <w:tcW w:w="4534" w:type="dxa"/>
            <w:tcPrChange w:id="800" w:author="Niall Murphy" w:date="2021-04-28T11:51:00Z">
              <w:tcPr>
                <w:tcW w:w="3023" w:type="dxa"/>
              </w:tcPr>
            </w:tcPrChange>
          </w:tcPr>
          <w:p w14:paraId="1912DFCF" w14:textId="1997634A" w:rsidR="00D26C2F" w:rsidRPr="00542737" w:rsidRDefault="00AB11D5" w:rsidP="006B550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rPr>
            </w:pPr>
            <w:ins w:id="801" w:author="Niall Murphy" w:date="2021-04-28T12:05:00Z">
              <w:r w:rsidRPr="00542737">
                <w:rPr>
                  <w:rFonts w:cs="Arial"/>
                </w:rPr>
                <w:t xml:space="preserve">All stakeholders are to comply with the Project Information Protocol. Information to be provided to the Appointed Party has been defined in section </w:t>
              </w:r>
            </w:ins>
            <w:ins w:id="802" w:author="Niall Murphy" w:date="2021-04-28T12:06:00Z">
              <w:r w:rsidRPr="00542737">
                <w:rPr>
                  <w:rFonts w:cs="Arial"/>
                </w:rPr>
                <w:fldChar w:fldCharType="begin"/>
              </w:r>
              <w:r w:rsidRPr="00542737">
                <w:rPr>
                  <w:rFonts w:cs="Arial"/>
                </w:rPr>
                <w:instrText xml:space="preserve"> REF _Ref70503980 \r \h </w:instrText>
              </w:r>
            </w:ins>
            <w:r w:rsidRPr="00542737">
              <w:rPr>
                <w:rFonts w:cs="Arial"/>
              </w:rPr>
            </w:r>
            <w:r w:rsidRPr="00542737">
              <w:rPr>
                <w:rFonts w:cs="Arial"/>
              </w:rPr>
              <w:fldChar w:fldCharType="separate"/>
            </w:r>
            <w:r w:rsidR="00542737">
              <w:rPr>
                <w:rFonts w:cs="Arial"/>
              </w:rPr>
              <w:t>6.1</w:t>
            </w:r>
            <w:ins w:id="803" w:author="Niall Murphy" w:date="2021-04-28T12:06:00Z">
              <w:r w:rsidRPr="00542737">
                <w:rPr>
                  <w:rFonts w:cs="Arial"/>
                </w:rPr>
                <w:fldChar w:fldCharType="end"/>
              </w:r>
            </w:ins>
          </w:p>
        </w:tc>
      </w:tr>
      <w:tr w:rsidR="00D26C2F" w:rsidRPr="00542737" w14:paraId="70DBFD80" w14:textId="77777777" w:rsidTr="00D26C2F">
        <w:trPr>
          <w:cnfStyle w:val="000000010000" w:firstRow="0" w:lastRow="0" w:firstColumn="0" w:lastColumn="0" w:oddVBand="0" w:evenVBand="0" w:oddHBand="0" w:evenHBand="1" w:firstRowFirstColumn="0" w:firstRowLastColumn="0" w:lastRowFirstColumn="0" w:lastRowLastColumn="0"/>
        </w:trPr>
        <w:tc>
          <w:tcPr>
            <w:tcW w:w="4533" w:type="dxa"/>
            <w:tcBorders>
              <w:bottom w:val="single" w:sz="18" w:space="0" w:color="404040" w:themeColor="text1" w:themeTint="BF"/>
            </w:tcBorders>
            <w:tcPrChange w:id="804" w:author="Niall Murphy" w:date="2021-04-28T11:51:00Z">
              <w:tcPr>
                <w:tcW w:w="3024" w:type="dxa"/>
                <w:tcBorders>
                  <w:bottom w:val="single" w:sz="18" w:space="0" w:color="404040" w:themeColor="text1" w:themeTint="BF"/>
                </w:tcBorders>
              </w:tcPr>
            </w:tcPrChange>
          </w:tcPr>
          <w:p w14:paraId="2C16BE6D" w14:textId="08F63BBA" w:rsidR="00D26C2F" w:rsidRPr="00542737" w:rsidRDefault="00D26C2F"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b/>
                <w:bCs/>
              </w:rPr>
            </w:pPr>
            <w:r w:rsidRPr="00542737">
              <w:rPr>
                <w:rFonts w:cs="Arial"/>
                <w:b/>
                <w:bCs/>
              </w:rPr>
              <w:t>Having a single source of truth for monitoring performance against agreed KPIs and providing evidence for payment.</w:t>
            </w:r>
          </w:p>
        </w:tc>
        <w:tc>
          <w:tcPr>
            <w:tcW w:w="4534" w:type="dxa"/>
            <w:tcBorders>
              <w:bottom w:val="single" w:sz="18" w:space="0" w:color="404040" w:themeColor="text1" w:themeTint="BF"/>
            </w:tcBorders>
            <w:tcPrChange w:id="805" w:author="Niall Murphy" w:date="2021-04-28T11:51:00Z">
              <w:tcPr>
                <w:tcW w:w="3023" w:type="dxa"/>
                <w:tcBorders>
                  <w:bottom w:val="single" w:sz="18" w:space="0" w:color="404040" w:themeColor="text1" w:themeTint="BF"/>
                </w:tcBorders>
              </w:tcPr>
            </w:tcPrChange>
          </w:tcPr>
          <w:p w14:paraId="7ABDA01F" w14:textId="370471AF" w:rsidR="00D26C2F" w:rsidRPr="00542737" w:rsidRDefault="00D26C2F" w:rsidP="006B550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rPr>
            </w:pPr>
            <w:ins w:id="806" w:author="Niall Murphy" w:date="2021-04-28T11:52:00Z">
              <w:r w:rsidRPr="00542737">
                <w:rPr>
                  <w:rFonts w:cs="Arial"/>
                </w:rPr>
                <w:t>Performance monitoring ag</w:t>
              </w:r>
            </w:ins>
            <w:ins w:id="807" w:author="Niall Murphy" w:date="2021-04-28T11:53:00Z">
              <w:r w:rsidRPr="00542737">
                <w:rPr>
                  <w:rFonts w:cs="Arial"/>
                </w:rPr>
                <w:t>ainst KPIs will be checked by the Appointing Party Information Manager</w:t>
              </w:r>
            </w:ins>
            <w:ins w:id="808" w:author="Niall Murphy" w:date="2021-04-28T11:54:00Z">
              <w:r w:rsidRPr="00542737">
                <w:rPr>
                  <w:rFonts w:cs="Arial"/>
                </w:rPr>
                <w:t xml:space="preserve"> who will report the outcome to the Appointing Party.</w:t>
              </w:r>
            </w:ins>
            <w:ins w:id="809" w:author="Niall Murphy" w:date="2021-04-28T11:53:00Z">
              <w:r w:rsidRPr="00542737">
                <w:rPr>
                  <w:rFonts w:cs="Arial"/>
                </w:rPr>
                <w:t xml:space="preserve"> KPI</w:t>
              </w:r>
            </w:ins>
            <w:ins w:id="810" w:author="Niall Murphy" w:date="2021-04-28T11:54:00Z">
              <w:r w:rsidRPr="00542737">
                <w:rPr>
                  <w:rFonts w:cs="Arial"/>
                </w:rPr>
                <w:t>s</w:t>
              </w:r>
            </w:ins>
            <w:ins w:id="811" w:author="Niall Murphy" w:date="2021-04-28T11:53:00Z">
              <w:r w:rsidRPr="00542737">
                <w:rPr>
                  <w:rFonts w:cs="Arial"/>
                </w:rPr>
                <w:t xml:space="preserve"> as appear in the EIR have been included in section </w:t>
              </w:r>
              <w:r w:rsidRPr="00542737">
                <w:rPr>
                  <w:rFonts w:cs="Arial"/>
                </w:rPr>
                <w:fldChar w:fldCharType="begin"/>
              </w:r>
              <w:r w:rsidRPr="00542737">
                <w:rPr>
                  <w:rFonts w:cs="Arial"/>
                </w:rPr>
                <w:instrText xml:space="preserve"> REF _Ref70503248 \r \h </w:instrText>
              </w:r>
            </w:ins>
            <w:r w:rsidRPr="00542737">
              <w:rPr>
                <w:rFonts w:cs="Arial"/>
              </w:rPr>
            </w:r>
            <w:r w:rsidRPr="00542737">
              <w:rPr>
                <w:rFonts w:cs="Arial"/>
              </w:rPr>
              <w:fldChar w:fldCharType="separate"/>
            </w:r>
            <w:r w:rsidR="00542737">
              <w:rPr>
                <w:rFonts w:cs="Arial"/>
              </w:rPr>
              <w:t>7.2.4</w:t>
            </w:r>
            <w:ins w:id="812" w:author="Niall Murphy" w:date="2021-04-28T11:53:00Z">
              <w:r w:rsidRPr="00542737">
                <w:rPr>
                  <w:rFonts w:cs="Arial"/>
                </w:rPr>
                <w:fldChar w:fldCharType="end"/>
              </w:r>
            </w:ins>
            <w:ins w:id="813" w:author="Niall Murphy" w:date="2021-04-28T11:54:00Z">
              <w:r w:rsidRPr="00542737">
                <w:rPr>
                  <w:rFonts w:cs="Arial"/>
                </w:rPr>
                <w:t>, to enable Task Teams to carry out their o</w:t>
              </w:r>
            </w:ins>
            <w:ins w:id="814" w:author="Niall Murphy" w:date="2021-04-28T11:55:00Z">
              <w:r w:rsidRPr="00542737">
                <w:rPr>
                  <w:rFonts w:cs="Arial"/>
                </w:rPr>
                <w:t>wn checks.</w:t>
              </w:r>
            </w:ins>
          </w:p>
        </w:tc>
      </w:tr>
    </w:tbl>
    <w:p w14:paraId="6B7D727B" w14:textId="3F622664" w:rsidR="008019F9" w:rsidRPr="00542737" w:rsidRDefault="00704CDE" w:rsidP="00704CDE">
      <w:pPr>
        <w:pStyle w:val="Caption"/>
        <w:rPr>
          <w:i w:val="0"/>
          <w:iCs w:val="0"/>
          <w:highlight w:val="yellow"/>
        </w:rPr>
      </w:pPr>
      <w:r w:rsidRPr="00542737">
        <w:rPr>
          <w:i w:val="0"/>
          <w:iCs w:val="0"/>
        </w:rPr>
        <w:t xml:space="preserve">Table </w:t>
      </w:r>
      <w:r w:rsidR="00D257DE" w:rsidRPr="00542737">
        <w:rPr>
          <w:i w:val="0"/>
          <w:iCs w:val="0"/>
        </w:rPr>
        <w:fldChar w:fldCharType="begin"/>
      </w:r>
      <w:r w:rsidR="00D257DE" w:rsidRPr="00542737">
        <w:rPr>
          <w:i w:val="0"/>
          <w:iCs w:val="0"/>
        </w:rPr>
        <w:instrText xml:space="preserve"> SEQ Table \* ARABIC </w:instrText>
      </w:r>
      <w:r w:rsidR="00D257DE" w:rsidRPr="00542737">
        <w:rPr>
          <w:i w:val="0"/>
          <w:iCs w:val="0"/>
        </w:rPr>
        <w:fldChar w:fldCharType="separate"/>
      </w:r>
      <w:r w:rsidR="00542737">
        <w:rPr>
          <w:i w:val="0"/>
          <w:iCs w:val="0"/>
          <w:noProof/>
        </w:rPr>
        <w:t>6</w:t>
      </w:r>
      <w:r w:rsidR="00D257DE" w:rsidRPr="00542737">
        <w:rPr>
          <w:i w:val="0"/>
          <w:iCs w:val="0"/>
        </w:rPr>
        <w:fldChar w:fldCharType="end"/>
      </w:r>
      <w:r w:rsidRPr="00542737">
        <w:rPr>
          <w:i w:val="0"/>
          <w:iCs w:val="0"/>
        </w:rPr>
        <w:t>: Approach to facilitating the Appointing Party BIM priorities</w:t>
      </w:r>
    </w:p>
    <w:p w14:paraId="2F379DFE" w14:textId="5D7AC05E" w:rsidR="008019F9" w:rsidRPr="00702829" w:rsidDel="00702829" w:rsidRDefault="008019F9" w:rsidP="00702829">
      <w:pPr>
        <w:pStyle w:val="Heading3"/>
        <w:rPr>
          <w:del w:id="815" w:author="Niall Murphy" w:date="2021-04-29T16:35:00Z"/>
          <w:highlight w:val="yellow"/>
        </w:rPr>
      </w:pPr>
      <w:r w:rsidRPr="00702829">
        <w:rPr>
          <w:highlight w:val="yellow"/>
        </w:rPr>
        <w:br w:type="page"/>
      </w:r>
    </w:p>
    <w:p w14:paraId="7AB68470" w14:textId="469DCFBF" w:rsidR="005F323E" w:rsidRPr="00702829" w:rsidRDefault="005F323E">
      <w:pPr>
        <w:pStyle w:val="Heading3"/>
      </w:pPr>
      <w:commentRangeStart w:id="816"/>
      <w:r w:rsidRPr="00702829">
        <w:t xml:space="preserve">Approach to completing the Appointing Party’s BIM </w:t>
      </w:r>
      <w:commentRangeEnd w:id="816"/>
      <w:r w:rsidRPr="00702829">
        <w:commentReference w:id="816"/>
      </w:r>
      <w:r w:rsidRPr="00702829">
        <w:t>uses</w:t>
      </w:r>
    </w:p>
    <w:p w14:paraId="3A23FFB8" w14:textId="2A43C605" w:rsidR="005F323E" w:rsidRPr="00542737" w:rsidRDefault="005F323E" w:rsidP="001E1F1B">
      <w:pPr>
        <w:pStyle w:val="BodyText"/>
        <w:rPr>
          <w:rFonts w:cs="Arial"/>
        </w:rPr>
      </w:pPr>
      <w:r w:rsidRPr="00542737">
        <w:rPr>
          <w:rFonts w:cs="Arial"/>
        </w:rPr>
        <w:t>The Delivery Team</w:t>
      </w:r>
      <w:r w:rsidR="006B550A" w:rsidRPr="00542737">
        <w:rPr>
          <w:rFonts w:cs="Arial"/>
        </w:rPr>
        <w:t xml:space="preserve"> approach</w:t>
      </w:r>
      <w:r w:rsidRPr="00542737">
        <w:rPr>
          <w:rFonts w:cs="Arial"/>
        </w:rPr>
        <w:t xml:space="preserve"> </w:t>
      </w:r>
      <w:r w:rsidR="001E1F1B" w:rsidRPr="00542737">
        <w:rPr>
          <w:rFonts w:cs="Arial"/>
        </w:rPr>
        <w:t xml:space="preserve">to completing the </w:t>
      </w:r>
      <w:r w:rsidR="00575696" w:rsidRPr="00542737">
        <w:rPr>
          <w:rFonts w:cs="Arial"/>
        </w:rPr>
        <w:t>Appointing</w:t>
      </w:r>
      <w:r w:rsidRPr="00542737">
        <w:rPr>
          <w:rFonts w:cs="Arial"/>
        </w:rPr>
        <w:t xml:space="preserve"> Party’</w:t>
      </w:r>
      <w:r w:rsidR="001E1F1B" w:rsidRPr="00542737">
        <w:rPr>
          <w:rFonts w:cs="Arial"/>
        </w:rPr>
        <w:t>s BIM uses</w:t>
      </w:r>
      <w:r w:rsidRPr="00542737">
        <w:rPr>
          <w:rFonts w:cs="Arial"/>
        </w:rPr>
        <w:t xml:space="preserve"> as outlined in </w:t>
      </w:r>
      <w:r w:rsidR="001E1F1B" w:rsidRPr="00542737">
        <w:rPr>
          <w:rFonts w:cs="Arial"/>
          <w:bCs/>
        </w:rPr>
        <w:t>EIR,</w:t>
      </w:r>
      <w:r w:rsidR="001E1F1B" w:rsidRPr="00542737">
        <w:rPr>
          <w:rFonts w:cs="Arial"/>
          <w:b/>
        </w:rPr>
        <w:t xml:space="preserve"> section </w:t>
      </w:r>
      <w:r w:rsidR="00E75121" w:rsidRPr="00542737">
        <w:rPr>
          <w:rFonts w:cs="Arial"/>
          <w:b/>
        </w:rPr>
        <w:t>3.2</w:t>
      </w:r>
      <w:r w:rsidR="001E1F1B" w:rsidRPr="00542737">
        <w:rPr>
          <w:rFonts w:cs="Arial"/>
          <w:b/>
        </w:rPr>
        <w:t xml:space="preserve"> </w:t>
      </w:r>
      <w:r w:rsidR="006B550A" w:rsidRPr="00542737">
        <w:rPr>
          <w:rFonts w:cs="Arial"/>
        </w:rPr>
        <w:t xml:space="preserve">is outlined in </w:t>
      </w:r>
      <w:r w:rsidR="00E75121" w:rsidRPr="00542737">
        <w:rPr>
          <w:rFonts w:cs="Arial"/>
          <w:highlight w:val="yellow"/>
        </w:rPr>
        <w:fldChar w:fldCharType="begin"/>
      </w:r>
      <w:r w:rsidR="00E75121" w:rsidRPr="00542737">
        <w:rPr>
          <w:rFonts w:cs="Arial"/>
          <w:highlight w:val="yellow"/>
        </w:rPr>
        <w:instrText xml:space="preserve"> REF _Ref70345599 \h  \* MERGEFORMAT </w:instrText>
      </w:r>
      <w:r w:rsidR="00E75121" w:rsidRPr="00542737">
        <w:rPr>
          <w:rFonts w:cs="Arial"/>
          <w:highlight w:val="yellow"/>
        </w:rPr>
      </w:r>
      <w:r w:rsidR="00E75121" w:rsidRPr="00542737">
        <w:rPr>
          <w:rFonts w:cs="Arial"/>
          <w:highlight w:val="yellow"/>
        </w:rPr>
        <w:fldChar w:fldCharType="separate"/>
      </w:r>
      <w:r w:rsidR="00542737" w:rsidRPr="00542737">
        <w:t>Table 7</w:t>
      </w:r>
      <w:r w:rsidR="00E75121" w:rsidRPr="00542737">
        <w:rPr>
          <w:rFonts w:cs="Arial"/>
          <w:highlight w:val="yellow"/>
        </w:rPr>
        <w:fldChar w:fldCharType="end"/>
      </w:r>
      <w:r w:rsidR="003C301A" w:rsidRPr="00542737">
        <w:rPr>
          <w:rFonts w:cs="Arial"/>
        </w:rPr>
        <w:t xml:space="preserve"> </w:t>
      </w:r>
      <w:r w:rsidR="006B550A" w:rsidRPr="00542737">
        <w:rPr>
          <w:rFonts w:cs="Arial"/>
        </w:rPr>
        <w:t>below.</w:t>
      </w:r>
    </w:p>
    <w:tbl>
      <w:tblPr>
        <w:tblStyle w:val="TurnTown"/>
        <w:tblW w:w="9070" w:type="dxa"/>
        <w:tblInd w:w="794" w:type="dxa"/>
        <w:tblLayout w:type="fixed"/>
        <w:tblLook w:val="04A0" w:firstRow="1" w:lastRow="0" w:firstColumn="1" w:lastColumn="0" w:noHBand="0" w:noVBand="1"/>
      </w:tblPr>
      <w:tblGrid>
        <w:gridCol w:w="3024"/>
        <w:gridCol w:w="3023"/>
        <w:gridCol w:w="3023"/>
      </w:tblGrid>
      <w:tr w:rsidR="006B550A" w:rsidRPr="00542737" w14:paraId="7188624B" w14:textId="77777777" w:rsidTr="00575696">
        <w:trPr>
          <w:cnfStyle w:val="100000000000" w:firstRow="1" w:lastRow="0" w:firstColumn="0" w:lastColumn="0" w:oddVBand="0" w:evenVBand="0" w:oddHBand="0" w:evenHBand="0" w:firstRowFirstColumn="0" w:firstRowLastColumn="0" w:lastRowFirstColumn="0" w:lastRowLastColumn="0"/>
        </w:trPr>
        <w:tc>
          <w:tcPr>
            <w:tcW w:w="3024" w:type="dxa"/>
            <w:vAlign w:val="center"/>
          </w:tcPr>
          <w:p w14:paraId="79F12D79" w14:textId="7781357F" w:rsidR="006B550A" w:rsidRPr="00542737" w:rsidRDefault="006B550A" w:rsidP="006B550A">
            <w:pPr>
              <w:pStyle w:val="BodyText"/>
              <w:spacing w:after="0"/>
              <w:ind w:left="0"/>
              <w:rPr>
                <w:rFonts w:cs="Arial"/>
                <w:color w:val="FFFFFF"/>
              </w:rPr>
            </w:pPr>
            <w:r w:rsidRPr="00542737">
              <w:rPr>
                <w:rFonts w:cs="Arial"/>
                <w:color w:val="FFFFFF"/>
              </w:rPr>
              <w:t>Required BIM Use</w:t>
            </w:r>
          </w:p>
        </w:tc>
        <w:tc>
          <w:tcPr>
            <w:tcW w:w="3023" w:type="dxa"/>
            <w:vAlign w:val="center"/>
          </w:tcPr>
          <w:p w14:paraId="5C20DF9C" w14:textId="64241061" w:rsidR="006B550A" w:rsidRPr="00542737" w:rsidRDefault="006B550A" w:rsidP="006B550A">
            <w:pPr>
              <w:pStyle w:val="BodyText"/>
              <w:spacing w:after="0"/>
              <w:ind w:left="0"/>
              <w:rPr>
                <w:rFonts w:cs="Arial"/>
                <w:color w:val="FFFFFF"/>
              </w:rPr>
            </w:pPr>
            <w:r w:rsidRPr="00542737">
              <w:rPr>
                <w:rFonts w:cs="Arial"/>
                <w:color w:val="FFFFFF"/>
              </w:rPr>
              <w:t>Delivery team approach</w:t>
            </w:r>
          </w:p>
        </w:tc>
        <w:tc>
          <w:tcPr>
            <w:tcW w:w="3023" w:type="dxa"/>
            <w:vAlign w:val="center"/>
          </w:tcPr>
          <w:p w14:paraId="346A6A9A" w14:textId="5DAAB3AD" w:rsidR="006B550A" w:rsidRPr="00542737" w:rsidRDefault="006B550A" w:rsidP="006B550A">
            <w:pPr>
              <w:pStyle w:val="BodyText"/>
              <w:spacing w:after="0"/>
              <w:ind w:left="0"/>
              <w:rPr>
                <w:rFonts w:cs="Arial"/>
                <w:b w:val="0"/>
                <w:color w:val="FFFFFF"/>
              </w:rPr>
            </w:pPr>
            <w:r w:rsidRPr="00542737">
              <w:rPr>
                <w:rFonts w:cs="Arial"/>
                <w:color w:val="FFFFFF"/>
              </w:rPr>
              <w:t>Responsibility</w:t>
            </w:r>
          </w:p>
        </w:tc>
      </w:tr>
      <w:tr w:rsidR="00572B90" w:rsidRPr="00542737" w14:paraId="3B9DA998" w14:textId="77777777" w:rsidTr="006B550A">
        <w:trPr>
          <w:cnfStyle w:val="000000100000" w:firstRow="0" w:lastRow="0" w:firstColumn="0" w:lastColumn="0" w:oddVBand="0" w:evenVBand="0" w:oddHBand="1" w:evenHBand="0" w:firstRowFirstColumn="0" w:firstRowLastColumn="0" w:lastRowFirstColumn="0" w:lastRowLastColumn="0"/>
        </w:trPr>
        <w:tc>
          <w:tcPr>
            <w:tcW w:w="3024" w:type="dxa"/>
          </w:tcPr>
          <w:p w14:paraId="1EC6D64F" w14:textId="5A5DD212" w:rsidR="00572B90" w:rsidRPr="00261CFE" w:rsidRDefault="00572B90" w:rsidP="00572B90">
            <w:pPr>
              <w:pStyle w:val="BodyText"/>
              <w:spacing w:after="0"/>
              <w:ind w:left="0"/>
              <w:rPr>
                <w:rFonts w:cs="Arial"/>
                <w:rPrChange w:id="817" w:author="Niall Murphy" w:date="2021-04-28T15:22:00Z">
                  <w:rPr>
                    <w:rFonts w:cs="Arial"/>
                    <w:color w:val="00B050"/>
                  </w:rPr>
                </w:rPrChange>
              </w:rPr>
            </w:pPr>
            <w:r w:rsidRPr="00E132BC">
              <w:rPr>
                <w:rFonts w:cs="Arial"/>
                <w:b/>
                <w:bCs/>
              </w:rPr>
              <w:t>2D drawing generation</w:t>
            </w:r>
          </w:p>
        </w:tc>
        <w:tc>
          <w:tcPr>
            <w:tcW w:w="3023" w:type="dxa"/>
          </w:tcPr>
          <w:p w14:paraId="4A1DF521" w14:textId="1C470E48" w:rsidR="00572B90" w:rsidRPr="00261CFE" w:rsidRDefault="00DB3272" w:rsidP="00572B90">
            <w:pPr>
              <w:pStyle w:val="BodyText"/>
              <w:spacing w:after="0"/>
              <w:ind w:left="0"/>
              <w:rPr>
                <w:rFonts w:cs="Arial"/>
                <w:rPrChange w:id="818" w:author="Niall Murphy" w:date="2021-04-28T15:22:00Z">
                  <w:rPr>
                    <w:rFonts w:cs="Arial"/>
                    <w:color w:val="D55C17" w:themeColor="accent5"/>
                  </w:rPr>
                </w:rPrChange>
              </w:rPr>
            </w:pPr>
            <w:ins w:id="819" w:author="Niall Murphy" w:date="2021-04-28T14:26:00Z">
              <w:r w:rsidRPr="00261CFE">
                <w:rPr>
                  <w:rFonts w:cs="Arial"/>
                  <w:rPrChange w:id="820" w:author="Niall Murphy" w:date="2021-04-28T15:22:00Z">
                    <w:rPr>
                      <w:rFonts w:cs="Arial"/>
                      <w:color w:val="D55C17" w:themeColor="accent5"/>
                    </w:rPr>
                  </w:rPrChange>
                </w:rPr>
                <w:t xml:space="preserve">Task Teams will generate 2D graphical </w:t>
              </w:r>
            </w:ins>
            <w:ins w:id="821" w:author="Niall Murphy" w:date="2021-04-28T14:27:00Z">
              <w:r w:rsidRPr="00261CFE">
                <w:rPr>
                  <w:rFonts w:cs="Arial"/>
                  <w:rPrChange w:id="822" w:author="Niall Murphy" w:date="2021-04-28T15:22:00Z">
                    <w:rPr>
                      <w:rFonts w:cs="Arial"/>
                      <w:color w:val="D55C17" w:themeColor="accent5"/>
                    </w:rPr>
                  </w:rPrChange>
                </w:rPr>
                <w:t>information</w:t>
              </w:r>
            </w:ins>
            <w:ins w:id="823" w:author="Niall Murphy" w:date="2021-04-28T14:42:00Z">
              <w:r w:rsidRPr="00261CFE">
                <w:rPr>
                  <w:rFonts w:cs="Arial"/>
                  <w:rPrChange w:id="824" w:author="Niall Murphy" w:date="2021-04-28T15:22:00Z">
                    <w:rPr>
                      <w:rFonts w:cs="Arial"/>
                      <w:color w:val="D55C17" w:themeColor="accent5"/>
                    </w:rPr>
                  </w:rPrChange>
                </w:rPr>
                <w:t xml:space="preserve"> directly from the 3D information models</w:t>
              </w:r>
            </w:ins>
            <w:del w:id="825" w:author="Niall Murphy" w:date="2021-04-28T14:26:00Z">
              <w:r w:rsidR="00572B90" w:rsidRPr="00261CFE" w:rsidDel="00DB3272">
                <w:rPr>
                  <w:rFonts w:cs="Arial"/>
                  <w:rPrChange w:id="826" w:author="Niall Murphy" w:date="2021-04-28T15:22:00Z">
                    <w:rPr>
                      <w:rFonts w:cs="Arial"/>
                      <w:color w:val="D55C17" w:themeColor="accent5"/>
                    </w:rPr>
                  </w:rPrChange>
                </w:rPr>
                <w:delText>&lt;Enter Delivery Team Approach&gt;</w:delText>
              </w:r>
            </w:del>
          </w:p>
        </w:tc>
        <w:tc>
          <w:tcPr>
            <w:tcW w:w="3023" w:type="dxa"/>
          </w:tcPr>
          <w:p w14:paraId="4D186313" w14:textId="062BFA95" w:rsidR="00572B90" w:rsidRPr="00542737" w:rsidRDefault="00572B90" w:rsidP="00572B90">
            <w:pPr>
              <w:pStyle w:val="BodyText"/>
              <w:spacing w:after="0"/>
              <w:ind w:left="0"/>
              <w:rPr>
                <w:rFonts w:cs="Arial"/>
                <w:color w:val="D55C17" w:themeColor="accent5"/>
              </w:rPr>
            </w:pPr>
            <w:del w:id="827" w:author="Niall Murphy" w:date="2021-04-28T14:26:00Z">
              <w:r w:rsidRPr="00542737" w:rsidDel="00DB3272">
                <w:rPr>
                  <w:rFonts w:cs="Arial"/>
                  <w:color w:val="D55C17" w:themeColor="accent5"/>
                </w:rPr>
                <w:delText>&lt;Enter Responsibility&gt;</w:delText>
              </w:r>
            </w:del>
            <w:ins w:id="828" w:author="Niall Murphy" w:date="2021-04-28T14:46:00Z">
              <w:r w:rsidR="00DB3272" w:rsidRPr="00542737">
                <w:rPr>
                  <w:rFonts w:cs="Arial"/>
                </w:rPr>
                <w:t xml:space="preserve"> Information Originators</w:t>
              </w:r>
            </w:ins>
          </w:p>
        </w:tc>
      </w:tr>
      <w:tr w:rsidR="00572B90" w:rsidRPr="00542737" w14:paraId="75DF5BE7" w14:textId="77777777" w:rsidTr="006B550A">
        <w:trPr>
          <w:cnfStyle w:val="000000010000" w:firstRow="0" w:lastRow="0" w:firstColumn="0" w:lastColumn="0" w:oddVBand="0" w:evenVBand="0" w:oddHBand="0" w:evenHBand="1" w:firstRowFirstColumn="0" w:firstRowLastColumn="0" w:lastRowFirstColumn="0" w:lastRowLastColumn="0"/>
        </w:trPr>
        <w:tc>
          <w:tcPr>
            <w:tcW w:w="3024" w:type="dxa"/>
          </w:tcPr>
          <w:p w14:paraId="2A7FEFF5" w14:textId="276D742F" w:rsidR="00572B90" w:rsidRPr="00542737" w:rsidRDefault="00572B90" w:rsidP="00572B90">
            <w:pPr>
              <w:pStyle w:val="BodyText"/>
              <w:spacing w:after="0"/>
              <w:ind w:left="0"/>
              <w:rPr>
                <w:rFonts w:cs="Arial"/>
                <w:color w:val="00B050"/>
              </w:rPr>
            </w:pPr>
            <w:r w:rsidRPr="00542737">
              <w:rPr>
                <w:rFonts w:cs="Arial"/>
                <w:b/>
                <w:bCs/>
              </w:rPr>
              <w:t>3D design authoring &amp; coordination</w:t>
            </w:r>
          </w:p>
        </w:tc>
        <w:tc>
          <w:tcPr>
            <w:tcW w:w="3023" w:type="dxa"/>
          </w:tcPr>
          <w:p w14:paraId="31FA525B" w14:textId="6237777C" w:rsidR="00572B90" w:rsidRPr="00542737" w:rsidRDefault="00DB3272" w:rsidP="00572B90">
            <w:pPr>
              <w:pStyle w:val="BodyText"/>
              <w:spacing w:after="0"/>
              <w:ind w:left="0"/>
              <w:rPr>
                <w:rFonts w:cs="Arial"/>
              </w:rPr>
            </w:pPr>
            <w:ins w:id="829" w:author="Niall Murphy" w:date="2021-04-28T14:41:00Z">
              <w:r w:rsidRPr="00542737">
                <w:rPr>
                  <w:rFonts w:cs="Arial"/>
                </w:rPr>
                <w:t>As per this BIM Execution Plan,</w:t>
              </w:r>
            </w:ins>
            <w:ins w:id="830" w:author="Niall Murphy" w:date="2021-04-28T14:43:00Z">
              <w:r w:rsidRPr="00542737">
                <w:rPr>
                  <w:rFonts w:cs="Arial"/>
                </w:rPr>
                <w:t xml:space="preserve"> Task Teams will author 3D information models. One use of these models will be to carry out individual and federated coordination checks as per section </w:t>
              </w:r>
            </w:ins>
            <w:ins w:id="831" w:author="Niall Murphy" w:date="2021-04-28T14:44:00Z">
              <w:r w:rsidRPr="00542737">
                <w:rPr>
                  <w:rFonts w:cs="Arial"/>
                </w:rPr>
                <w:fldChar w:fldCharType="begin"/>
              </w:r>
              <w:r w:rsidRPr="00542737">
                <w:rPr>
                  <w:rFonts w:cs="Arial"/>
                </w:rPr>
                <w:instrText xml:space="preserve"> REF _Ref70498761 \r \h </w:instrText>
              </w:r>
            </w:ins>
            <w:r w:rsidRPr="00542737">
              <w:rPr>
                <w:rFonts w:cs="Arial"/>
              </w:rPr>
            </w:r>
            <w:r w:rsidRPr="00542737">
              <w:rPr>
                <w:rFonts w:cs="Arial"/>
              </w:rPr>
              <w:fldChar w:fldCharType="separate"/>
            </w:r>
            <w:r w:rsidR="00542737">
              <w:rPr>
                <w:rFonts w:cs="Arial"/>
              </w:rPr>
              <w:t>8.2.2</w:t>
            </w:r>
            <w:ins w:id="832" w:author="Niall Murphy" w:date="2021-04-28T14:44:00Z">
              <w:r w:rsidRPr="00542737">
                <w:rPr>
                  <w:rFonts w:cs="Arial"/>
                </w:rPr>
                <w:fldChar w:fldCharType="end"/>
              </w:r>
            </w:ins>
          </w:p>
        </w:tc>
        <w:tc>
          <w:tcPr>
            <w:tcW w:w="3023" w:type="dxa"/>
          </w:tcPr>
          <w:p w14:paraId="59202892" w14:textId="77777777" w:rsidR="00DB3272" w:rsidRPr="00542737" w:rsidRDefault="00DB3272" w:rsidP="00572B90">
            <w:pPr>
              <w:pStyle w:val="BodyText"/>
              <w:spacing w:after="0"/>
              <w:ind w:left="0"/>
              <w:rPr>
                <w:ins w:id="833" w:author="Niall Murphy" w:date="2021-04-28T14:46:00Z"/>
                <w:rFonts w:cs="Arial"/>
              </w:rPr>
            </w:pPr>
            <w:ins w:id="834" w:author="Niall Murphy" w:date="2021-04-28T14:45:00Z">
              <w:r w:rsidRPr="00542737">
                <w:rPr>
                  <w:rFonts w:cs="Arial"/>
                </w:rPr>
                <w:t>Information Originators</w:t>
              </w:r>
            </w:ins>
            <w:ins w:id="835" w:author="Niall Murphy" w:date="2021-04-28T14:46:00Z">
              <w:r w:rsidRPr="00542737">
                <w:rPr>
                  <w:rFonts w:cs="Arial"/>
                </w:rPr>
                <w:t xml:space="preserve">, </w:t>
              </w:r>
            </w:ins>
          </w:p>
          <w:p w14:paraId="146BC9DE" w14:textId="77777777" w:rsidR="00DB3272" w:rsidRPr="00542737" w:rsidRDefault="00DB3272" w:rsidP="00572B90">
            <w:pPr>
              <w:pStyle w:val="BodyText"/>
              <w:spacing w:after="0"/>
              <w:ind w:left="0"/>
              <w:rPr>
                <w:ins w:id="836" w:author="Niall Murphy" w:date="2021-04-28T14:47:00Z"/>
                <w:rFonts w:cs="Arial"/>
              </w:rPr>
            </w:pPr>
            <w:ins w:id="837" w:author="Niall Murphy" w:date="2021-04-28T14:46:00Z">
              <w:r w:rsidRPr="00542737">
                <w:rPr>
                  <w:rFonts w:cs="Arial"/>
                </w:rPr>
                <w:t>Task Interface Managers</w:t>
              </w:r>
            </w:ins>
            <w:ins w:id="838" w:author="Niall Murphy" w:date="2021-04-28T14:47:00Z">
              <w:r w:rsidRPr="00542737">
                <w:rPr>
                  <w:rFonts w:cs="Arial"/>
                </w:rPr>
                <w:t>,</w:t>
              </w:r>
            </w:ins>
          </w:p>
          <w:p w14:paraId="09254547" w14:textId="51A079C1" w:rsidR="00572B90" w:rsidRPr="00542737" w:rsidRDefault="00DB3272" w:rsidP="00572B90">
            <w:pPr>
              <w:pStyle w:val="BodyText"/>
              <w:spacing w:after="0"/>
              <w:ind w:left="0"/>
              <w:rPr>
                <w:rFonts w:cs="Arial"/>
              </w:rPr>
            </w:pPr>
            <w:ins w:id="839" w:author="Niall Murphy" w:date="2021-04-28T14:44:00Z">
              <w:r w:rsidRPr="00542737">
                <w:rPr>
                  <w:rFonts w:cs="Arial"/>
                </w:rPr>
                <w:t>Lead Appointed Party</w:t>
              </w:r>
            </w:ins>
          </w:p>
        </w:tc>
      </w:tr>
      <w:tr w:rsidR="00572B90" w:rsidRPr="00542737" w14:paraId="0E4CDAC9" w14:textId="77777777" w:rsidTr="006B550A">
        <w:trPr>
          <w:cnfStyle w:val="000000100000" w:firstRow="0" w:lastRow="0" w:firstColumn="0" w:lastColumn="0" w:oddVBand="0" w:evenVBand="0" w:oddHBand="1" w:evenHBand="0" w:firstRowFirstColumn="0" w:firstRowLastColumn="0" w:lastRowFirstColumn="0" w:lastRowLastColumn="0"/>
        </w:trPr>
        <w:tc>
          <w:tcPr>
            <w:tcW w:w="3024" w:type="dxa"/>
          </w:tcPr>
          <w:p w14:paraId="1FE022C6" w14:textId="2D0EF4FC" w:rsidR="00572B90" w:rsidRPr="00542737" w:rsidRDefault="00572B90" w:rsidP="00572B90">
            <w:pPr>
              <w:pStyle w:val="BodyText"/>
              <w:spacing w:after="0"/>
              <w:ind w:left="0"/>
              <w:rPr>
                <w:rFonts w:cs="Arial"/>
                <w:color w:val="00B050"/>
              </w:rPr>
            </w:pPr>
            <w:r w:rsidRPr="00542737">
              <w:rPr>
                <w:rFonts w:cs="Arial"/>
                <w:b/>
                <w:bCs/>
              </w:rPr>
              <w:t>3D design reviews</w:t>
            </w:r>
          </w:p>
        </w:tc>
        <w:tc>
          <w:tcPr>
            <w:tcW w:w="3023" w:type="dxa"/>
          </w:tcPr>
          <w:p w14:paraId="74A2C0D2" w14:textId="3E4F9CEE" w:rsidR="00572B90" w:rsidRPr="00542737" w:rsidRDefault="00DB3272" w:rsidP="00572B90">
            <w:pPr>
              <w:pStyle w:val="BodyText"/>
              <w:spacing w:after="0"/>
              <w:ind w:left="0"/>
              <w:rPr>
                <w:rFonts w:cs="Arial"/>
              </w:rPr>
            </w:pPr>
            <w:ins w:id="840" w:author="Niall Murphy" w:date="2021-04-28T14:44:00Z">
              <w:r w:rsidRPr="00542737">
                <w:rPr>
                  <w:rFonts w:cs="Arial"/>
                </w:rPr>
                <w:t>The 3D information models will for the basis for design team meetings. Additionally any coordination issues ar</w:t>
              </w:r>
            </w:ins>
            <w:ins w:id="841" w:author="Niall Murphy" w:date="2021-04-28T14:45:00Z">
              <w:r w:rsidRPr="00542737">
                <w:rPr>
                  <w:rFonts w:cs="Arial"/>
                </w:rPr>
                <w:t>ising will be discussed during BIM coordination meetings</w:t>
              </w:r>
            </w:ins>
          </w:p>
        </w:tc>
        <w:tc>
          <w:tcPr>
            <w:tcW w:w="3023" w:type="dxa"/>
          </w:tcPr>
          <w:p w14:paraId="29318E47" w14:textId="77777777" w:rsidR="00572B90" w:rsidRPr="00542737" w:rsidRDefault="00DB3272" w:rsidP="00572B90">
            <w:pPr>
              <w:pStyle w:val="BodyText"/>
              <w:spacing w:after="0"/>
              <w:ind w:left="0"/>
              <w:rPr>
                <w:ins w:id="842" w:author="Niall Murphy" w:date="2021-04-28T14:47:00Z"/>
                <w:rFonts w:cs="Arial"/>
              </w:rPr>
            </w:pPr>
            <w:ins w:id="843" w:author="Niall Murphy" w:date="2021-04-28T14:45:00Z">
              <w:r w:rsidRPr="00542737">
                <w:rPr>
                  <w:rFonts w:cs="Arial"/>
                </w:rPr>
                <w:t>Task Teams</w:t>
              </w:r>
            </w:ins>
            <w:ins w:id="844" w:author="Niall Murphy" w:date="2021-04-28T14:46:00Z">
              <w:r w:rsidRPr="00542737">
                <w:rPr>
                  <w:rFonts w:cs="Arial"/>
                </w:rPr>
                <w:t xml:space="preserve"> Managers</w:t>
              </w:r>
            </w:ins>
            <w:ins w:id="845" w:author="Niall Murphy" w:date="2021-04-28T14:47:00Z">
              <w:r w:rsidRPr="00542737">
                <w:rPr>
                  <w:rFonts w:cs="Arial"/>
                </w:rPr>
                <w:t>,</w:t>
              </w:r>
            </w:ins>
          </w:p>
          <w:p w14:paraId="22CC2FA7" w14:textId="6F07B160" w:rsidR="00DB3272" w:rsidRPr="00542737" w:rsidRDefault="00DB3272" w:rsidP="00572B90">
            <w:pPr>
              <w:pStyle w:val="BodyText"/>
              <w:spacing w:after="0"/>
              <w:ind w:left="0"/>
              <w:rPr>
                <w:rFonts w:cs="Arial"/>
              </w:rPr>
            </w:pPr>
            <w:ins w:id="846" w:author="Niall Murphy" w:date="2021-04-28T14:47:00Z">
              <w:r w:rsidRPr="00542737">
                <w:rPr>
                  <w:rFonts w:cs="Arial"/>
                </w:rPr>
                <w:t>Task Teams</w:t>
              </w:r>
            </w:ins>
          </w:p>
        </w:tc>
      </w:tr>
      <w:tr w:rsidR="00572B90" w:rsidRPr="00542737" w14:paraId="307FDF44" w14:textId="77777777" w:rsidTr="006B550A">
        <w:trPr>
          <w:cnfStyle w:val="000000010000" w:firstRow="0" w:lastRow="0" w:firstColumn="0" w:lastColumn="0" w:oddVBand="0" w:evenVBand="0" w:oddHBand="0" w:evenHBand="1" w:firstRowFirstColumn="0" w:firstRowLastColumn="0" w:lastRowFirstColumn="0" w:lastRowLastColumn="0"/>
        </w:trPr>
        <w:tc>
          <w:tcPr>
            <w:tcW w:w="3024" w:type="dxa"/>
          </w:tcPr>
          <w:p w14:paraId="6867C9C2" w14:textId="2DD5AE6B" w:rsidR="00572B90" w:rsidRPr="00542737" w:rsidRDefault="00572B90" w:rsidP="00572B90">
            <w:pPr>
              <w:pStyle w:val="BodyText"/>
              <w:spacing w:after="0"/>
              <w:ind w:left="0"/>
              <w:rPr>
                <w:rFonts w:cs="Arial"/>
                <w:color w:val="00B050"/>
              </w:rPr>
            </w:pPr>
            <w:commentRangeStart w:id="847"/>
            <w:r w:rsidRPr="00542737">
              <w:rPr>
                <w:rFonts w:cs="Arial"/>
                <w:b/>
                <w:bCs/>
                <w:color w:val="D55C17" w:themeColor="accent5"/>
              </w:rPr>
              <w:t>Buildability analysis</w:t>
            </w:r>
            <w:commentRangeEnd w:id="847"/>
            <w:r w:rsidRPr="00542737">
              <w:rPr>
                <w:rStyle w:val="CommentReference"/>
                <w:rFonts w:cs="Arial"/>
                <w:color w:val="D55C17" w:themeColor="accent5"/>
                <w:sz w:val="20"/>
                <w:szCs w:val="20"/>
                <w:lang w:eastAsia="en-US"/>
              </w:rPr>
              <w:commentReference w:id="847"/>
            </w:r>
          </w:p>
        </w:tc>
        <w:tc>
          <w:tcPr>
            <w:tcW w:w="3023" w:type="dxa"/>
          </w:tcPr>
          <w:p w14:paraId="70B40ADD" w14:textId="71F1675E" w:rsidR="00572B90" w:rsidRPr="00542737" w:rsidRDefault="003362E7" w:rsidP="00572B90">
            <w:pPr>
              <w:pStyle w:val="BodyText"/>
              <w:spacing w:after="0"/>
              <w:ind w:left="0"/>
              <w:rPr>
                <w:rFonts w:cs="Arial"/>
                <w:color w:val="D55C17" w:themeColor="accent5"/>
                <w:rPrChange w:id="848" w:author="Niall Murphy" w:date="2021-04-28T12:32:00Z">
                  <w:rPr>
                    <w:rFonts w:cs="Arial"/>
                  </w:rPr>
                </w:rPrChange>
              </w:rPr>
            </w:pPr>
            <w:commentRangeStart w:id="849"/>
            <w:ins w:id="850" w:author="Niall Murphy" w:date="2021-04-28T12:32:00Z">
              <w:r w:rsidRPr="00542737">
                <w:rPr>
                  <w:rFonts w:cs="Arial"/>
                  <w:color w:val="D55C17" w:themeColor="accent5"/>
                  <w:rPrChange w:id="851" w:author="Niall Murphy" w:date="2021-04-28T12:32:00Z">
                    <w:rPr>
                      <w:rFonts w:cs="Arial"/>
                    </w:rPr>
                  </w:rPrChange>
                </w:rPr>
                <w:t>TBC</w:t>
              </w:r>
            </w:ins>
            <w:commentRangeEnd w:id="849"/>
            <w:ins w:id="852" w:author="Niall Murphy" w:date="2021-04-29T14:49:00Z">
              <w:r w:rsidR="00B845F1">
                <w:rPr>
                  <w:rStyle w:val="CommentReference"/>
                  <w:rFonts w:ascii="Verdana" w:eastAsiaTheme="minorHAnsi" w:hAnsi="Verdana" w:cstheme="minorBidi"/>
                  <w:lang w:eastAsia="en-US"/>
                </w:rPr>
                <w:commentReference w:id="849"/>
              </w:r>
            </w:ins>
          </w:p>
        </w:tc>
        <w:tc>
          <w:tcPr>
            <w:tcW w:w="3023" w:type="dxa"/>
          </w:tcPr>
          <w:p w14:paraId="4611B5FF" w14:textId="4C516957" w:rsidR="00572B90" w:rsidRPr="00542737" w:rsidRDefault="003362E7" w:rsidP="00572B90">
            <w:pPr>
              <w:pStyle w:val="BodyText"/>
              <w:spacing w:after="0"/>
              <w:ind w:left="0"/>
              <w:rPr>
                <w:rFonts w:cs="Arial"/>
                <w:color w:val="D55C17" w:themeColor="accent5"/>
                <w:rPrChange w:id="853" w:author="Niall Murphy" w:date="2021-04-28T12:32:00Z">
                  <w:rPr>
                    <w:rFonts w:cs="Arial"/>
                  </w:rPr>
                </w:rPrChange>
              </w:rPr>
            </w:pPr>
            <w:ins w:id="854" w:author="Niall Murphy" w:date="2021-04-28T12:32:00Z">
              <w:r w:rsidRPr="00542737">
                <w:rPr>
                  <w:rFonts w:cs="Arial"/>
                  <w:color w:val="D55C17" w:themeColor="accent5"/>
                  <w:rPrChange w:id="855" w:author="Niall Murphy" w:date="2021-04-28T12:32:00Z">
                    <w:rPr>
                      <w:rFonts w:cs="Arial"/>
                    </w:rPr>
                  </w:rPrChange>
                </w:rPr>
                <w:t>TBC</w:t>
              </w:r>
            </w:ins>
          </w:p>
        </w:tc>
      </w:tr>
      <w:tr w:rsidR="00572B90" w:rsidRPr="00542737" w14:paraId="67F39465" w14:textId="77777777" w:rsidTr="006B550A">
        <w:trPr>
          <w:cnfStyle w:val="000000100000" w:firstRow="0" w:lastRow="0" w:firstColumn="0" w:lastColumn="0" w:oddVBand="0" w:evenVBand="0" w:oddHBand="1" w:evenHBand="0" w:firstRowFirstColumn="0" w:firstRowLastColumn="0" w:lastRowFirstColumn="0" w:lastRowLastColumn="0"/>
        </w:trPr>
        <w:tc>
          <w:tcPr>
            <w:tcW w:w="3024" w:type="dxa"/>
          </w:tcPr>
          <w:p w14:paraId="104375D0" w14:textId="4D489CFB" w:rsidR="00572B90" w:rsidRPr="00542737" w:rsidRDefault="00572B90" w:rsidP="00572B90">
            <w:pPr>
              <w:pStyle w:val="BodyText"/>
              <w:spacing w:after="0"/>
              <w:ind w:left="0"/>
              <w:rPr>
                <w:rFonts w:cs="Arial"/>
                <w:color w:val="00B050"/>
              </w:rPr>
            </w:pPr>
            <w:commentRangeStart w:id="856"/>
            <w:r w:rsidRPr="00542737">
              <w:rPr>
                <w:rFonts w:cs="Arial"/>
                <w:b/>
                <w:bCs/>
                <w:color w:val="D55C17" w:themeColor="accent5"/>
              </w:rPr>
              <w:t>Cost estimation &amp; management</w:t>
            </w:r>
            <w:commentRangeEnd w:id="856"/>
            <w:r w:rsidRPr="00542737">
              <w:rPr>
                <w:rStyle w:val="CommentReference"/>
                <w:rFonts w:cs="Arial"/>
                <w:color w:val="D55C17" w:themeColor="accent5"/>
                <w:sz w:val="20"/>
                <w:szCs w:val="20"/>
                <w:lang w:eastAsia="en-US"/>
              </w:rPr>
              <w:commentReference w:id="856"/>
            </w:r>
          </w:p>
        </w:tc>
        <w:tc>
          <w:tcPr>
            <w:tcW w:w="3023" w:type="dxa"/>
          </w:tcPr>
          <w:p w14:paraId="21C3510C" w14:textId="796C3A19" w:rsidR="00572B90" w:rsidRPr="00542737" w:rsidRDefault="00DB3272" w:rsidP="00572B90">
            <w:pPr>
              <w:pStyle w:val="BodyText"/>
              <w:spacing w:after="0"/>
              <w:ind w:left="0"/>
              <w:rPr>
                <w:ins w:id="857" w:author="Niall Murphy" w:date="2021-04-28T14:29:00Z"/>
                <w:rFonts w:cs="Arial"/>
                <w:color w:val="D55C17" w:themeColor="accent5"/>
              </w:rPr>
            </w:pPr>
            <w:ins w:id="858" w:author="Niall Murphy" w:date="2021-04-28T14:27:00Z">
              <w:r w:rsidRPr="00542737">
                <w:rPr>
                  <w:rFonts w:cs="Arial"/>
                  <w:color w:val="D55C17" w:themeColor="accent5"/>
                </w:rPr>
                <w:t xml:space="preserve">As per section </w:t>
              </w:r>
            </w:ins>
            <w:ins w:id="859" w:author="Niall Murphy" w:date="2021-04-28T14:28:00Z">
              <w:r w:rsidRPr="00542737">
                <w:rPr>
                  <w:rFonts w:cs="Arial"/>
                  <w:color w:val="D55C17" w:themeColor="accent5"/>
                </w:rPr>
                <w:fldChar w:fldCharType="begin"/>
              </w:r>
              <w:r w:rsidRPr="00542737">
                <w:rPr>
                  <w:rFonts w:cs="Arial"/>
                  <w:color w:val="D55C17" w:themeColor="accent5"/>
                </w:rPr>
                <w:instrText xml:space="preserve"> REF _Ref70512555 \r \h </w:instrText>
              </w:r>
            </w:ins>
            <w:r w:rsidRPr="00542737">
              <w:rPr>
                <w:rFonts w:cs="Arial"/>
                <w:color w:val="D55C17" w:themeColor="accent5"/>
              </w:rPr>
            </w:r>
            <w:r w:rsidRPr="00542737">
              <w:rPr>
                <w:rFonts w:cs="Arial"/>
                <w:color w:val="D55C17" w:themeColor="accent5"/>
              </w:rPr>
              <w:fldChar w:fldCharType="separate"/>
            </w:r>
            <w:r w:rsidR="00542737">
              <w:rPr>
                <w:rFonts w:cs="Arial"/>
                <w:color w:val="D55C17" w:themeColor="accent5"/>
              </w:rPr>
              <w:t>6.1.3.3</w:t>
            </w:r>
            <w:ins w:id="860" w:author="Niall Murphy" w:date="2021-04-28T14:28:00Z">
              <w:r w:rsidRPr="00542737">
                <w:rPr>
                  <w:rFonts w:cs="Arial"/>
                  <w:color w:val="D55C17" w:themeColor="accent5"/>
                </w:rPr>
                <w:fldChar w:fldCharType="end"/>
              </w:r>
            </w:ins>
            <w:ins w:id="861" w:author="Niall Murphy" w:date="2021-04-28T14:29:00Z">
              <w:r w:rsidRPr="00542737">
                <w:rPr>
                  <w:rFonts w:cs="Arial"/>
                  <w:color w:val="D55C17" w:themeColor="accent5"/>
                </w:rPr>
                <w:t xml:space="preserve"> </w:t>
              </w:r>
            </w:ins>
            <w:ins w:id="862" w:author="Niall Murphy" w:date="2021-04-28T14:28:00Z">
              <w:r w:rsidRPr="00542737">
                <w:rPr>
                  <w:rFonts w:cs="Arial"/>
                  <w:color w:val="D55C17" w:themeColor="accent5"/>
                </w:rPr>
                <w:t>Task Teams will facilitate the Cost Managers use of the 3D information models by following best modelling practices.</w:t>
              </w:r>
            </w:ins>
          </w:p>
          <w:p w14:paraId="36245718" w14:textId="2B2E077D" w:rsidR="00DB3272" w:rsidRPr="00542737" w:rsidRDefault="00DB3272" w:rsidP="00572B90">
            <w:pPr>
              <w:pStyle w:val="BodyText"/>
              <w:spacing w:after="0"/>
              <w:ind w:left="0"/>
              <w:rPr>
                <w:ins w:id="863" w:author="Niall Murphy" w:date="2021-04-28T14:29:00Z"/>
                <w:rFonts w:cs="Arial"/>
                <w:color w:val="D55C17" w:themeColor="accent5"/>
              </w:rPr>
            </w:pPr>
          </w:p>
          <w:p w14:paraId="1FE22319" w14:textId="701066BA" w:rsidR="00DB3272" w:rsidRPr="00542737" w:rsidRDefault="00DB3272" w:rsidP="00572B90">
            <w:pPr>
              <w:pStyle w:val="BodyText"/>
              <w:spacing w:after="0"/>
              <w:ind w:left="0"/>
              <w:rPr>
                <w:ins w:id="864" w:author="Niall Murphy" w:date="2021-04-28T14:30:00Z"/>
                <w:rFonts w:cs="Arial"/>
                <w:color w:val="D55C17" w:themeColor="accent5"/>
              </w:rPr>
            </w:pPr>
            <w:ins w:id="865" w:author="Niall Murphy" w:date="2021-04-28T14:29:00Z">
              <w:r w:rsidRPr="00542737">
                <w:rPr>
                  <w:rFonts w:cs="Arial"/>
                  <w:color w:val="D55C17" w:themeColor="accent5"/>
                </w:rPr>
                <w:t xml:space="preserve">As per section </w:t>
              </w:r>
              <w:r w:rsidRPr="00542737">
                <w:rPr>
                  <w:rFonts w:cs="Arial"/>
                  <w:color w:val="D55C17" w:themeColor="accent5"/>
                </w:rPr>
                <w:fldChar w:fldCharType="begin"/>
              </w:r>
              <w:r w:rsidRPr="00542737">
                <w:rPr>
                  <w:rFonts w:cs="Arial"/>
                  <w:color w:val="D55C17" w:themeColor="accent5"/>
                </w:rPr>
                <w:instrText xml:space="preserve"> REF _Ref70512584 \r \h </w:instrText>
              </w:r>
            </w:ins>
            <w:r w:rsidRPr="00542737">
              <w:rPr>
                <w:rFonts w:cs="Arial"/>
                <w:color w:val="D55C17" w:themeColor="accent5"/>
              </w:rPr>
            </w:r>
            <w:r w:rsidRPr="00542737">
              <w:rPr>
                <w:rFonts w:cs="Arial"/>
                <w:color w:val="D55C17" w:themeColor="accent5"/>
              </w:rPr>
              <w:fldChar w:fldCharType="separate"/>
            </w:r>
            <w:r w:rsidR="00542737">
              <w:rPr>
                <w:rFonts w:cs="Arial"/>
                <w:color w:val="D55C17" w:themeColor="accent5"/>
              </w:rPr>
              <w:t>6.1.3.2</w:t>
            </w:r>
            <w:ins w:id="866" w:author="Niall Murphy" w:date="2021-04-28T14:29:00Z">
              <w:r w:rsidRPr="00542737">
                <w:rPr>
                  <w:rFonts w:cs="Arial"/>
                  <w:color w:val="D55C17" w:themeColor="accent5"/>
                </w:rPr>
                <w:fldChar w:fldCharType="end"/>
              </w:r>
              <w:r w:rsidRPr="00542737">
                <w:rPr>
                  <w:rFonts w:cs="Arial"/>
                  <w:color w:val="D55C17" w:themeColor="accent5"/>
                </w:rPr>
                <w:t xml:space="preserve"> Task Teams will </w:t>
              </w:r>
            </w:ins>
            <w:ins w:id="867" w:author="Niall Murphy" w:date="2021-04-28T14:30:00Z">
              <w:r w:rsidRPr="00542737">
                <w:rPr>
                  <w:rFonts w:cs="Arial"/>
                  <w:color w:val="D55C17" w:themeColor="accent5"/>
                </w:rPr>
                <w:t>derive any area schedules directly from the 3D information model and assigned Uniclass classification to spaces</w:t>
              </w:r>
            </w:ins>
          </w:p>
          <w:p w14:paraId="2E31FA8D" w14:textId="4E65BC81" w:rsidR="00DB3272" w:rsidRPr="00542737" w:rsidRDefault="00DB3272" w:rsidP="00572B90">
            <w:pPr>
              <w:pStyle w:val="BodyText"/>
              <w:spacing w:after="0"/>
              <w:ind w:left="0"/>
              <w:rPr>
                <w:ins w:id="868" w:author="Niall Murphy" w:date="2021-04-28T14:30:00Z"/>
                <w:rFonts w:cs="Arial"/>
                <w:color w:val="D55C17" w:themeColor="accent5"/>
              </w:rPr>
            </w:pPr>
          </w:p>
          <w:p w14:paraId="070B6044" w14:textId="3CC1714D" w:rsidR="00DB3272" w:rsidRPr="00542737" w:rsidRDefault="00DB3272" w:rsidP="00E132BC">
            <w:pPr>
              <w:pStyle w:val="BodyText"/>
              <w:spacing w:after="0"/>
              <w:ind w:left="0"/>
              <w:rPr>
                <w:rFonts w:cs="Arial"/>
                <w:color w:val="D55C17" w:themeColor="accent5"/>
                <w:rPrChange w:id="869" w:author="Niall Murphy" w:date="2021-04-28T12:32:00Z">
                  <w:rPr>
                    <w:rFonts w:cs="Arial"/>
                  </w:rPr>
                </w:rPrChange>
              </w:rPr>
            </w:pPr>
            <w:ins w:id="870" w:author="Niall Murphy" w:date="2021-04-28T14:30:00Z">
              <w:r w:rsidRPr="00542737">
                <w:rPr>
                  <w:rFonts w:cs="Arial"/>
                  <w:color w:val="D55C17" w:themeColor="accent5"/>
                </w:rPr>
                <w:t xml:space="preserve">As per section </w:t>
              </w:r>
            </w:ins>
            <w:ins w:id="871" w:author="Niall Murphy" w:date="2021-04-28T14:31:00Z">
              <w:r w:rsidRPr="00542737">
                <w:rPr>
                  <w:rFonts w:cs="Arial"/>
                  <w:color w:val="D55C17" w:themeColor="accent5"/>
                </w:rPr>
                <w:fldChar w:fldCharType="begin"/>
              </w:r>
              <w:r w:rsidRPr="00542737">
                <w:rPr>
                  <w:rFonts w:cs="Arial"/>
                  <w:color w:val="D55C17" w:themeColor="accent5"/>
                </w:rPr>
                <w:instrText xml:space="preserve"> REF _Ref70345750 \r \h </w:instrText>
              </w:r>
            </w:ins>
            <w:r w:rsidRPr="00542737">
              <w:rPr>
                <w:rFonts w:cs="Arial"/>
                <w:color w:val="D55C17" w:themeColor="accent5"/>
              </w:rPr>
            </w:r>
            <w:r w:rsidRPr="00542737">
              <w:rPr>
                <w:rFonts w:cs="Arial"/>
                <w:color w:val="D55C17" w:themeColor="accent5"/>
              </w:rPr>
              <w:fldChar w:fldCharType="separate"/>
            </w:r>
            <w:r w:rsidR="00542737">
              <w:rPr>
                <w:rFonts w:cs="Arial"/>
                <w:color w:val="D55C17" w:themeColor="accent5"/>
              </w:rPr>
              <w:t>7.2.1.1</w:t>
            </w:r>
            <w:ins w:id="872" w:author="Niall Murphy" w:date="2021-04-28T14:31:00Z">
              <w:r w:rsidRPr="00542737">
                <w:rPr>
                  <w:rFonts w:cs="Arial"/>
                  <w:color w:val="D55C17" w:themeColor="accent5"/>
                </w:rPr>
                <w:fldChar w:fldCharType="end"/>
              </w:r>
              <w:r w:rsidRPr="00542737">
                <w:rPr>
                  <w:rFonts w:cs="Arial"/>
                  <w:color w:val="D55C17" w:themeColor="accent5"/>
                </w:rPr>
                <w:t xml:space="preserve"> Task teams will provide information at each milestone inclusive of a .dwfx model for use by the Cost Manager.</w:t>
              </w:r>
            </w:ins>
          </w:p>
        </w:tc>
        <w:tc>
          <w:tcPr>
            <w:tcW w:w="3023" w:type="dxa"/>
          </w:tcPr>
          <w:p w14:paraId="5CCB3264" w14:textId="77777777" w:rsidR="00DB3272" w:rsidRPr="00542737" w:rsidRDefault="00DB3272" w:rsidP="00572B90">
            <w:pPr>
              <w:pStyle w:val="BodyText"/>
              <w:spacing w:after="0"/>
              <w:ind w:left="0"/>
              <w:rPr>
                <w:ins w:id="873" w:author="Niall Murphy" w:date="2021-04-28T14:47:00Z"/>
                <w:rFonts w:cs="Arial"/>
              </w:rPr>
            </w:pPr>
            <w:ins w:id="874" w:author="Niall Murphy" w:date="2021-04-28T14:46:00Z">
              <w:r w:rsidRPr="00542737">
                <w:rPr>
                  <w:rFonts w:cs="Arial"/>
                </w:rPr>
                <w:t>Information Originators</w:t>
              </w:r>
            </w:ins>
            <w:ins w:id="875" w:author="Niall Murphy" w:date="2021-04-28T14:47:00Z">
              <w:r w:rsidRPr="00542737">
                <w:rPr>
                  <w:rFonts w:cs="Arial"/>
                </w:rPr>
                <w:t>,</w:t>
              </w:r>
            </w:ins>
          </w:p>
          <w:p w14:paraId="5A78D0EA" w14:textId="7A592122" w:rsidR="00572B90" w:rsidRPr="00542737" w:rsidRDefault="00DB3272" w:rsidP="00572B90">
            <w:pPr>
              <w:pStyle w:val="BodyText"/>
              <w:spacing w:after="0"/>
              <w:ind w:left="0"/>
              <w:rPr>
                <w:rFonts w:cs="Arial"/>
                <w:color w:val="D55C17" w:themeColor="accent5"/>
                <w:rPrChange w:id="876" w:author="Niall Murphy" w:date="2021-04-28T12:32:00Z">
                  <w:rPr>
                    <w:rFonts w:cs="Arial"/>
                  </w:rPr>
                </w:rPrChange>
              </w:rPr>
            </w:pPr>
            <w:ins w:id="877" w:author="Niall Murphy" w:date="2021-04-28T14:46:00Z">
              <w:r w:rsidRPr="00542737">
                <w:rPr>
                  <w:rFonts w:cs="Arial"/>
                </w:rPr>
                <w:t>Cost Manager</w:t>
              </w:r>
            </w:ins>
          </w:p>
        </w:tc>
      </w:tr>
      <w:tr w:rsidR="00572B90" w:rsidRPr="00542737" w14:paraId="57D9902B" w14:textId="77777777" w:rsidTr="006B550A">
        <w:trPr>
          <w:cnfStyle w:val="000000010000" w:firstRow="0" w:lastRow="0" w:firstColumn="0" w:lastColumn="0" w:oddVBand="0" w:evenVBand="0" w:oddHBand="0" w:evenHBand="1" w:firstRowFirstColumn="0" w:firstRowLastColumn="0" w:lastRowFirstColumn="0" w:lastRowLastColumn="0"/>
        </w:trPr>
        <w:tc>
          <w:tcPr>
            <w:tcW w:w="3024" w:type="dxa"/>
          </w:tcPr>
          <w:p w14:paraId="1D95233E" w14:textId="26EAF279" w:rsidR="00572B90" w:rsidRPr="00542737" w:rsidRDefault="00572B90" w:rsidP="00572B90">
            <w:pPr>
              <w:pStyle w:val="BodyText"/>
              <w:spacing w:after="0"/>
              <w:ind w:left="0"/>
              <w:rPr>
                <w:rFonts w:cs="Arial"/>
                <w:color w:val="00B050"/>
              </w:rPr>
            </w:pPr>
            <w:r w:rsidRPr="00542737">
              <w:rPr>
                <w:rFonts w:cs="Arial"/>
                <w:b/>
                <w:bCs/>
              </w:rPr>
              <w:t>Existing condition modelling</w:t>
            </w:r>
          </w:p>
        </w:tc>
        <w:tc>
          <w:tcPr>
            <w:tcW w:w="3023" w:type="dxa"/>
          </w:tcPr>
          <w:p w14:paraId="7D75D451" w14:textId="154848CF" w:rsidR="00572B90" w:rsidRPr="00542737" w:rsidRDefault="00DB3272" w:rsidP="00572B90">
            <w:pPr>
              <w:pStyle w:val="BodyText"/>
              <w:spacing w:after="0"/>
              <w:ind w:left="0"/>
              <w:rPr>
                <w:rFonts w:cs="Arial"/>
              </w:rPr>
            </w:pPr>
            <w:ins w:id="878" w:author="Niall Murphy" w:date="2021-04-28T14:49:00Z">
              <w:r w:rsidRPr="00542737">
                <w:rPr>
                  <w:rFonts w:cs="Arial"/>
                </w:rPr>
                <w:t>As</w:t>
              </w:r>
            </w:ins>
            <w:ins w:id="879" w:author="Niall Murphy" w:date="2021-04-28T14:50:00Z">
              <w:r w:rsidR="008E5C0B" w:rsidRPr="00542737">
                <w:rPr>
                  <w:rFonts w:cs="Arial"/>
                </w:rPr>
                <w:t xml:space="preserve"> per sections </w:t>
              </w:r>
            </w:ins>
            <w:ins w:id="880" w:author="Niall Murphy" w:date="2021-04-28T14:51:00Z">
              <w:r w:rsidR="008E5C0B" w:rsidRPr="00542737">
                <w:rPr>
                  <w:rFonts w:cs="Arial"/>
                </w:rPr>
                <w:fldChar w:fldCharType="begin"/>
              </w:r>
              <w:r w:rsidR="008E5C0B" w:rsidRPr="00542737">
                <w:rPr>
                  <w:rFonts w:cs="Arial"/>
                </w:rPr>
                <w:instrText xml:space="preserve"> REF _Ref70513883 \r \h </w:instrText>
              </w:r>
            </w:ins>
            <w:r w:rsidR="008E5C0B" w:rsidRPr="00542737">
              <w:rPr>
                <w:rFonts w:cs="Arial"/>
              </w:rPr>
            </w:r>
            <w:r w:rsidR="008E5C0B" w:rsidRPr="00542737">
              <w:rPr>
                <w:rFonts w:cs="Arial"/>
              </w:rPr>
              <w:fldChar w:fldCharType="separate"/>
            </w:r>
            <w:r w:rsidR="00542737">
              <w:rPr>
                <w:rFonts w:cs="Arial"/>
              </w:rPr>
              <w:t>8.5</w:t>
            </w:r>
            <w:ins w:id="881" w:author="Niall Murphy" w:date="2021-04-28T14:51:00Z">
              <w:r w:rsidR="008E5C0B" w:rsidRPr="00542737">
                <w:rPr>
                  <w:rFonts w:cs="Arial"/>
                </w:rPr>
                <w:fldChar w:fldCharType="end"/>
              </w:r>
            </w:ins>
            <w:ins w:id="882" w:author="Niall Murphy" w:date="2021-04-28T15:22:00Z">
              <w:r w:rsidR="00261CFE">
                <w:rPr>
                  <w:rFonts w:cs="Arial"/>
                </w:rPr>
                <w:t xml:space="preserve"> Task Teams will make use of existing legacy information to support project development</w:t>
              </w:r>
            </w:ins>
          </w:p>
        </w:tc>
        <w:tc>
          <w:tcPr>
            <w:tcW w:w="3023" w:type="dxa"/>
          </w:tcPr>
          <w:p w14:paraId="2C5F1C9D" w14:textId="2157D1FF" w:rsidR="00572B90" w:rsidRPr="00542737" w:rsidRDefault="00261CFE" w:rsidP="00572B90">
            <w:pPr>
              <w:pStyle w:val="BodyText"/>
              <w:spacing w:after="0"/>
              <w:ind w:left="0"/>
              <w:rPr>
                <w:rFonts w:cs="Arial"/>
              </w:rPr>
            </w:pPr>
            <w:ins w:id="883" w:author="Niall Murphy" w:date="2021-04-28T15:22:00Z">
              <w:r>
                <w:rPr>
                  <w:rFonts w:cs="Arial"/>
                </w:rPr>
                <w:t>T</w:t>
              </w:r>
            </w:ins>
            <w:ins w:id="884" w:author="Niall Murphy" w:date="2021-04-28T15:23:00Z">
              <w:r>
                <w:rPr>
                  <w:rFonts w:cs="Arial"/>
                </w:rPr>
                <w:t>ask Team Manager</w:t>
              </w:r>
            </w:ins>
          </w:p>
        </w:tc>
      </w:tr>
      <w:tr w:rsidR="00572B90" w:rsidRPr="00542737" w14:paraId="6630A59C" w14:textId="77777777" w:rsidTr="006B550A">
        <w:trPr>
          <w:cnfStyle w:val="000000100000" w:firstRow="0" w:lastRow="0" w:firstColumn="0" w:lastColumn="0" w:oddVBand="0" w:evenVBand="0" w:oddHBand="1" w:evenHBand="0" w:firstRowFirstColumn="0" w:firstRowLastColumn="0" w:lastRowFirstColumn="0" w:lastRowLastColumn="0"/>
        </w:trPr>
        <w:tc>
          <w:tcPr>
            <w:tcW w:w="3024" w:type="dxa"/>
          </w:tcPr>
          <w:p w14:paraId="6291FEE0" w14:textId="1E64E5CC" w:rsidR="00572B90" w:rsidRPr="00B1088E" w:rsidRDefault="00572B90" w:rsidP="00572B90">
            <w:pPr>
              <w:pStyle w:val="BodyText"/>
              <w:spacing w:after="0"/>
              <w:ind w:left="0"/>
              <w:rPr>
                <w:rFonts w:cs="Arial"/>
                <w:rPrChange w:id="885" w:author="Niall Murphy" w:date="2021-04-29T16:10:00Z">
                  <w:rPr>
                    <w:rFonts w:cs="Arial"/>
                    <w:color w:val="00B050"/>
                  </w:rPr>
                </w:rPrChange>
              </w:rPr>
            </w:pPr>
            <w:r w:rsidRPr="00B1088E">
              <w:rPr>
                <w:rFonts w:cs="Arial"/>
                <w:b/>
                <w:bCs/>
                <w:rPrChange w:id="886" w:author="Niall Murphy" w:date="2021-04-29T16:10:00Z">
                  <w:rPr>
                    <w:rFonts w:cs="Arial"/>
                    <w:b/>
                    <w:bCs/>
                    <w:color w:val="D55C17" w:themeColor="accent5"/>
                  </w:rPr>
                </w:rPrChange>
              </w:rPr>
              <w:t>Health and safety &amp; risk management</w:t>
            </w:r>
          </w:p>
        </w:tc>
        <w:tc>
          <w:tcPr>
            <w:tcW w:w="3023" w:type="dxa"/>
          </w:tcPr>
          <w:p w14:paraId="15EBBF3A" w14:textId="34E0FFAF" w:rsidR="00572B90" w:rsidRPr="00B1088E" w:rsidRDefault="00DB3272" w:rsidP="00572B90">
            <w:pPr>
              <w:pStyle w:val="BodyText"/>
              <w:spacing w:after="0"/>
              <w:ind w:left="0"/>
              <w:rPr>
                <w:rFonts w:cs="Arial"/>
              </w:rPr>
            </w:pPr>
            <w:ins w:id="887" w:author="Niall Murphy" w:date="2021-04-28T14:27:00Z">
              <w:r w:rsidRPr="00B1088E">
                <w:rPr>
                  <w:rFonts w:cs="Arial"/>
                  <w:rPrChange w:id="888" w:author="Niall Murphy" w:date="2021-04-29T16:10:00Z">
                    <w:rPr>
                      <w:rFonts w:cs="Arial"/>
                      <w:color w:val="D55C17" w:themeColor="accent5"/>
                    </w:rPr>
                  </w:rPrChange>
                </w:rPr>
                <w:t xml:space="preserve">As per section </w:t>
              </w:r>
            </w:ins>
            <w:ins w:id="889" w:author="Niall Murphy" w:date="2021-04-28T14:32:00Z">
              <w:r w:rsidRPr="00B1088E">
                <w:rPr>
                  <w:rFonts w:eastAsiaTheme="minorHAnsi" w:cs="Arial"/>
                  <w:szCs w:val="22"/>
                  <w:lang w:eastAsia="en-US"/>
                  <w:rPrChange w:id="890" w:author="Niall Murphy" w:date="2021-04-29T16:10:00Z">
                    <w:rPr>
                      <w:rFonts w:eastAsiaTheme="minorHAnsi" w:cs="Arial"/>
                      <w:color w:val="D55C17" w:themeColor="accent5"/>
                      <w:szCs w:val="22"/>
                      <w:lang w:eastAsia="en-US"/>
                    </w:rPr>
                  </w:rPrChange>
                </w:rPr>
                <w:fldChar w:fldCharType="begin"/>
              </w:r>
              <w:r w:rsidRPr="00B1088E">
                <w:rPr>
                  <w:rFonts w:cs="Arial"/>
                  <w:rPrChange w:id="891" w:author="Niall Murphy" w:date="2021-04-29T16:10:00Z">
                    <w:rPr>
                      <w:rFonts w:cs="Arial"/>
                      <w:color w:val="D55C17" w:themeColor="accent5"/>
                    </w:rPr>
                  </w:rPrChange>
                </w:rPr>
                <w:instrText xml:space="preserve"> REF _Ref70498843 \r \h </w:instrText>
              </w:r>
            </w:ins>
            <w:r w:rsidRPr="00B1088E">
              <w:rPr>
                <w:rFonts w:cs="Arial"/>
                <w:rPrChange w:id="892" w:author="Niall Murphy" w:date="2021-04-29T16:10:00Z">
                  <w:rPr>
                    <w:rFonts w:cs="Arial"/>
                  </w:rPr>
                </w:rPrChange>
              </w:rPr>
            </w:r>
            <w:r w:rsidRPr="00B1088E">
              <w:rPr>
                <w:rFonts w:eastAsiaTheme="minorHAnsi" w:cs="Arial"/>
                <w:szCs w:val="22"/>
                <w:lang w:eastAsia="en-US"/>
                <w:rPrChange w:id="893" w:author="Niall Murphy" w:date="2021-04-29T16:10:00Z">
                  <w:rPr>
                    <w:rFonts w:cs="Arial"/>
                    <w:color w:val="D55C17" w:themeColor="accent5"/>
                  </w:rPr>
                </w:rPrChange>
              </w:rPr>
              <w:fldChar w:fldCharType="separate"/>
            </w:r>
            <w:r w:rsidR="00542737" w:rsidRPr="00B1088E">
              <w:rPr>
                <w:rFonts w:cs="Arial"/>
                <w:rPrChange w:id="894" w:author="Niall Murphy" w:date="2021-04-29T16:10:00Z">
                  <w:rPr>
                    <w:rFonts w:cs="Arial"/>
                    <w:color w:val="D55C17" w:themeColor="accent5"/>
                  </w:rPr>
                </w:rPrChange>
              </w:rPr>
              <w:t>8.4.2</w:t>
            </w:r>
            <w:ins w:id="895" w:author="Niall Murphy" w:date="2021-04-28T14:32:00Z">
              <w:r w:rsidRPr="00B1088E">
                <w:rPr>
                  <w:rFonts w:eastAsiaTheme="minorHAnsi" w:cs="Arial"/>
                  <w:szCs w:val="22"/>
                  <w:lang w:eastAsia="en-US"/>
                  <w:rPrChange w:id="896" w:author="Niall Murphy" w:date="2021-04-29T16:10:00Z">
                    <w:rPr>
                      <w:rFonts w:cs="Arial"/>
                      <w:color w:val="D55C17" w:themeColor="accent5"/>
                    </w:rPr>
                  </w:rPrChange>
                </w:rPr>
                <w:fldChar w:fldCharType="end"/>
              </w:r>
              <w:r w:rsidRPr="00B1088E">
                <w:rPr>
                  <w:rFonts w:cs="Arial"/>
                  <w:rPrChange w:id="897" w:author="Niall Murphy" w:date="2021-04-29T16:10:00Z">
                    <w:rPr>
                      <w:rFonts w:cs="Arial"/>
                      <w:color w:val="D55C17" w:themeColor="accent5"/>
                    </w:rPr>
                  </w:rPrChange>
                </w:rPr>
                <w:t xml:space="preserve"> Task Teams will include ‘risk cubes’ within their models to identify and track any health &amp; safety risks. </w:t>
              </w:r>
            </w:ins>
            <w:ins w:id="898" w:author="Niall Murphy" w:date="2021-04-28T14:33:00Z">
              <w:r w:rsidRPr="00B1088E">
                <w:rPr>
                  <w:rFonts w:cs="Arial"/>
                  <w:rPrChange w:id="899" w:author="Niall Murphy" w:date="2021-04-29T16:10:00Z">
                    <w:rPr>
                      <w:rFonts w:cs="Arial"/>
                      <w:color w:val="D55C17" w:themeColor="accent5"/>
                    </w:rPr>
                  </w:rPrChange>
                </w:rPr>
                <w:t>These risks</w:t>
              </w:r>
            </w:ins>
            <w:ins w:id="900" w:author="Niall Murphy" w:date="2021-04-28T14:32:00Z">
              <w:r w:rsidRPr="00B1088E">
                <w:rPr>
                  <w:rFonts w:cs="Arial"/>
                  <w:rPrChange w:id="901" w:author="Niall Murphy" w:date="2021-04-29T16:10:00Z">
                    <w:rPr>
                      <w:rFonts w:cs="Arial"/>
                      <w:color w:val="D55C17" w:themeColor="accent5"/>
                    </w:rPr>
                  </w:rPrChange>
                </w:rPr>
                <w:t xml:space="preserve"> will</w:t>
              </w:r>
            </w:ins>
            <w:ins w:id="902" w:author="Niall Murphy" w:date="2021-04-28T14:33:00Z">
              <w:r w:rsidRPr="00B1088E">
                <w:rPr>
                  <w:rFonts w:cs="Arial"/>
                  <w:rPrChange w:id="903" w:author="Niall Murphy" w:date="2021-04-29T16:10:00Z">
                    <w:rPr>
                      <w:rFonts w:cs="Arial"/>
                      <w:color w:val="D55C17" w:themeColor="accent5"/>
                    </w:rPr>
                  </w:rPrChange>
                </w:rPr>
                <w:t xml:space="preserve"> be </w:t>
              </w:r>
              <w:r w:rsidRPr="00B1088E">
                <w:rPr>
                  <w:rFonts w:cs="Arial"/>
                  <w:rPrChange w:id="904" w:author="Niall Murphy" w:date="2021-04-29T16:10:00Z">
                    <w:rPr>
                      <w:rFonts w:cs="Arial"/>
                      <w:color w:val="D55C17" w:themeColor="accent5"/>
                    </w:rPr>
                  </w:rPrChange>
                </w:rPr>
                <w:lastRenderedPageBreak/>
                <w:t>associated to the project’s health and safety register.</w:t>
              </w:r>
            </w:ins>
          </w:p>
        </w:tc>
        <w:tc>
          <w:tcPr>
            <w:tcW w:w="3023" w:type="dxa"/>
          </w:tcPr>
          <w:p w14:paraId="14AC6D67" w14:textId="77777777" w:rsidR="00572B90" w:rsidRPr="00B1088E" w:rsidRDefault="00DB3272" w:rsidP="00572B90">
            <w:pPr>
              <w:pStyle w:val="BodyText"/>
              <w:spacing w:after="0"/>
              <w:ind w:left="0"/>
              <w:rPr>
                <w:ins w:id="905" w:author="Niall Murphy" w:date="2021-04-28T14:47:00Z"/>
                <w:rFonts w:cs="Arial"/>
                <w:rPrChange w:id="906" w:author="Niall Murphy" w:date="2021-04-29T16:10:00Z">
                  <w:rPr>
                    <w:ins w:id="907" w:author="Niall Murphy" w:date="2021-04-28T14:47:00Z"/>
                    <w:rFonts w:cs="Arial"/>
                    <w:color w:val="D55C17" w:themeColor="accent5"/>
                  </w:rPr>
                </w:rPrChange>
              </w:rPr>
            </w:pPr>
            <w:ins w:id="908" w:author="Niall Murphy" w:date="2021-04-28T14:33:00Z">
              <w:r w:rsidRPr="00B1088E">
                <w:rPr>
                  <w:rFonts w:cs="Arial"/>
                  <w:rPrChange w:id="909" w:author="Niall Murphy" w:date="2021-04-29T16:10:00Z">
                    <w:rPr>
                      <w:rFonts w:cs="Arial"/>
                      <w:color w:val="D55C17" w:themeColor="accent5"/>
                    </w:rPr>
                  </w:rPrChange>
                </w:rPr>
                <w:lastRenderedPageBreak/>
                <w:t>Principal Designer/Contractor</w:t>
              </w:r>
            </w:ins>
            <w:ins w:id="910" w:author="Niall Murphy" w:date="2021-04-28T14:47:00Z">
              <w:r w:rsidRPr="00B1088E">
                <w:rPr>
                  <w:rFonts w:cs="Arial"/>
                  <w:rPrChange w:id="911" w:author="Niall Murphy" w:date="2021-04-29T16:10:00Z">
                    <w:rPr>
                      <w:rFonts w:cs="Arial"/>
                      <w:color w:val="D55C17" w:themeColor="accent5"/>
                    </w:rPr>
                  </w:rPrChange>
                </w:rPr>
                <w:t>,</w:t>
              </w:r>
            </w:ins>
          </w:p>
          <w:p w14:paraId="1013E479" w14:textId="7EFC127F" w:rsidR="00DB3272" w:rsidRPr="00B1088E" w:rsidRDefault="00DB3272" w:rsidP="00572B90">
            <w:pPr>
              <w:pStyle w:val="BodyText"/>
              <w:spacing w:after="0"/>
              <w:ind w:left="0"/>
              <w:rPr>
                <w:rFonts w:cs="Arial"/>
              </w:rPr>
            </w:pPr>
            <w:ins w:id="912" w:author="Niall Murphy" w:date="2021-04-28T14:47:00Z">
              <w:r w:rsidRPr="00B1088E">
                <w:rPr>
                  <w:rFonts w:cs="Arial"/>
                  <w:rPrChange w:id="913" w:author="Niall Murphy" w:date="2021-04-29T16:10:00Z">
                    <w:rPr>
                      <w:rFonts w:cs="Arial"/>
                      <w:color w:val="D55C17" w:themeColor="accent5"/>
                    </w:rPr>
                  </w:rPrChange>
                </w:rPr>
                <w:t>Information Originators</w:t>
              </w:r>
            </w:ins>
          </w:p>
        </w:tc>
      </w:tr>
      <w:tr w:rsidR="00572B90" w:rsidRPr="00542737" w14:paraId="1AD05E9B" w14:textId="77777777" w:rsidTr="006B550A">
        <w:trPr>
          <w:cnfStyle w:val="000000010000" w:firstRow="0" w:lastRow="0" w:firstColumn="0" w:lastColumn="0" w:oddVBand="0" w:evenVBand="0" w:oddHBand="0" w:evenHBand="1" w:firstRowFirstColumn="0" w:firstRowLastColumn="0" w:lastRowFirstColumn="0" w:lastRowLastColumn="0"/>
        </w:trPr>
        <w:tc>
          <w:tcPr>
            <w:tcW w:w="3024" w:type="dxa"/>
          </w:tcPr>
          <w:p w14:paraId="1F6ABD41" w14:textId="48E45064" w:rsidR="00572B90" w:rsidRPr="00542737" w:rsidRDefault="00572B90" w:rsidP="00572B90">
            <w:pPr>
              <w:pStyle w:val="BodyText"/>
              <w:spacing w:after="0"/>
              <w:ind w:left="0"/>
              <w:rPr>
                <w:rFonts w:cs="Arial"/>
                <w:color w:val="00B050"/>
              </w:rPr>
            </w:pPr>
            <w:r w:rsidRPr="00542737">
              <w:rPr>
                <w:rFonts w:cs="Arial"/>
                <w:b/>
                <w:bCs/>
              </w:rPr>
              <w:t>Information classification</w:t>
            </w:r>
          </w:p>
        </w:tc>
        <w:tc>
          <w:tcPr>
            <w:tcW w:w="3023" w:type="dxa"/>
          </w:tcPr>
          <w:p w14:paraId="5CEB3669" w14:textId="25DB1FE4" w:rsidR="00572B90" w:rsidRPr="00542737" w:rsidRDefault="00DB3272" w:rsidP="00572B90">
            <w:pPr>
              <w:pStyle w:val="BodyText"/>
              <w:spacing w:after="0"/>
              <w:ind w:left="0"/>
              <w:rPr>
                <w:rFonts w:cs="Arial"/>
              </w:rPr>
            </w:pPr>
            <w:ins w:id="914" w:author="Niall Murphy" w:date="2021-04-28T14:33:00Z">
              <w:r w:rsidRPr="00542737">
                <w:rPr>
                  <w:rFonts w:cs="Arial"/>
                </w:rPr>
                <w:t>As per sec</w:t>
              </w:r>
            </w:ins>
            <w:ins w:id="915" w:author="Niall Murphy" w:date="2021-04-28T14:34:00Z">
              <w:r w:rsidRPr="00542737">
                <w:rPr>
                  <w:rFonts w:cs="Arial"/>
                </w:rPr>
                <w:t xml:space="preserve">tion </w:t>
              </w:r>
              <w:r w:rsidRPr="00542737">
                <w:rPr>
                  <w:rFonts w:cs="Arial"/>
                </w:rPr>
                <w:fldChar w:fldCharType="begin"/>
              </w:r>
              <w:r w:rsidRPr="00542737">
                <w:rPr>
                  <w:rFonts w:cs="Arial"/>
                </w:rPr>
                <w:instrText xml:space="preserve"> REF _Ref70512872 \r \h </w:instrText>
              </w:r>
            </w:ins>
            <w:r w:rsidRPr="00542737">
              <w:rPr>
                <w:rFonts w:cs="Arial"/>
              </w:rPr>
            </w:r>
            <w:r w:rsidRPr="00542737">
              <w:rPr>
                <w:rFonts w:cs="Arial"/>
              </w:rPr>
              <w:fldChar w:fldCharType="separate"/>
            </w:r>
            <w:r w:rsidR="00542737">
              <w:rPr>
                <w:rFonts w:cs="Arial"/>
              </w:rPr>
              <w:t>7.4</w:t>
            </w:r>
            <w:ins w:id="916" w:author="Niall Murphy" w:date="2021-04-28T14:34:00Z">
              <w:r w:rsidRPr="00542737">
                <w:rPr>
                  <w:rFonts w:cs="Arial"/>
                </w:rPr>
                <w:fldChar w:fldCharType="end"/>
              </w:r>
              <w:r w:rsidRPr="00542737">
                <w:rPr>
                  <w:rFonts w:cs="Arial"/>
                </w:rPr>
                <w:t xml:space="preserve"> Task Teams will apply appropriate Uniclass</w:t>
              </w:r>
            </w:ins>
            <w:ins w:id="917" w:author="Niall Murphy" w:date="2021-04-28T14:35:00Z">
              <w:r w:rsidRPr="00542737">
                <w:rPr>
                  <w:rFonts w:cs="Arial"/>
                </w:rPr>
                <w:t>2015</w:t>
              </w:r>
            </w:ins>
            <w:ins w:id="918" w:author="Niall Murphy" w:date="2021-04-28T14:34:00Z">
              <w:r w:rsidRPr="00542737">
                <w:rPr>
                  <w:rFonts w:cs="Arial"/>
                </w:rPr>
                <w:t xml:space="preserve"> classification to </w:t>
              </w:r>
              <w:r w:rsidRPr="00542737">
                <w:rPr>
                  <w:rFonts w:cs="Arial"/>
                  <w:color w:val="D55C17" w:themeColor="accent5"/>
                  <w:rPrChange w:id="919" w:author="Niall Murphy" w:date="2021-04-28T14:35:00Z">
                    <w:rPr>
                      <w:rFonts w:cs="Arial"/>
                    </w:rPr>
                  </w:rPrChange>
                </w:rPr>
                <w:t xml:space="preserve">the </w:t>
              </w:r>
            </w:ins>
            <w:ins w:id="920" w:author="Niall Murphy" w:date="2021-04-28T14:35:00Z">
              <w:r w:rsidRPr="00542737">
                <w:rPr>
                  <w:rFonts w:cs="Arial"/>
                  <w:color w:val="D55C17" w:themeColor="accent5"/>
                  <w:rPrChange w:id="921" w:author="Niall Murphy" w:date="2021-04-28T14:35:00Z">
                    <w:rPr>
                      <w:rFonts w:cs="Arial"/>
                    </w:rPr>
                  </w:rPrChange>
                </w:rPr>
                <w:t xml:space="preserve">facility, project roles, </w:t>
              </w:r>
              <w:r w:rsidRPr="00542737">
                <w:rPr>
                  <w:rFonts w:cs="Arial"/>
                </w:rPr>
                <w:t>spaces and components</w:t>
              </w:r>
            </w:ins>
          </w:p>
        </w:tc>
        <w:tc>
          <w:tcPr>
            <w:tcW w:w="3023" w:type="dxa"/>
          </w:tcPr>
          <w:p w14:paraId="46934524" w14:textId="041C5CAB" w:rsidR="00572B90" w:rsidRPr="00542737" w:rsidRDefault="00DB3272" w:rsidP="00572B90">
            <w:pPr>
              <w:pStyle w:val="BodyText"/>
              <w:spacing w:after="0"/>
              <w:ind w:left="0"/>
              <w:rPr>
                <w:rFonts w:cs="Arial"/>
              </w:rPr>
            </w:pPr>
            <w:ins w:id="922" w:author="Niall Murphy" w:date="2021-04-28T14:48:00Z">
              <w:r w:rsidRPr="00542737">
                <w:rPr>
                  <w:rFonts w:cs="Arial"/>
                </w:rPr>
                <w:t>Information Originators</w:t>
              </w:r>
            </w:ins>
          </w:p>
        </w:tc>
      </w:tr>
      <w:tr w:rsidR="00572B90" w:rsidRPr="00542737" w14:paraId="012394D2" w14:textId="77777777" w:rsidTr="006B550A">
        <w:trPr>
          <w:cnfStyle w:val="000000100000" w:firstRow="0" w:lastRow="0" w:firstColumn="0" w:lastColumn="0" w:oddVBand="0" w:evenVBand="0" w:oddHBand="1" w:evenHBand="0" w:firstRowFirstColumn="0" w:firstRowLastColumn="0" w:lastRowFirstColumn="0" w:lastRowLastColumn="0"/>
        </w:trPr>
        <w:tc>
          <w:tcPr>
            <w:tcW w:w="3024" w:type="dxa"/>
          </w:tcPr>
          <w:p w14:paraId="6DEE3AC4" w14:textId="79ECD993" w:rsidR="00572B90" w:rsidRPr="00542737" w:rsidRDefault="00572B90" w:rsidP="00572B90">
            <w:pPr>
              <w:pStyle w:val="BodyText"/>
              <w:spacing w:after="0"/>
              <w:ind w:left="0"/>
              <w:rPr>
                <w:rFonts w:cs="Arial"/>
                <w:color w:val="00B050"/>
              </w:rPr>
            </w:pPr>
            <w:r w:rsidRPr="00542737">
              <w:rPr>
                <w:rFonts w:cs="Arial"/>
                <w:b/>
                <w:bCs/>
              </w:rPr>
              <w:t>Model assurance &amp; information validation</w:t>
            </w:r>
          </w:p>
        </w:tc>
        <w:tc>
          <w:tcPr>
            <w:tcW w:w="3023" w:type="dxa"/>
          </w:tcPr>
          <w:p w14:paraId="67516C3C" w14:textId="74206BDB" w:rsidR="00572B90" w:rsidRPr="00542737" w:rsidRDefault="00DB3272" w:rsidP="00572B90">
            <w:pPr>
              <w:pStyle w:val="BodyText"/>
              <w:spacing w:after="0"/>
              <w:ind w:left="0"/>
              <w:rPr>
                <w:rFonts w:cs="Arial"/>
              </w:rPr>
            </w:pPr>
            <w:ins w:id="923" w:author="Niall Murphy" w:date="2021-04-28T14:40:00Z">
              <w:r w:rsidRPr="00542737">
                <w:rPr>
                  <w:rFonts w:cs="Arial"/>
                </w:rPr>
                <w:t>As per section</w:t>
              </w:r>
            </w:ins>
            <w:ins w:id="924" w:author="Niall Murphy" w:date="2021-04-28T14:52:00Z">
              <w:r w:rsidR="008E5C0B" w:rsidRPr="00542737">
                <w:rPr>
                  <w:rFonts w:cs="Arial"/>
                </w:rPr>
                <w:t>s</w:t>
              </w:r>
            </w:ins>
            <w:ins w:id="925" w:author="Niall Murphy" w:date="2021-04-28T14:51:00Z">
              <w:r w:rsidR="008E5C0B" w:rsidRPr="00542737">
                <w:rPr>
                  <w:rFonts w:cs="Arial"/>
                </w:rPr>
                <w:t xml:space="preserve"> </w:t>
              </w:r>
            </w:ins>
            <w:ins w:id="926" w:author="Niall Murphy" w:date="2021-04-28T14:52:00Z">
              <w:r w:rsidR="008E5C0B" w:rsidRPr="00542737">
                <w:rPr>
                  <w:rFonts w:cs="Arial"/>
                </w:rPr>
                <w:fldChar w:fldCharType="begin"/>
              </w:r>
              <w:r w:rsidR="008E5C0B" w:rsidRPr="00542737">
                <w:rPr>
                  <w:rFonts w:cs="Arial"/>
                </w:rPr>
                <w:instrText xml:space="preserve"> REF _Ref70513938 \r \h </w:instrText>
              </w:r>
            </w:ins>
            <w:r w:rsidR="008E5C0B" w:rsidRPr="00542737">
              <w:rPr>
                <w:rFonts w:cs="Arial"/>
              </w:rPr>
            </w:r>
            <w:r w:rsidR="008E5C0B" w:rsidRPr="00542737">
              <w:rPr>
                <w:rFonts w:cs="Arial"/>
              </w:rPr>
              <w:fldChar w:fldCharType="separate"/>
            </w:r>
            <w:r w:rsidR="00542737">
              <w:rPr>
                <w:rFonts w:cs="Arial"/>
              </w:rPr>
              <w:t>7.1.2</w:t>
            </w:r>
            <w:ins w:id="927" w:author="Niall Murphy" w:date="2021-04-28T14:52:00Z">
              <w:r w:rsidR="008E5C0B" w:rsidRPr="00542737">
                <w:rPr>
                  <w:rFonts w:cs="Arial"/>
                </w:rPr>
                <w:fldChar w:fldCharType="end"/>
              </w:r>
              <w:r w:rsidR="008E5C0B" w:rsidRPr="00542737">
                <w:rPr>
                  <w:rFonts w:cs="Arial"/>
                </w:rPr>
                <w:t xml:space="preserve">, </w:t>
              </w:r>
            </w:ins>
            <w:ins w:id="928" w:author="Niall Murphy" w:date="2021-04-28T14:51:00Z">
              <w:r w:rsidR="008E5C0B" w:rsidRPr="00542737">
                <w:rPr>
                  <w:rFonts w:cs="Arial"/>
                </w:rPr>
                <w:fldChar w:fldCharType="begin"/>
              </w:r>
              <w:r w:rsidR="008E5C0B" w:rsidRPr="00542737">
                <w:rPr>
                  <w:rFonts w:cs="Arial"/>
                </w:rPr>
                <w:instrText xml:space="preserve"> REF _Ref70500013 \r \h </w:instrText>
              </w:r>
            </w:ins>
            <w:r w:rsidR="008E5C0B" w:rsidRPr="00542737">
              <w:rPr>
                <w:rFonts w:cs="Arial"/>
              </w:rPr>
            </w:r>
            <w:r w:rsidR="008E5C0B" w:rsidRPr="00542737">
              <w:rPr>
                <w:rFonts w:cs="Arial"/>
              </w:rPr>
              <w:fldChar w:fldCharType="separate"/>
            </w:r>
            <w:r w:rsidR="00542737">
              <w:rPr>
                <w:rFonts w:cs="Arial"/>
              </w:rPr>
              <w:t>7.2.2</w:t>
            </w:r>
            <w:ins w:id="929" w:author="Niall Murphy" w:date="2021-04-28T14:51:00Z">
              <w:r w:rsidR="008E5C0B" w:rsidRPr="00542737">
                <w:rPr>
                  <w:rFonts w:cs="Arial"/>
                </w:rPr>
                <w:fldChar w:fldCharType="end"/>
              </w:r>
            </w:ins>
            <w:ins w:id="930" w:author="Niall Murphy" w:date="2021-04-28T14:52:00Z">
              <w:r w:rsidR="008E5C0B" w:rsidRPr="00542737">
                <w:rPr>
                  <w:rFonts w:cs="Arial"/>
                </w:rPr>
                <w:t xml:space="preserve"> and </w:t>
              </w:r>
              <w:r w:rsidR="008E5C0B" w:rsidRPr="00542737">
                <w:rPr>
                  <w:rFonts w:cs="Arial"/>
                </w:rPr>
                <w:fldChar w:fldCharType="begin"/>
              </w:r>
              <w:r w:rsidR="008E5C0B" w:rsidRPr="00542737">
                <w:rPr>
                  <w:rFonts w:cs="Arial"/>
                </w:rPr>
                <w:instrText xml:space="preserve"> REF _Ref70498761 \r \h </w:instrText>
              </w:r>
            </w:ins>
            <w:r w:rsidR="008E5C0B" w:rsidRPr="00542737">
              <w:rPr>
                <w:rFonts w:cs="Arial"/>
              </w:rPr>
            </w:r>
            <w:r w:rsidR="008E5C0B" w:rsidRPr="00542737">
              <w:rPr>
                <w:rFonts w:cs="Arial"/>
              </w:rPr>
              <w:fldChar w:fldCharType="separate"/>
            </w:r>
            <w:r w:rsidR="00542737">
              <w:rPr>
                <w:rFonts w:cs="Arial"/>
              </w:rPr>
              <w:t>8.2.2</w:t>
            </w:r>
            <w:ins w:id="931" w:author="Niall Murphy" w:date="2021-04-28T14:52:00Z">
              <w:r w:rsidR="008E5C0B" w:rsidRPr="00542737">
                <w:rPr>
                  <w:rFonts w:cs="Arial"/>
                </w:rPr>
                <w:fldChar w:fldCharType="end"/>
              </w:r>
              <w:r w:rsidR="008E5C0B" w:rsidRPr="00542737">
                <w:rPr>
                  <w:rFonts w:cs="Arial"/>
                </w:rPr>
                <w:t xml:space="preserve"> geometric, non-geometric and compliance </w:t>
              </w:r>
            </w:ins>
            <w:ins w:id="932" w:author="Niall Murphy" w:date="2021-04-28T14:53:00Z">
              <w:r w:rsidR="008E5C0B" w:rsidRPr="00542737">
                <w:rPr>
                  <w:rFonts w:cs="Arial"/>
                </w:rPr>
                <w:t>checks</w:t>
              </w:r>
            </w:ins>
            <w:ins w:id="933" w:author="Niall Murphy" w:date="2021-04-28T14:52:00Z">
              <w:r w:rsidR="008E5C0B" w:rsidRPr="00542737">
                <w:rPr>
                  <w:rFonts w:cs="Arial"/>
                </w:rPr>
                <w:t xml:space="preserve"> will </w:t>
              </w:r>
            </w:ins>
            <w:ins w:id="934" w:author="Niall Murphy" w:date="2021-04-28T14:53:00Z">
              <w:r w:rsidR="008E5C0B" w:rsidRPr="00542737">
                <w:rPr>
                  <w:rFonts w:cs="Arial"/>
                </w:rPr>
                <w:t xml:space="preserve">be undertaken by the Task Teams prior to sharing information. As per </w:t>
              </w:r>
              <w:r w:rsidR="008E5C0B" w:rsidRPr="00542737">
                <w:rPr>
                  <w:rFonts w:cs="Arial"/>
                </w:rPr>
                <w:fldChar w:fldCharType="begin"/>
              </w:r>
              <w:r w:rsidR="008E5C0B" w:rsidRPr="00542737">
                <w:rPr>
                  <w:rFonts w:cs="Arial"/>
                </w:rPr>
                <w:instrText xml:space="preserve"> REF _Ref70499104 \r \h </w:instrText>
              </w:r>
            </w:ins>
            <w:r w:rsidR="008E5C0B" w:rsidRPr="00542737">
              <w:rPr>
                <w:rFonts w:cs="Arial"/>
              </w:rPr>
            </w:r>
            <w:r w:rsidR="008E5C0B" w:rsidRPr="00542737">
              <w:rPr>
                <w:rFonts w:cs="Arial"/>
              </w:rPr>
              <w:fldChar w:fldCharType="separate"/>
            </w:r>
            <w:r w:rsidR="00542737">
              <w:rPr>
                <w:rFonts w:cs="Arial"/>
              </w:rPr>
              <w:t>8.2.1</w:t>
            </w:r>
            <w:ins w:id="935" w:author="Niall Murphy" w:date="2021-04-28T14:53:00Z">
              <w:r w:rsidR="008E5C0B" w:rsidRPr="00542737">
                <w:rPr>
                  <w:rFonts w:cs="Arial"/>
                </w:rPr>
                <w:fldChar w:fldCharType="end"/>
              </w:r>
              <w:r w:rsidR="008E5C0B" w:rsidRPr="00542737">
                <w:rPr>
                  <w:rFonts w:cs="Arial"/>
                </w:rPr>
                <w:t xml:space="preserve"> BIM coordination meetings will occur </w:t>
              </w:r>
            </w:ins>
            <w:ins w:id="936" w:author="Niall Murphy" w:date="2021-04-28T14:54:00Z">
              <w:r w:rsidR="008E5C0B" w:rsidRPr="00542737">
                <w:rPr>
                  <w:rFonts w:cs="Arial"/>
                </w:rPr>
                <w:t>regularly to address any issues that are present in the 3D information models</w:t>
              </w:r>
            </w:ins>
          </w:p>
        </w:tc>
        <w:tc>
          <w:tcPr>
            <w:tcW w:w="3023" w:type="dxa"/>
          </w:tcPr>
          <w:p w14:paraId="330CDB97" w14:textId="1F1EFF29" w:rsidR="00DB3272" w:rsidRPr="00542737" w:rsidRDefault="00DB3272" w:rsidP="00572B90">
            <w:pPr>
              <w:pStyle w:val="BodyText"/>
              <w:spacing w:after="0"/>
              <w:ind w:left="0"/>
              <w:rPr>
                <w:ins w:id="937" w:author="Niall Murphy" w:date="2021-04-28T14:47:00Z"/>
                <w:rFonts w:cs="Arial"/>
              </w:rPr>
            </w:pPr>
            <w:ins w:id="938" w:author="Niall Murphy" w:date="2021-04-28T14:48:00Z">
              <w:r w:rsidRPr="00542737">
                <w:rPr>
                  <w:rFonts w:cs="Arial"/>
                </w:rPr>
                <w:t>Task interface Managers,</w:t>
              </w:r>
            </w:ins>
          </w:p>
          <w:p w14:paraId="39B21D87" w14:textId="6AF40A66" w:rsidR="00572B90" w:rsidRPr="00542737" w:rsidRDefault="00DB3272" w:rsidP="00572B90">
            <w:pPr>
              <w:pStyle w:val="BodyText"/>
              <w:spacing w:after="0"/>
              <w:ind w:left="0"/>
              <w:rPr>
                <w:rFonts w:cs="Arial"/>
              </w:rPr>
            </w:pPr>
            <w:ins w:id="939" w:author="Niall Murphy" w:date="2021-04-28T14:40:00Z">
              <w:r w:rsidRPr="00542737">
                <w:rPr>
                  <w:rFonts w:cs="Arial"/>
                </w:rPr>
                <w:t>Lead Appointed Party</w:t>
              </w:r>
            </w:ins>
          </w:p>
        </w:tc>
      </w:tr>
      <w:tr w:rsidR="00572B90" w:rsidRPr="00542737" w14:paraId="0E98A1D8" w14:textId="77777777" w:rsidTr="006B550A">
        <w:trPr>
          <w:cnfStyle w:val="000000010000" w:firstRow="0" w:lastRow="0" w:firstColumn="0" w:lastColumn="0" w:oddVBand="0" w:evenVBand="0" w:oddHBand="0" w:evenHBand="1" w:firstRowFirstColumn="0" w:firstRowLastColumn="0" w:lastRowFirstColumn="0" w:lastRowLastColumn="0"/>
        </w:trPr>
        <w:tc>
          <w:tcPr>
            <w:tcW w:w="3024" w:type="dxa"/>
          </w:tcPr>
          <w:p w14:paraId="3A9F66B3" w14:textId="29A28628" w:rsidR="00572B90" w:rsidRPr="00542737" w:rsidRDefault="00572B90" w:rsidP="00572B90">
            <w:pPr>
              <w:pStyle w:val="BodyText"/>
              <w:spacing w:after="0"/>
              <w:ind w:left="0"/>
              <w:rPr>
                <w:rFonts w:cs="Arial"/>
                <w:color w:val="00B050"/>
              </w:rPr>
            </w:pPr>
            <w:commentRangeStart w:id="940"/>
            <w:r w:rsidRPr="00542737">
              <w:rPr>
                <w:rFonts w:cs="Arial"/>
                <w:b/>
                <w:bCs/>
                <w:color w:val="D55C17" w:themeColor="accent5"/>
              </w:rPr>
              <w:t>Embodied carbon tracking</w:t>
            </w:r>
            <w:commentRangeEnd w:id="940"/>
            <w:r w:rsidRPr="00542737">
              <w:rPr>
                <w:rStyle w:val="CommentReference"/>
                <w:rFonts w:cs="Arial"/>
                <w:color w:val="D55C17" w:themeColor="accent5"/>
                <w:sz w:val="20"/>
                <w:szCs w:val="20"/>
                <w:lang w:eastAsia="en-US"/>
              </w:rPr>
              <w:commentReference w:id="940"/>
            </w:r>
          </w:p>
        </w:tc>
        <w:tc>
          <w:tcPr>
            <w:tcW w:w="3023" w:type="dxa"/>
          </w:tcPr>
          <w:p w14:paraId="1033C403" w14:textId="34DE4D7D" w:rsidR="00572B90" w:rsidRPr="00542737" w:rsidRDefault="003362E7" w:rsidP="00572B90">
            <w:pPr>
              <w:pStyle w:val="BodyText"/>
              <w:spacing w:after="0"/>
              <w:ind w:left="0"/>
              <w:rPr>
                <w:rFonts w:cs="Arial"/>
                <w:color w:val="D55C17" w:themeColor="accent5"/>
                <w:rPrChange w:id="941" w:author="Niall Murphy" w:date="2021-04-28T12:32:00Z">
                  <w:rPr>
                    <w:rFonts w:cs="Arial"/>
                  </w:rPr>
                </w:rPrChange>
              </w:rPr>
            </w:pPr>
            <w:ins w:id="942" w:author="Niall Murphy" w:date="2021-04-28T12:32:00Z">
              <w:r w:rsidRPr="00542737">
                <w:rPr>
                  <w:rFonts w:cs="Arial"/>
                  <w:color w:val="D55C17" w:themeColor="accent5"/>
                </w:rPr>
                <w:t xml:space="preserve">As per section </w:t>
              </w:r>
              <w:r w:rsidRPr="00542737">
                <w:rPr>
                  <w:rFonts w:cs="Arial"/>
                  <w:color w:val="D55C17" w:themeColor="accent5"/>
                </w:rPr>
                <w:fldChar w:fldCharType="begin"/>
              </w:r>
              <w:r w:rsidRPr="00542737">
                <w:rPr>
                  <w:rFonts w:cs="Arial"/>
                  <w:color w:val="D55C17" w:themeColor="accent5"/>
                </w:rPr>
                <w:instrText xml:space="preserve"> REF _Ref70345492 \r \h </w:instrText>
              </w:r>
            </w:ins>
            <w:r w:rsidRPr="00542737">
              <w:rPr>
                <w:rFonts w:cs="Arial"/>
                <w:color w:val="D55C17" w:themeColor="accent5"/>
              </w:rPr>
            </w:r>
            <w:r w:rsidRPr="00542737">
              <w:rPr>
                <w:rFonts w:cs="Arial"/>
                <w:color w:val="D55C17" w:themeColor="accent5"/>
              </w:rPr>
              <w:fldChar w:fldCharType="separate"/>
            </w:r>
            <w:r w:rsidR="00542737">
              <w:rPr>
                <w:rFonts w:cs="Arial"/>
                <w:color w:val="D55C17" w:themeColor="accent5"/>
              </w:rPr>
              <w:t>6.1.3.4</w:t>
            </w:r>
            <w:ins w:id="943" w:author="Niall Murphy" w:date="2021-04-28T12:32:00Z">
              <w:r w:rsidRPr="00542737">
                <w:rPr>
                  <w:rFonts w:cs="Arial"/>
                  <w:color w:val="D55C17" w:themeColor="accent5"/>
                </w:rPr>
                <w:fldChar w:fldCharType="end"/>
              </w:r>
            </w:ins>
            <w:ins w:id="944" w:author="Niall Murphy" w:date="2021-04-28T14:37:00Z">
              <w:r w:rsidR="00DB3272" w:rsidRPr="00542737">
                <w:rPr>
                  <w:rFonts w:cs="Arial"/>
                  <w:color w:val="D55C17" w:themeColor="accent5"/>
                </w:rPr>
                <w:t xml:space="preserve"> Task Teams will populate a Carbon Tracking parameter for each component within their model</w:t>
              </w:r>
            </w:ins>
          </w:p>
        </w:tc>
        <w:tc>
          <w:tcPr>
            <w:tcW w:w="3023" w:type="dxa"/>
          </w:tcPr>
          <w:p w14:paraId="5FE222D9" w14:textId="4EB20978" w:rsidR="00572B90" w:rsidRPr="00542737" w:rsidRDefault="00DB3272" w:rsidP="00572B90">
            <w:pPr>
              <w:pStyle w:val="BodyText"/>
              <w:spacing w:after="0"/>
              <w:ind w:left="0"/>
              <w:rPr>
                <w:ins w:id="945" w:author="Niall Murphy" w:date="2021-04-28T12:32:00Z"/>
                <w:rFonts w:cs="Arial"/>
                <w:color w:val="D55C17" w:themeColor="accent5"/>
              </w:rPr>
            </w:pPr>
            <w:ins w:id="946" w:author="Niall Murphy" w:date="2021-04-28T14:48:00Z">
              <w:r w:rsidRPr="00542737">
                <w:rPr>
                  <w:rFonts w:cs="Arial"/>
                  <w:color w:val="D55C17" w:themeColor="accent5"/>
                </w:rPr>
                <w:t>Information Originators</w:t>
              </w:r>
            </w:ins>
          </w:p>
          <w:p w14:paraId="2CF3588B" w14:textId="2969C24F" w:rsidR="003362E7" w:rsidRPr="00542737" w:rsidRDefault="003362E7" w:rsidP="00572B90">
            <w:pPr>
              <w:pStyle w:val="BodyText"/>
              <w:spacing w:after="0"/>
              <w:ind w:left="0"/>
              <w:rPr>
                <w:rFonts w:cs="Arial"/>
                <w:color w:val="D55C17" w:themeColor="accent5"/>
                <w:rPrChange w:id="947" w:author="Niall Murphy" w:date="2021-04-28T12:32:00Z">
                  <w:rPr>
                    <w:rFonts w:cs="Arial"/>
                  </w:rPr>
                </w:rPrChange>
              </w:rPr>
            </w:pPr>
            <w:ins w:id="948" w:author="Niall Murphy" w:date="2021-04-28T12:33:00Z">
              <w:r w:rsidRPr="00542737">
                <w:rPr>
                  <w:rFonts w:cs="Arial"/>
                  <w:color w:val="D55C17" w:themeColor="accent5"/>
                </w:rPr>
                <w:t xml:space="preserve">Carbon </w:t>
              </w:r>
            </w:ins>
            <w:ins w:id="949" w:author="Niall Murphy" w:date="2021-04-28T14:40:00Z">
              <w:r w:rsidR="00DB3272" w:rsidRPr="00542737">
                <w:rPr>
                  <w:rFonts w:cs="Arial"/>
                  <w:color w:val="D55C17" w:themeColor="accent5"/>
                </w:rPr>
                <w:t>Tracking Team</w:t>
              </w:r>
            </w:ins>
          </w:p>
        </w:tc>
      </w:tr>
      <w:tr w:rsidR="00572B90" w:rsidRPr="00542737" w14:paraId="44929386" w14:textId="77777777" w:rsidTr="00572B90">
        <w:trPr>
          <w:cnfStyle w:val="000000100000" w:firstRow="0" w:lastRow="0" w:firstColumn="0" w:lastColumn="0" w:oddVBand="0" w:evenVBand="0" w:oddHBand="1" w:evenHBand="0" w:firstRowFirstColumn="0" w:firstRowLastColumn="0" w:lastRowFirstColumn="0" w:lastRowLastColumn="0"/>
        </w:trPr>
        <w:tc>
          <w:tcPr>
            <w:tcW w:w="3024" w:type="dxa"/>
            <w:tcBorders>
              <w:bottom w:val="none" w:sz="0" w:space="0" w:color="auto"/>
            </w:tcBorders>
          </w:tcPr>
          <w:p w14:paraId="4FAEFEF8" w14:textId="61370297" w:rsidR="00572B90" w:rsidRPr="00542737" w:rsidRDefault="00572B90" w:rsidP="00572B90">
            <w:pPr>
              <w:pStyle w:val="BodyText"/>
              <w:spacing w:after="0"/>
              <w:ind w:left="0"/>
              <w:rPr>
                <w:rFonts w:cs="Arial"/>
                <w:color w:val="00B050"/>
              </w:rPr>
            </w:pPr>
            <w:commentRangeStart w:id="950"/>
            <w:commentRangeStart w:id="951"/>
            <w:r w:rsidRPr="00542737">
              <w:rPr>
                <w:rFonts w:cs="Arial"/>
                <w:b/>
                <w:bCs/>
                <w:color w:val="D55C17" w:themeColor="accent5"/>
              </w:rPr>
              <w:t>Planning, sequencing, &amp; simulation</w:t>
            </w:r>
            <w:commentRangeEnd w:id="950"/>
            <w:r w:rsidRPr="00542737">
              <w:rPr>
                <w:rStyle w:val="CommentReference"/>
                <w:rFonts w:cs="Arial"/>
                <w:color w:val="D55C17" w:themeColor="accent5"/>
                <w:sz w:val="20"/>
                <w:szCs w:val="20"/>
                <w:lang w:eastAsia="en-US"/>
              </w:rPr>
              <w:commentReference w:id="950"/>
            </w:r>
            <w:commentRangeEnd w:id="951"/>
            <w:r w:rsidR="009D0D56" w:rsidRPr="00542737">
              <w:rPr>
                <w:rStyle w:val="CommentReference"/>
                <w:rFonts w:ascii="Verdana" w:eastAsiaTheme="minorHAnsi" w:hAnsi="Verdana" w:cstheme="minorBidi"/>
                <w:lang w:eastAsia="en-US"/>
              </w:rPr>
              <w:commentReference w:id="951"/>
            </w:r>
          </w:p>
        </w:tc>
        <w:tc>
          <w:tcPr>
            <w:tcW w:w="3023" w:type="dxa"/>
            <w:tcBorders>
              <w:bottom w:val="none" w:sz="0" w:space="0" w:color="auto"/>
            </w:tcBorders>
          </w:tcPr>
          <w:p w14:paraId="07784524" w14:textId="542913D5" w:rsidR="00572B90" w:rsidRPr="00542737" w:rsidRDefault="00DB3272" w:rsidP="00572B90">
            <w:pPr>
              <w:pStyle w:val="BodyText"/>
              <w:spacing w:after="0"/>
              <w:ind w:left="0"/>
              <w:rPr>
                <w:rFonts w:cs="Arial"/>
                <w:color w:val="D55C17" w:themeColor="accent5"/>
                <w:rPrChange w:id="952" w:author="Niall Murphy" w:date="2021-04-28T12:32:00Z">
                  <w:rPr>
                    <w:rFonts w:cs="Arial"/>
                  </w:rPr>
                </w:rPrChange>
              </w:rPr>
            </w:pPr>
            <w:ins w:id="953" w:author="Niall Murphy" w:date="2021-04-28T14:38:00Z">
              <w:r w:rsidRPr="00542737">
                <w:rPr>
                  <w:rFonts w:cs="Arial"/>
                  <w:color w:val="D55C17" w:themeColor="accent5"/>
                </w:rPr>
                <w:t xml:space="preserve">Task Teams will model in a manner replicating </w:t>
              </w:r>
              <w:r w:rsidRPr="00542737">
                <w:rPr>
                  <w:color w:val="D55C17" w:themeColor="accent5"/>
                </w:rPr>
                <w:t>the method of construction or in such a manner as to prove buildability. The Construction L</w:t>
              </w:r>
            </w:ins>
            <w:ins w:id="954" w:author="Niall Murphy" w:date="2021-04-28T14:39:00Z">
              <w:r w:rsidRPr="00542737">
                <w:rPr>
                  <w:color w:val="D55C17" w:themeColor="accent5"/>
                </w:rPr>
                <w:t>ead (Appointed Party) may use this information to carry out buildability checks</w:t>
              </w:r>
            </w:ins>
          </w:p>
        </w:tc>
        <w:tc>
          <w:tcPr>
            <w:tcW w:w="3023" w:type="dxa"/>
            <w:tcBorders>
              <w:bottom w:val="none" w:sz="0" w:space="0" w:color="auto"/>
            </w:tcBorders>
          </w:tcPr>
          <w:p w14:paraId="2B155958" w14:textId="77777777" w:rsidR="00DB3272" w:rsidRPr="00542737" w:rsidRDefault="00DB3272" w:rsidP="00DB3272">
            <w:pPr>
              <w:pStyle w:val="BodyText"/>
              <w:spacing w:after="0"/>
              <w:ind w:left="0"/>
              <w:rPr>
                <w:ins w:id="955" w:author="Niall Murphy" w:date="2021-04-28T14:49:00Z"/>
                <w:rFonts w:cs="Arial"/>
                <w:color w:val="D55C17" w:themeColor="accent5"/>
              </w:rPr>
            </w:pPr>
            <w:ins w:id="956" w:author="Niall Murphy" w:date="2021-04-28T14:48:00Z">
              <w:r w:rsidRPr="00542737">
                <w:rPr>
                  <w:rFonts w:cs="Arial"/>
                  <w:color w:val="D55C17" w:themeColor="accent5"/>
                </w:rPr>
                <w:t>Information Originators,</w:t>
              </w:r>
            </w:ins>
          </w:p>
          <w:p w14:paraId="392A4BA4" w14:textId="1307BE1F" w:rsidR="00DB3272" w:rsidRPr="00542737" w:rsidRDefault="00DB3272" w:rsidP="00DB3272">
            <w:pPr>
              <w:pStyle w:val="BodyText"/>
              <w:spacing w:after="0"/>
              <w:ind w:left="0"/>
              <w:rPr>
                <w:ins w:id="957" w:author="Niall Murphy" w:date="2021-04-28T14:48:00Z"/>
                <w:rFonts w:cs="Arial"/>
                <w:color w:val="D55C17" w:themeColor="accent5"/>
              </w:rPr>
            </w:pPr>
            <w:ins w:id="958" w:author="Niall Murphy" w:date="2021-04-28T14:48:00Z">
              <w:r w:rsidRPr="00542737">
                <w:rPr>
                  <w:rFonts w:cs="Arial"/>
                  <w:color w:val="D55C17" w:themeColor="accent5"/>
                </w:rPr>
                <w:t>Task Team Managers,</w:t>
              </w:r>
            </w:ins>
          </w:p>
          <w:p w14:paraId="2C012FC6" w14:textId="2A527A4B" w:rsidR="00572B90" w:rsidRPr="00542737" w:rsidRDefault="00DB3272" w:rsidP="00E132BC">
            <w:pPr>
              <w:pStyle w:val="BodyText"/>
              <w:spacing w:after="0"/>
              <w:ind w:left="0"/>
              <w:rPr>
                <w:rFonts w:cs="Arial"/>
                <w:color w:val="D55C17" w:themeColor="accent5"/>
                <w:rPrChange w:id="959" w:author="Niall Murphy" w:date="2021-04-28T12:32:00Z">
                  <w:rPr>
                    <w:rFonts w:cs="Arial"/>
                  </w:rPr>
                </w:rPrChange>
              </w:rPr>
            </w:pPr>
            <w:ins w:id="960" w:author="Niall Murphy" w:date="2021-04-28T14:39:00Z">
              <w:r w:rsidRPr="00542737">
                <w:rPr>
                  <w:rFonts w:cs="Arial"/>
                  <w:color w:val="D55C17" w:themeColor="accent5"/>
                </w:rPr>
                <w:t>Construction Lead (Appointed Party)</w:t>
              </w:r>
            </w:ins>
          </w:p>
        </w:tc>
      </w:tr>
      <w:tr w:rsidR="00572B90" w:rsidRPr="00542737" w14:paraId="60ADDAE4" w14:textId="77777777" w:rsidTr="00572B90">
        <w:trPr>
          <w:cnfStyle w:val="000000010000" w:firstRow="0" w:lastRow="0" w:firstColumn="0" w:lastColumn="0" w:oddVBand="0" w:evenVBand="0" w:oddHBand="0" w:evenHBand="1" w:firstRowFirstColumn="0" w:firstRowLastColumn="0" w:lastRowFirstColumn="0" w:lastRowLastColumn="0"/>
        </w:trPr>
        <w:tc>
          <w:tcPr>
            <w:tcW w:w="3024" w:type="dxa"/>
            <w:tcBorders>
              <w:bottom w:val="single" w:sz="18" w:space="0" w:color="404040" w:themeColor="text1" w:themeTint="BF"/>
            </w:tcBorders>
          </w:tcPr>
          <w:p w14:paraId="509F652F" w14:textId="4F86B329" w:rsidR="00572B90" w:rsidRPr="00542737" w:rsidRDefault="00572B90" w:rsidP="00572B90">
            <w:pPr>
              <w:pStyle w:val="BodyText"/>
              <w:spacing w:after="0"/>
              <w:ind w:left="0"/>
              <w:rPr>
                <w:rFonts w:cs="Arial"/>
                <w:color w:val="00B050"/>
              </w:rPr>
            </w:pPr>
            <w:r w:rsidRPr="00542737">
              <w:rPr>
                <w:rFonts w:cs="Arial"/>
                <w:b/>
                <w:bCs/>
              </w:rPr>
              <w:t>Asset management &amp; planned maintenance</w:t>
            </w:r>
          </w:p>
        </w:tc>
        <w:tc>
          <w:tcPr>
            <w:tcW w:w="3023" w:type="dxa"/>
            <w:tcBorders>
              <w:bottom w:val="single" w:sz="18" w:space="0" w:color="404040" w:themeColor="text1" w:themeTint="BF"/>
            </w:tcBorders>
          </w:tcPr>
          <w:p w14:paraId="0DF98F8C" w14:textId="6FBBC609" w:rsidR="00572B90" w:rsidRPr="00542737" w:rsidRDefault="00DB3272" w:rsidP="00572B90">
            <w:pPr>
              <w:pStyle w:val="BodyText"/>
              <w:spacing w:after="0"/>
              <w:ind w:left="0"/>
              <w:rPr>
                <w:rFonts w:cs="Arial"/>
              </w:rPr>
            </w:pPr>
            <w:ins w:id="961" w:author="Niall Murphy" w:date="2021-04-28T14:36:00Z">
              <w:r w:rsidRPr="00542737">
                <w:rPr>
                  <w:rFonts w:cs="Arial"/>
                </w:rPr>
                <w:t xml:space="preserve">As per sections </w:t>
              </w:r>
              <w:r w:rsidRPr="00542737">
                <w:rPr>
                  <w:rFonts w:cs="Arial"/>
                </w:rPr>
                <w:fldChar w:fldCharType="begin"/>
              </w:r>
              <w:r w:rsidRPr="00542737">
                <w:rPr>
                  <w:rFonts w:cs="Arial"/>
                </w:rPr>
                <w:instrText xml:space="preserve"> REF _Ref70498968 \r \h </w:instrText>
              </w:r>
            </w:ins>
            <w:r w:rsidRPr="00542737">
              <w:rPr>
                <w:rFonts w:cs="Arial"/>
              </w:rPr>
            </w:r>
            <w:r w:rsidRPr="00542737">
              <w:rPr>
                <w:rFonts w:cs="Arial"/>
              </w:rPr>
              <w:fldChar w:fldCharType="separate"/>
            </w:r>
            <w:r w:rsidR="00542737">
              <w:rPr>
                <w:rFonts w:cs="Arial"/>
              </w:rPr>
              <w:t>6.1.2</w:t>
            </w:r>
            <w:ins w:id="962" w:author="Niall Murphy" w:date="2021-04-28T14:36:00Z">
              <w:r w:rsidRPr="00542737">
                <w:rPr>
                  <w:rFonts w:cs="Arial"/>
                </w:rPr>
                <w:fldChar w:fldCharType="end"/>
              </w:r>
              <w:r w:rsidRPr="00542737">
                <w:rPr>
                  <w:rFonts w:cs="Arial"/>
                </w:rPr>
                <w:t xml:space="preserve"> and </w:t>
              </w:r>
              <w:r w:rsidRPr="00542737">
                <w:rPr>
                  <w:rFonts w:cs="Arial"/>
                </w:rPr>
                <w:fldChar w:fldCharType="begin"/>
              </w:r>
              <w:r w:rsidRPr="00542737">
                <w:rPr>
                  <w:rFonts w:cs="Arial"/>
                </w:rPr>
                <w:instrText xml:space="preserve"> REF _Ref70498975 \r \h </w:instrText>
              </w:r>
            </w:ins>
            <w:r w:rsidRPr="00542737">
              <w:rPr>
                <w:rFonts w:cs="Arial"/>
              </w:rPr>
            </w:r>
            <w:r w:rsidRPr="00542737">
              <w:rPr>
                <w:rFonts w:cs="Arial"/>
              </w:rPr>
              <w:fldChar w:fldCharType="separate"/>
            </w:r>
            <w:r w:rsidR="00542737">
              <w:rPr>
                <w:rFonts w:cs="Arial"/>
              </w:rPr>
              <w:t>6.1.3</w:t>
            </w:r>
            <w:ins w:id="963" w:author="Niall Murphy" w:date="2021-04-28T14:36:00Z">
              <w:r w:rsidRPr="00542737">
                <w:rPr>
                  <w:rFonts w:cs="Arial"/>
                </w:rPr>
                <w:fldChar w:fldCharType="end"/>
              </w:r>
              <w:r w:rsidRPr="00542737">
                <w:rPr>
                  <w:rFonts w:cs="Arial"/>
                </w:rPr>
                <w:t xml:space="preserve"> </w:t>
              </w:r>
            </w:ins>
            <w:ins w:id="964" w:author="Niall Murphy" w:date="2021-04-28T14:35:00Z">
              <w:r w:rsidRPr="00542737">
                <w:rPr>
                  <w:rFonts w:cs="Arial"/>
                </w:rPr>
                <w:t xml:space="preserve">Task </w:t>
              </w:r>
            </w:ins>
            <w:ins w:id="965" w:author="Niall Murphy" w:date="2021-04-28T14:36:00Z">
              <w:r w:rsidRPr="00542737">
                <w:rPr>
                  <w:rFonts w:cs="Arial"/>
                </w:rPr>
                <w:t xml:space="preserve">Teams will populate </w:t>
              </w:r>
            </w:ins>
            <w:ins w:id="966" w:author="Niall Murphy" w:date="2021-04-28T14:37:00Z">
              <w:r w:rsidRPr="00542737">
                <w:rPr>
                  <w:rFonts w:cs="Arial"/>
                </w:rPr>
                <w:t>within their model(s) parameters consistent with Appendix H of the EIR</w:t>
              </w:r>
            </w:ins>
          </w:p>
        </w:tc>
        <w:tc>
          <w:tcPr>
            <w:tcW w:w="3023" w:type="dxa"/>
            <w:tcBorders>
              <w:bottom w:val="single" w:sz="18" w:space="0" w:color="404040" w:themeColor="text1" w:themeTint="BF"/>
            </w:tcBorders>
          </w:tcPr>
          <w:p w14:paraId="3A04AEAC" w14:textId="48F51583" w:rsidR="00572B90" w:rsidRPr="00542737" w:rsidRDefault="00DB3272" w:rsidP="00704CDE">
            <w:pPr>
              <w:pStyle w:val="BodyText"/>
              <w:keepNext/>
              <w:spacing w:after="0"/>
              <w:ind w:left="0"/>
              <w:rPr>
                <w:rFonts w:cs="Arial"/>
              </w:rPr>
            </w:pPr>
            <w:ins w:id="967" w:author="Niall Murphy" w:date="2021-04-28T14:49:00Z">
              <w:r w:rsidRPr="00542737">
                <w:rPr>
                  <w:rFonts w:cs="Arial"/>
                </w:rPr>
                <w:t>Information Originators</w:t>
              </w:r>
            </w:ins>
          </w:p>
        </w:tc>
      </w:tr>
    </w:tbl>
    <w:p w14:paraId="5EE70856" w14:textId="0FE797CC" w:rsidR="00572B90" w:rsidRPr="00542737" w:rsidRDefault="00704CDE" w:rsidP="00704CDE">
      <w:pPr>
        <w:pStyle w:val="Caption"/>
        <w:rPr>
          <w:i w:val="0"/>
          <w:iCs w:val="0"/>
          <w:highlight w:val="yellow"/>
        </w:rPr>
      </w:pPr>
      <w:bookmarkStart w:id="968" w:name="_Ref70345599"/>
      <w:bookmarkStart w:id="969" w:name="_Ref70345574"/>
      <w:r w:rsidRPr="00542737">
        <w:rPr>
          <w:i w:val="0"/>
          <w:iCs w:val="0"/>
        </w:rPr>
        <w:t xml:space="preserve">Table </w:t>
      </w:r>
      <w:r w:rsidR="00D257DE" w:rsidRPr="00542737">
        <w:rPr>
          <w:i w:val="0"/>
          <w:iCs w:val="0"/>
        </w:rPr>
        <w:fldChar w:fldCharType="begin"/>
      </w:r>
      <w:r w:rsidR="00D257DE" w:rsidRPr="00542737">
        <w:rPr>
          <w:i w:val="0"/>
          <w:iCs w:val="0"/>
        </w:rPr>
        <w:instrText xml:space="preserve"> SEQ Table \* ARABIC </w:instrText>
      </w:r>
      <w:r w:rsidR="00D257DE" w:rsidRPr="00542737">
        <w:rPr>
          <w:i w:val="0"/>
          <w:iCs w:val="0"/>
        </w:rPr>
        <w:fldChar w:fldCharType="separate"/>
      </w:r>
      <w:r w:rsidR="00542737">
        <w:rPr>
          <w:i w:val="0"/>
          <w:iCs w:val="0"/>
          <w:noProof/>
        </w:rPr>
        <w:t>7</w:t>
      </w:r>
      <w:r w:rsidR="00D257DE" w:rsidRPr="00542737">
        <w:rPr>
          <w:i w:val="0"/>
          <w:iCs w:val="0"/>
        </w:rPr>
        <w:fldChar w:fldCharType="end"/>
      </w:r>
      <w:bookmarkEnd w:id="968"/>
      <w:r w:rsidRPr="00542737">
        <w:rPr>
          <w:i w:val="0"/>
          <w:iCs w:val="0"/>
        </w:rPr>
        <w:t>: Approach to completing the Appointi</w:t>
      </w:r>
      <w:r w:rsidR="005D7884" w:rsidRPr="00542737">
        <w:rPr>
          <w:i w:val="0"/>
          <w:iCs w:val="0"/>
        </w:rPr>
        <w:t>ng</w:t>
      </w:r>
      <w:r w:rsidRPr="00542737">
        <w:rPr>
          <w:i w:val="0"/>
          <w:iCs w:val="0"/>
        </w:rPr>
        <w:t xml:space="preserve"> Party's BIM Uses</w:t>
      </w:r>
      <w:bookmarkEnd w:id="969"/>
    </w:p>
    <w:p w14:paraId="1FB2EF22" w14:textId="77777777" w:rsidR="00202EBB" w:rsidRPr="00542737" w:rsidRDefault="00202EBB" w:rsidP="00202EBB">
      <w:pPr>
        <w:pStyle w:val="ListBullet"/>
        <w:numPr>
          <w:ilvl w:val="0"/>
          <w:numId w:val="0"/>
        </w:numPr>
        <w:ind w:left="1077"/>
      </w:pPr>
    </w:p>
    <w:p w14:paraId="2E8CA8F2" w14:textId="77777777" w:rsidR="00202EBB" w:rsidRPr="00542737" w:rsidRDefault="00202EBB" w:rsidP="00202EBB">
      <w:pPr>
        <w:spacing w:after="200" w:line="276" w:lineRule="auto"/>
        <w:rPr>
          <w:rFonts w:ascii="Arial" w:eastAsiaTheme="majorEastAsia" w:hAnsi="Arial" w:cs="Arial"/>
          <w:b/>
          <w:bCs/>
          <w:color w:val="404040" w:themeColor="text1" w:themeTint="BF"/>
          <w:sz w:val="20"/>
          <w:szCs w:val="20"/>
        </w:rPr>
      </w:pPr>
      <w:r w:rsidRPr="00542737">
        <w:br w:type="page"/>
      </w:r>
    </w:p>
    <w:p w14:paraId="2570E55B" w14:textId="77777777" w:rsidR="00BC676B" w:rsidRPr="00542737" w:rsidRDefault="00BC676B" w:rsidP="00BC676B">
      <w:pPr>
        <w:pStyle w:val="Heading1"/>
      </w:pPr>
      <w:bookmarkStart w:id="970" w:name="_Toc70607075"/>
      <w:r w:rsidRPr="00542737">
        <w:lastRenderedPageBreak/>
        <w:t>INFORMATION STANDARD</w:t>
      </w:r>
      <w:bookmarkEnd w:id="970"/>
    </w:p>
    <w:p w14:paraId="771B959C" w14:textId="58F7F1B8" w:rsidR="005D7884" w:rsidRPr="00542737" w:rsidRDefault="00BC676B" w:rsidP="00BC676B">
      <w:pPr>
        <w:pStyle w:val="Heading2"/>
      </w:pPr>
      <w:bookmarkStart w:id="971" w:name="_Ref70499144"/>
      <w:bookmarkStart w:id="972" w:name="_Ref70504418"/>
      <w:bookmarkStart w:id="973" w:name="_Toc70607076"/>
      <w:r w:rsidRPr="00542737">
        <w:t>Exchange of information between task teams</w:t>
      </w:r>
      <w:bookmarkEnd w:id="971"/>
      <w:bookmarkEnd w:id="972"/>
      <w:bookmarkEnd w:id="973"/>
    </w:p>
    <w:p w14:paraId="3B01060C" w14:textId="5A995C70" w:rsidR="00AA5C30" w:rsidRPr="00542737" w:rsidRDefault="00B22427" w:rsidP="00B22427">
      <w:pPr>
        <w:pStyle w:val="Heading3"/>
      </w:pPr>
      <w:r w:rsidRPr="00542737">
        <w:t>Frequency of information exchange</w:t>
      </w:r>
    </w:p>
    <w:p w14:paraId="487C1917" w14:textId="0B600ADA" w:rsidR="00B22427" w:rsidRPr="00542737" w:rsidRDefault="0091781D" w:rsidP="00B22427">
      <w:pPr>
        <w:pStyle w:val="BodyText"/>
      </w:pPr>
      <w:r w:rsidRPr="00542737">
        <w:t xml:space="preserve">To ensure compliance with the EIR and facilitate collaborative working processes each Task Team shall upload the native format and exchange information formats of their 3D information model on a continual </w:t>
      </w:r>
      <w:r w:rsidRPr="00542737">
        <w:rPr>
          <w:color w:val="D55C17" w:themeColor="accent5"/>
        </w:rPr>
        <w:t xml:space="preserve">fortnightly </w:t>
      </w:r>
      <w:r w:rsidRPr="00542737">
        <w:t>cycle, following the shared CDE workflow.</w:t>
      </w:r>
    </w:p>
    <w:p w14:paraId="7E8CF188" w14:textId="25B1E415" w:rsidR="00D675FA" w:rsidRPr="00542737" w:rsidRDefault="00D675FA" w:rsidP="00B22427">
      <w:pPr>
        <w:pStyle w:val="BodyText"/>
      </w:pPr>
      <w:r w:rsidRPr="00542737">
        <w:t xml:space="preserve">Refer to </w:t>
      </w:r>
      <w:r w:rsidRPr="00542737">
        <w:rPr>
          <w:b/>
          <w:bCs/>
        </w:rPr>
        <w:t xml:space="preserve">section </w:t>
      </w:r>
      <w:r w:rsidR="00E75121" w:rsidRPr="00542737">
        <w:rPr>
          <w:b/>
          <w:bCs/>
        </w:rPr>
        <w:fldChar w:fldCharType="begin"/>
      </w:r>
      <w:r w:rsidR="00E75121" w:rsidRPr="00542737">
        <w:rPr>
          <w:b/>
          <w:bCs/>
        </w:rPr>
        <w:instrText xml:space="preserve"> REF _Ref70345750 \n \h  \* MERGEFORMAT </w:instrText>
      </w:r>
      <w:r w:rsidR="00E75121" w:rsidRPr="00542737">
        <w:rPr>
          <w:b/>
          <w:bCs/>
        </w:rPr>
      </w:r>
      <w:r w:rsidR="00E75121" w:rsidRPr="00542737">
        <w:rPr>
          <w:b/>
          <w:bCs/>
        </w:rPr>
        <w:fldChar w:fldCharType="separate"/>
      </w:r>
      <w:r w:rsidR="00542737">
        <w:rPr>
          <w:b/>
          <w:bCs/>
        </w:rPr>
        <w:t>7.2.1.1</w:t>
      </w:r>
      <w:r w:rsidR="00E75121" w:rsidRPr="00542737">
        <w:rPr>
          <w:b/>
          <w:bCs/>
        </w:rPr>
        <w:fldChar w:fldCharType="end"/>
      </w:r>
      <w:r w:rsidRPr="00542737">
        <w:t xml:space="preserve"> for details of the native format and exchange information format.</w:t>
      </w:r>
    </w:p>
    <w:p w14:paraId="17F284CC" w14:textId="77777777" w:rsidR="00D675FA" w:rsidRPr="00542737" w:rsidRDefault="00D675FA" w:rsidP="00B22427">
      <w:pPr>
        <w:pStyle w:val="BodyText"/>
      </w:pPr>
    </w:p>
    <w:tbl>
      <w:tblPr>
        <w:tblStyle w:val="TurnTown"/>
        <w:tblW w:w="9672" w:type="dxa"/>
        <w:tblInd w:w="794" w:type="dxa"/>
        <w:tblLayout w:type="fixed"/>
        <w:tblLook w:val="04A0" w:firstRow="1" w:lastRow="0" w:firstColumn="1" w:lastColumn="0" w:noHBand="0" w:noVBand="1"/>
      </w:tblPr>
      <w:tblGrid>
        <w:gridCol w:w="2387"/>
        <w:gridCol w:w="486"/>
        <w:gridCol w:w="487"/>
        <w:gridCol w:w="485"/>
        <w:gridCol w:w="486"/>
        <w:gridCol w:w="485"/>
        <w:gridCol w:w="486"/>
        <w:gridCol w:w="485"/>
        <w:gridCol w:w="486"/>
        <w:gridCol w:w="485"/>
        <w:gridCol w:w="486"/>
        <w:gridCol w:w="485"/>
        <w:gridCol w:w="486"/>
        <w:gridCol w:w="485"/>
        <w:gridCol w:w="486"/>
        <w:gridCol w:w="486"/>
      </w:tblGrid>
      <w:tr w:rsidR="00142D49" w:rsidRPr="00542737" w14:paraId="7706F2F2" w14:textId="195A9459" w:rsidTr="00142D49">
        <w:trPr>
          <w:cnfStyle w:val="100000000000" w:firstRow="1" w:lastRow="0" w:firstColumn="0" w:lastColumn="0" w:oddVBand="0" w:evenVBand="0" w:oddHBand="0" w:evenHBand="0" w:firstRowFirstColumn="0" w:firstRowLastColumn="0" w:lastRowFirstColumn="0" w:lastRowLastColumn="0"/>
          <w:trHeight w:val="234"/>
        </w:trPr>
        <w:tc>
          <w:tcPr>
            <w:tcW w:w="2387" w:type="dxa"/>
            <w:shd w:val="clear" w:color="auto" w:fill="auto"/>
            <w:vAlign w:val="center"/>
          </w:tcPr>
          <w:p w14:paraId="2C702E11" w14:textId="2B684A54" w:rsidR="00142D49" w:rsidRPr="00542737" w:rsidRDefault="00142D49" w:rsidP="00142D49">
            <w:pPr>
              <w:pStyle w:val="BodyText"/>
              <w:spacing w:after="0"/>
              <w:ind w:left="0"/>
              <w:rPr>
                <w:b w:val="0"/>
                <w:color w:val="FFFFFF"/>
              </w:rPr>
            </w:pPr>
            <w:commentRangeStart w:id="974"/>
          </w:p>
        </w:tc>
        <w:tc>
          <w:tcPr>
            <w:tcW w:w="2429" w:type="dxa"/>
            <w:gridSpan w:val="5"/>
            <w:vAlign w:val="center"/>
          </w:tcPr>
          <w:p w14:paraId="4FC0C8FA" w14:textId="4B661577" w:rsidR="00142D49" w:rsidRPr="00542737" w:rsidRDefault="00142D49" w:rsidP="00142D49">
            <w:pPr>
              <w:pStyle w:val="BodyText"/>
              <w:spacing w:after="0"/>
              <w:ind w:left="0"/>
              <w:rPr>
                <w:b w:val="0"/>
                <w:color w:val="FFFFFF"/>
              </w:rPr>
            </w:pPr>
            <w:r w:rsidRPr="00542737">
              <w:rPr>
                <w:b w:val="0"/>
                <w:color w:val="FFFFFF"/>
              </w:rPr>
              <w:t>Week 1</w:t>
            </w:r>
          </w:p>
        </w:tc>
        <w:tc>
          <w:tcPr>
            <w:tcW w:w="2428" w:type="dxa"/>
            <w:gridSpan w:val="5"/>
            <w:vAlign w:val="center"/>
          </w:tcPr>
          <w:p w14:paraId="7E936141" w14:textId="2C72B92D" w:rsidR="00142D49" w:rsidRPr="00542737" w:rsidRDefault="00142D49" w:rsidP="00142D49">
            <w:pPr>
              <w:pStyle w:val="BodyText"/>
              <w:spacing w:after="0"/>
              <w:ind w:left="0"/>
              <w:rPr>
                <w:b w:val="0"/>
                <w:color w:val="FFFFFF"/>
              </w:rPr>
            </w:pPr>
            <w:r w:rsidRPr="00542737">
              <w:rPr>
                <w:b w:val="0"/>
                <w:color w:val="FFFFFF"/>
              </w:rPr>
              <w:t>Week 2</w:t>
            </w:r>
          </w:p>
        </w:tc>
        <w:tc>
          <w:tcPr>
            <w:tcW w:w="2428" w:type="dxa"/>
            <w:gridSpan w:val="5"/>
            <w:vAlign w:val="center"/>
          </w:tcPr>
          <w:p w14:paraId="42F9D813" w14:textId="0A3087A8" w:rsidR="00142D49" w:rsidRPr="00542737" w:rsidRDefault="00142D49" w:rsidP="00142D49">
            <w:pPr>
              <w:pStyle w:val="BodyText"/>
              <w:spacing w:after="0"/>
              <w:ind w:left="0"/>
              <w:rPr>
                <w:b w:val="0"/>
                <w:color w:val="FFFFFF"/>
              </w:rPr>
            </w:pPr>
            <w:r w:rsidRPr="00542737">
              <w:rPr>
                <w:b w:val="0"/>
                <w:color w:val="FFFFFF"/>
              </w:rPr>
              <w:t>Week 3</w:t>
            </w:r>
            <w:r w:rsidR="00D675FA" w:rsidRPr="00542737">
              <w:rPr>
                <w:b w:val="0"/>
                <w:color w:val="FFFFFF"/>
              </w:rPr>
              <w:t>…</w:t>
            </w:r>
          </w:p>
        </w:tc>
      </w:tr>
      <w:tr w:rsidR="00142D49" w:rsidRPr="00542737" w14:paraId="1CFECD73" w14:textId="77777777" w:rsidTr="00142D49">
        <w:trPr>
          <w:cnfStyle w:val="000000100000" w:firstRow="0" w:lastRow="0" w:firstColumn="0" w:lastColumn="0" w:oddVBand="0" w:evenVBand="0" w:oddHBand="1" w:evenHBand="0" w:firstRowFirstColumn="0" w:firstRowLastColumn="0" w:lastRowFirstColumn="0" w:lastRowLastColumn="0"/>
          <w:trHeight w:val="234"/>
        </w:trPr>
        <w:tc>
          <w:tcPr>
            <w:tcW w:w="2387" w:type="dxa"/>
            <w:shd w:val="clear" w:color="auto" w:fill="689319"/>
          </w:tcPr>
          <w:p w14:paraId="279B9AA5" w14:textId="3CCCAC78" w:rsidR="00142D49" w:rsidRPr="00542737" w:rsidRDefault="00142D49" w:rsidP="00142D49">
            <w:pPr>
              <w:pStyle w:val="BodyText"/>
              <w:spacing w:after="0"/>
              <w:ind w:left="0"/>
              <w:rPr>
                <w:b/>
                <w:bCs/>
              </w:rPr>
            </w:pPr>
            <w:r w:rsidRPr="00542737">
              <w:rPr>
                <w:b/>
                <w:bCs/>
                <w:color w:val="FFFFFF" w:themeColor="background1"/>
              </w:rPr>
              <w:t>Action</w:t>
            </w:r>
          </w:p>
        </w:tc>
        <w:tc>
          <w:tcPr>
            <w:tcW w:w="486" w:type="dxa"/>
            <w:shd w:val="clear" w:color="auto" w:fill="7F7F7F" w:themeFill="text1" w:themeFillTint="80"/>
            <w:vAlign w:val="center"/>
          </w:tcPr>
          <w:p w14:paraId="178885EF" w14:textId="39A2BAE8" w:rsidR="00142D49" w:rsidRPr="00542737" w:rsidRDefault="00142D49" w:rsidP="00142D49">
            <w:pPr>
              <w:pStyle w:val="BodyText"/>
              <w:spacing w:after="0"/>
              <w:ind w:left="0"/>
              <w:jc w:val="center"/>
              <w:rPr>
                <w:color w:val="FFFFFF" w:themeColor="background1"/>
              </w:rPr>
            </w:pPr>
            <w:r w:rsidRPr="00542737">
              <w:rPr>
                <w:color w:val="FFFFFF" w:themeColor="background1"/>
              </w:rPr>
              <w:t>M</w:t>
            </w:r>
          </w:p>
        </w:tc>
        <w:tc>
          <w:tcPr>
            <w:tcW w:w="487" w:type="dxa"/>
            <w:shd w:val="clear" w:color="auto" w:fill="7F7F7F" w:themeFill="text1" w:themeFillTint="80"/>
            <w:vAlign w:val="center"/>
          </w:tcPr>
          <w:p w14:paraId="6B86DB11" w14:textId="32E92E19" w:rsidR="00142D49" w:rsidRPr="00542737" w:rsidRDefault="00142D49" w:rsidP="00142D49">
            <w:pPr>
              <w:pStyle w:val="BodyText"/>
              <w:spacing w:after="0"/>
              <w:ind w:left="0"/>
              <w:jc w:val="center"/>
              <w:rPr>
                <w:color w:val="FFFFFF" w:themeColor="background1"/>
              </w:rPr>
            </w:pPr>
            <w:r w:rsidRPr="00542737">
              <w:rPr>
                <w:color w:val="FFFFFF" w:themeColor="background1"/>
              </w:rPr>
              <w:t>T</w:t>
            </w:r>
          </w:p>
        </w:tc>
        <w:tc>
          <w:tcPr>
            <w:tcW w:w="485" w:type="dxa"/>
            <w:shd w:val="clear" w:color="auto" w:fill="7F7F7F" w:themeFill="text1" w:themeFillTint="80"/>
            <w:vAlign w:val="center"/>
          </w:tcPr>
          <w:p w14:paraId="2F8F12B0" w14:textId="369A4A6D" w:rsidR="00142D49" w:rsidRPr="00542737" w:rsidRDefault="00142D49" w:rsidP="00142D49">
            <w:pPr>
              <w:pStyle w:val="BodyText"/>
              <w:spacing w:after="0"/>
              <w:ind w:left="0"/>
              <w:jc w:val="center"/>
              <w:rPr>
                <w:color w:val="FFFFFF" w:themeColor="background1"/>
              </w:rPr>
            </w:pPr>
            <w:r w:rsidRPr="00542737">
              <w:rPr>
                <w:color w:val="FFFFFF" w:themeColor="background1"/>
              </w:rPr>
              <w:t>W</w:t>
            </w:r>
          </w:p>
        </w:tc>
        <w:tc>
          <w:tcPr>
            <w:tcW w:w="486" w:type="dxa"/>
            <w:shd w:val="clear" w:color="auto" w:fill="7F7F7F" w:themeFill="text1" w:themeFillTint="80"/>
            <w:vAlign w:val="center"/>
          </w:tcPr>
          <w:p w14:paraId="1ECCB8FD" w14:textId="58260D2A" w:rsidR="00142D49" w:rsidRPr="00542737" w:rsidRDefault="00142D49" w:rsidP="00142D49">
            <w:pPr>
              <w:pStyle w:val="BodyText"/>
              <w:spacing w:after="0"/>
              <w:ind w:left="0"/>
              <w:jc w:val="center"/>
              <w:rPr>
                <w:color w:val="FFFFFF" w:themeColor="background1"/>
              </w:rPr>
            </w:pPr>
            <w:r w:rsidRPr="00542737">
              <w:rPr>
                <w:color w:val="FFFFFF" w:themeColor="background1"/>
              </w:rPr>
              <w:t>T</w:t>
            </w:r>
          </w:p>
        </w:tc>
        <w:tc>
          <w:tcPr>
            <w:tcW w:w="485" w:type="dxa"/>
            <w:shd w:val="clear" w:color="auto" w:fill="7F7F7F" w:themeFill="text1" w:themeFillTint="80"/>
            <w:vAlign w:val="center"/>
          </w:tcPr>
          <w:p w14:paraId="2EE18D97" w14:textId="46D3EEBB" w:rsidR="00142D49" w:rsidRPr="00542737" w:rsidRDefault="00142D49" w:rsidP="00142D49">
            <w:pPr>
              <w:pStyle w:val="BodyText"/>
              <w:spacing w:after="0"/>
              <w:ind w:left="0"/>
              <w:jc w:val="center"/>
              <w:rPr>
                <w:color w:val="FFFFFF" w:themeColor="background1"/>
              </w:rPr>
            </w:pPr>
            <w:r w:rsidRPr="00542737">
              <w:rPr>
                <w:color w:val="FFFFFF" w:themeColor="background1"/>
              </w:rPr>
              <w:t>F</w:t>
            </w:r>
          </w:p>
        </w:tc>
        <w:tc>
          <w:tcPr>
            <w:tcW w:w="486" w:type="dxa"/>
            <w:shd w:val="clear" w:color="auto" w:fill="7F7F7F" w:themeFill="text1" w:themeFillTint="80"/>
            <w:vAlign w:val="center"/>
          </w:tcPr>
          <w:p w14:paraId="1E019EDE" w14:textId="4B7A5A0B" w:rsidR="00142D49" w:rsidRPr="00542737" w:rsidRDefault="00142D49" w:rsidP="00142D49">
            <w:pPr>
              <w:pStyle w:val="BodyText"/>
              <w:spacing w:after="0"/>
              <w:ind w:left="0"/>
              <w:jc w:val="center"/>
              <w:rPr>
                <w:color w:val="FFFFFF" w:themeColor="background1"/>
              </w:rPr>
            </w:pPr>
            <w:r w:rsidRPr="00542737">
              <w:rPr>
                <w:color w:val="FFFFFF" w:themeColor="background1"/>
              </w:rPr>
              <w:t>M</w:t>
            </w:r>
          </w:p>
        </w:tc>
        <w:tc>
          <w:tcPr>
            <w:tcW w:w="485" w:type="dxa"/>
            <w:shd w:val="clear" w:color="auto" w:fill="7F7F7F" w:themeFill="text1" w:themeFillTint="80"/>
            <w:vAlign w:val="center"/>
          </w:tcPr>
          <w:p w14:paraId="3F38694A" w14:textId="2FDD373B" w:rsidR="00142D49" w:rsidRPr="00542737" w:rsidRDefault="00142D49" w:rsidP="00142D49">
            <w:pPr>
              <w:pStyle w:val="BodyText"/>
              <w:spacing w:after="0"/>
              <w:ind w:left="0"/>
              <w:jc w:val="center"/>
              <w:rPr>
                <w:color w:val="FFFFFF" w:themeColor="background1"/>
              </w:rPr>
            </w:pPr>
            <w:r w:rsidRPr="00542737">
              <w:rPr>
                <w:color w:val="FFFFFF" w:themeColor="background1"/>
              </w:rPr>
              <w:t>T</w:t>
            </w:r>
          </w:p>
        </w:tc>
        <w:tc>
          <w:tcPr>
            <w:tcW w:w="486" w:type="dxa"/>
            <w:shd w:val="clear" w:color="auto" w:fill="7F7F7F" w:themeFill="text1" w:themeFillTint="80"/>
            <w:vAlign w:val="center"/>
          </w:tcPr>
          <w:p w14:paraId="722C1006" w14:textId="549CA71A" w:rsidR="00142D49" w:rsidRPr="00542737" w:rsidRDefault="00142D49" w:rsidP="00142D49">
            <w:pPr>
              <w:pStyle w:val="BodyText"/>
              <w:spacing w:after="0"/>
              <w:ind w:left="0"/>
              <w:jc w:val="center"/>
              <w:rPr>
                <w:color w:val="FFFFFF" w:themeColor="background1"/>
              </w:rPr>
            </w:pPr>
            <w:r w:rsidRPr="00542737">
              <w:rPr>
                <w:color w:val="FFFFFF" w:themeColor="background1"/>
              </w:rPr>
              <w:t>W</w:t>
            </w:r>
          </w:p>
        </w:tc>
        <w:tc>
          <w:tcPr>
            <w:tcW w:w="485" w:type="dxa"/>
            <w:shd w:val="clear" w:color="auto" w:fill="7F7F7F" w:themeFill="text1" w:themeFillTint="80"/>
            <w:vAlign w:val="center"/>
          </w:tcPr>
          <w:p w14:paraId="1F6FB5B6" w14:textId="18C37407" w:rsidR="00142D49" w:rsidRPr="00542737" w:rsidRDefault="00142D49" w:rsidP="00142D49">
            <w:pPr>
              <w:pStyle w:val="BodyText"/>
              <w:spacing w:after="0"/>
              <w:ind w:left="0"/>
              <w:jc w:val="center"/>
              <w:rPr>
                <w:color w:val="FFFFFF" w:themeColor="background1"/>
              </w:rPr>
            </w:pPr>
            <w:r w:rsidRPr="00542737">
              <w:rPr>
                <w:color w:val="FFFFFF" w:themeColor="background1"/>
              </w:rPr>
              <w:t>T</w:t>
            </w:r>
          </w:p>
        </w:tc>
        <w:tc>
          <w:tcPr>
            <w:tcW w:w="486" w:type="dxa"/>
            <w:shd w:val="clear" w:color="auto" w:fill="7F7F7F" w:themeFill="text1" w:themeFillTint="80"/>
            <w:vAlign w:val="center"/>
          </w:tcPr>
          <w:p w14:paraId="1B9AC097" w14:textId="1D46F362" w:rsidR="00142D49" w:rsidRPr="00542737" w:rsidRDefault="00142D49" w:rsidP="00142D49">
            <w:pPr>
              <w:pStyle w:val="BodyText"/>
              <w:spacing w:after="0"/>
              <w:ind w:left="0"/>
              <w:jc w:val="center"/>
              <w:rPr>
                <w:color w:val="FFFFFF" w:themeColor="background1"/>
              </w:rPr>
            </w:pPr>
            <w:r w:rsidRPr="00542737">
              <w:rPr>
                <w:color w:val="FFFFFF" w:themeColor="background1"/>
              </w:rPr>
              <w:t>F</w:t>
            </w:r>
          </w:p>
        </w:tc>
        <w:tc>
          <w:tcPr>
            <w:tcW w:w="485" w:type="dxa"/>
            <w:shd w:val="clear" w:color="auto" w:fill="7F7F7F" w:themeFill="text1" w:themeFillTint="80"/>
            <w:vAlign w:val="center"/>
          </w:tcPr>
          <w:p w14:paraId="1ADB208C" w14:textId="45F3AAFA" w:rsidR="00142D49" w:rsidRPr="00542737" w:rsidRDefault="00142D49" w:rsidP="00142D49">
            <w:pPr>
              <w:pStyle w:val="BodyText"/>
              <w:spacing w:after="0"/>
              <w:ind w:left="0"/>
              <w:jc w:val="center"/>
              <w:rPr>
                <w:color w:val="FFFFFF" w:themeColor="background1"/>
              </w:rPr>
            </w:pPr>
            <w:r w:rsidRPr="00542737">
              <w:rPr>
                <w:color w:val="FFFFFF" w:themeColor="background1"/>
              </w:rPr>
              <w:t>M</w:t>
            </w:r>
          </w:p>
        </w:tc>
        <w:tc>
          <w:tcPr>
            <w:tcW w:w="486" w:type="dxa"/>
            <w:shd w:val="clear" w:color="auto" w:fill="7F7F7F" w:themeFill="text1" w:themeFillTint="80"/>
            <w:vAlign w:val="center"/>
          </w:tcPr>
          <w:p w14:paraId="637C5D78" w14:textId="2FF31163" w:rsidR="00142D49" w:rsidRPr="00542737" w:rsidRDefault="00142D49" w:rsidP="00142D49">
            <w:pPr>
              <w:pStyle w:val="BodyText"/>
              <w:spacing w:after="0"/>
              <w:ind w:left="0"/>
              <w:jc w:val="center"/>
              <w:rPr>
                <w:color w:val="FFFFFF" w:themeColor="background1"/>
              </w:rPr>
            </w:pPr>
            <w:r w:rsidRPr="00542737">
              <w:rPr>
                <w:color w:val="FFFFFF" w:themeColor="background1"/>
              </w:rPr>
              <w:t>T</w:t>
            </w:r>
          </w:p>
        </w:tc>
        <w:tc>
          <w:tcPr>
            <w:tcW w:w="485" w:type="dxa"/>
            <w:shd w:val="clear" w:color="auto" w:fill="7F7F7F" w:themeFill="text1" w:themeFillTint="80"/>
            <w:vAlign w:val="center"/>
          </w:tcPr>
          <w:p w14:paraId="351AB0CB" w14:textId="1AEED144" w:rsidR="00142D49" w:rsidRPr="00542737" w:rsidRDefault="00142D49" w:rsidP="00142D49">
            <w:pPr>
              <w:pStyle w:val="BodyText"/>
              <w:spacing w:after="0"/>
              <w:ind w:left="0"/>
              <w:jc w:val="center"/>
              <w:rPr>
                <w:color w:val="FFFFFF" w:themeColor="background1"/>
              </w:rPr>
            </w:pPr>
            <w:r w:rsidRPr="00542737">
              <w:rPr>
                <w:color w:val="FFFFFF" w:themeColor="background1"/>
              </w:rPr>
              <w:t>W</w:t>
            </w:r>
          </w:p>
        </w:tc>
        <w:tc>
          <w:tcPr>
            <w:tcW w:w="486" w:type="dxa"/>
            <w:shd w:val="clear" w:color="auto" w:fill="7F7F7F" w:themeFill="text1" w:themeFillTint="80"/>
            <w:vAlign w:val="center"/>
          </w:tcPr>
          <w:p w14:paraId="5BFD1A4F" w14:textId="56DEF06C" w:rsidR="00142D49" w:rsidRPr="00542737" w:rsidRDefault="00142D49" w:rsidP="00142D49">
            <w:pPr>
              <w:pStyle w:val="BodyText"/>
              <w:spacing w:after="0"/>
              <w:ind w:left="0"/>
              <w:jc w:val="center"/>
              <w:rPr>
                <w:color w:val="FFFFFF" w:themeColor="background1"/>
              </w:rPr>
            </w:pPr>
            <w:r w:rsidRPr="00542737">
              <w:rPr>
                <w:color w:val="FFFFFF" w:themeColor="background1"/>
              </w:rPr>
              <w:t>T</w:t>
            </w:r>
          </w:p>
        </w:tc>
        <w:tc>
          <w:tcPr>
            <w:tcW w:w="486" w:type="dxa"/>
            <w:shd w:val="clear" w:color="auto" w:fill="7F7F7F" w:themeFill="text1" w:themeFillTint="80"/>
            <w:vAlign w:val="center"/>
          </w:tcPr>
          <w:p w14:paraId="17E73C3E" w14:textId="41BA4D74" w:rsidR="00142D49" w:rsidRPr="00542737" w:rsidRDefault="00142D49" w:rsidP="00142D49">
            <w:pPr>
              <w:pStyle w:val="BodyText"/>
              <w:spacing w:after="0"/>
              <w:ind w:left="0"/>
              <w:jc w:val="center"/>
              <w:rPr>
                <w:color w:val="FFFFFF" w:themeColor="background1"/>
              </w:rPr>
            </w:pPr>
            <w:r w:rsidRPr="00542737">
              <w:rPr>
                <w:color w:val="FFFFFF" w:themeColor="background1"/>
              </w:rPr>
              <w:t>F</w:t>
            </w:r>
          </w:p>
        </w:tc>
      </w:tr>
      <w:tr w:rsidR="00142D49" w:rsidRPr="00542737" w14:paraId="44278B95" w14:textId="25BCE0DC" w:rsidTr="00CC787E">
        <w:trPr>
          <w:cnfStyle w:val="000000010000" w:firstRow="0" w:lastRow="0" w:firstColumn="0" w:lastColumn="0" w:oddVBand="0" w:evenVBand="0" w:oddHBand="0" w:evenHBand="1" w:firstRowFirstColumn="0" w:firstRowLastColumn="0" w:lastRowFirstColumn="0" w:lastRowLastColumn="0"/>
          <w:trHeight w:val="364"/>
        </w:trPr>
        <w:tc>
          <w:tcPr>
            <w:tcW w:w="2387" w:type="dxa"/>
            <w:vAlign w:val="center"/>
          </w:tcPr>
          <w:p w14:paraId="08FBF0FF" w14:textId="0ABDBD52" w:rsidR="00142D49" w:rsidRPr="00542737" w:rsidRDefault="00142D49" w:rsidP="00CC787E">
            <w:pPr>
              <w:pStyle w:val="BodyText"/>
              <w:spacing w:after="0"/>
              <w:ind w:left="0"/>
            </w:pPr>
            <w:r w:rsidRPr="00542737">
              <w:t>Development of 3D information models</w:t>
            </w:r>
          </w:p>
        </w:tc>
        <w:tc>
          <w:tcPr>
            <w:tcW w:w="486" w:type="dxa"/>
            <w:vAlign w:val="center"/>
          </w:tcPr>
          <w:p w14:paraId="2A73AEE3" w14:textId="77777777"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c>
          <w:tcPr>
            <w:tcW w:w="487" w:type="dxa"/>
            <w:vAlign w:val="center"/>
          </w:tcPr>
          <w:p w14:paraId="33091162" w14:textId="77777777"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c>
          <w:tcPr>
            <w:tcW w:w="485" w:type="dxa"/>
            <w:vAlign w:val="center"/>
          </w:tcPr>
          <w:p w14:paraId="7DECAB0C" w14:textId="77777777"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c>
          <w:tcPr>
            <w:tcW w:w="486" w:type="dxa"/>
            <w:vAlign w:val="center"/>
          </w:tcPr>
          <w:p w14:paraId="7B6AF260" w14:textId="77777777"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c>
          <w:tcPr>
            <w:tcW w:w="485" w:type="dxa"/>
            <w:vAlign w:val="center"/>
          </w:tcPr>
          <w:p w14:paraId="50E1595D" w14:textId="77777777"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c>
          <w:tcPr>
            <w:tcW w:w="486" w:type="dxa"/>
            <w:vAlign w:val="center"/>
          </w:tcPr>
          <w:p w14:paraId="702E34CD" w14:textId="77777777"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c>
          <w:tcPr>
            <w:tcW w:w="485" w:type="dxa"/>
            <w:vAlign w:val="center"/>
          </w:tcPr>
          <w:p w14:paraId="37AC8B84" w14:textId="77777777"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c>
          <w:tcPr>
            <w:tcW w:w="486" w:type="dxa"/>
            <w:vAlign w:val="center"/>
          </w:tcPr>
          <w:p w14:paraId="71712848" w14:textId="77777777"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c>
          <w:tcPr>
            <w:tcW w:w="485" w:type="dxa"/>
            <w:vAlign w:val="center"/>
          </w:tcPr>
          <w:p w14:paraId="1D23507D" w14:textId="77777777"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c>
          <w:tcPr>
            <w:tcW w:w="486" w:type="dxa"/>
            <w:vAlign w:val="center"/>
          </w:tcPr>
          <w:p w14:paraId="6ED38879" w14:textId="77777777"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c>
          <w:tcPr>
            <w:tcW w:w="485" w:type="dxa"/>
            <w:vAlign w:val="center"/>
          </w:tcPr>
          <w:p w14:paraId="2E389259" w14:textId="329F52AE"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c>
          <w:tcPr>
            <w:tcW w:w="486" w:type="dxa"/>
            <w:vAlign w:val="center"/>
          </w:tcPr>
          <w:p w14:paraId="4144F17E" w14:textId="2533BCBF"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c>
          <w:tcPr>
            <w:tcW w:w="485" w:type="dxa"/>
            <w:vAlign w:val="center"/>
          </w:tcPr>
          <w:p w14:paraId="5E264B65" w14:textId="01DABEC9"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c>
          <w:tcPr>
            <w:tcW w:w="486" w:type="dxa"/>
            <w:vAlign w:val="center"/>
          </w:tcPr>
          <w:p w14:paraId="382A2252" w14:textId="3FD5E72E"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c>
          <w:tcPr>
            <w:tcW w:w="486" w:type="dxa"/>
            <w:vAlign w:val="center"/>
          </w:tcPr>
          <w:p w14:paraId="5A0B0D7F" w14:textId="03FAE469"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r>
      <w:tr w:rsidR="00142D49" w:rsidRPr="00542737" w14:paraId="27F820C9" w14:textId="42B6EA58" w:rsidTr="00CC787E">
        <w:trPr>
          <w:cnfStyle w:val="000000100000" w:firstRow="0" w:lastRow="0" w:firstColumn="0" w:lastColumn="0" w:oddVBand="0" w:evenVBand="0" w:oddHBand="1" w:evenHBand="0" w:firstRowFirstColumn="0" w:firstRowLastColumn="0" w:lastRowFirstColumn="0" w:lastRowLastColumn="0"/>
          <w:trHeight w:val="315"/>
        </w:trPr>
        <w:tc>
          <w:tcPr>
            <w:tcW w:w="2387" w:type="dxa"/>
            <w:tcBorders>
              <w:bottom w:val="none" w:sz="0" w:space="0" w:color="auto"/>
            </w:tcBorders>
            <w:vAlign w:val="center"/>
          </w:tcPr>
          <w:p w14:paraId="3C22B642" w14:textId="60EDBA13" w:rsidR="00142D49" w:rsidRPr="00542737" w:rsidRDefault="00142D49" w:rsidP="00CC787E">
            <w:pPr>
              <w:pStyle w:val="BodyText"/>
              <w:spacing w:after="0"/>
              <w:ind w:left="0"/>
            </w:pPr>
            <w:r w:rsidRPr="00542737">
              <w:t>Internal QA/QC check</w:t>
            </w:r>
          </w:p>
        </w:tc>
        <w:tc>
          <w:tcPr>
            <w:tcW w:w="486" w:type="dxa"/>
            <w:tcBorders>
              <w:bottom w:val="none" w:sz="0" w:space="0" w:color="auto"/>
            </w:tcBorders>
            <w:vAlign w:val="center"/>
          </w:tcPr>
          <w:p w14:paraId="75E4BE08" w14:textId="31B52108" w:rsidR="00142D49" w:rsidRPr="00542737" w:rsidRDefault="00142D49" w:rsidP="00142D49">
            <w:pPr>
              <w:pStyle w:val="BodyText"/>
              <w:spacing w:after="0"/>
              <w:ind w:left="0"/>
              <w:jc w:val="center"/>
            </w:pPr>
          </w:p>
        </w:tc>
        <w:tc>
          <w:tcPr>
            <w:tcW w:w="487" w:type="dxa"/>
            <w:tcBorders>
              <w:bottom w:val="none" w:sz="0" w:space="0" w:color="auto"/>
            </w:tcBorders>
            <w:vAlign w:val="center"/>
          </w:tcPr>
          <w:p w14:paraId="635B3596" w14:textId="77777777" w:rsidR="00142D49" w:rsidRPr="00542737" w:rsidRDefault="00142D49" w:rsidP="00142D49">
            <w:pPr>
              <w:pStyle w:val="BodyText"/>
              <w:spacing w:after="0"/>
              <w:ind w:left="0"/>
              <w:jc w:val="center"/>
            </w:pPr>
          </w:p>
        </w:tc>
        <w:tc>
          <w:tcPr>
            <w:tcW w:w="485" w:type="dxa"/>
            <w:tcBorders>
              <w:bottom w:val="none" w:sz="0" w:space="0" w:color="auto"/>
            </w:tcBorders>
            <w:vAlign w:val="center"/>
          </w:tcPr>
          <w:p w14:paraId="3D239EEC" w14:textId="77777777" w:rsidR="00142D49" w:rsidRPr="00542737" w:rsidRDefault="00142D49" w:rsidP="00142D49">
            <w:pPr>
              <w:pStyle w:val="BodyText"/>
              <w:spacing w:after="0"/>
              <w:ind w:left="0"/>
              <w:jc w:val="center"/>
            </w:pPr>
          </w:p>
        </w:tc>
        <w:tc>
          <w:tcPr>
            <w:tcW w:w="486" w:type="dxa"/>
            <w:tcBorders>
              <w:bottom w:val="none" w:sz="0" w:space="0" w:color="auto"/>
            </w:tcBorders>
            <w:vAlign w:val="center"/>
          </w:tcPr>
          <w:p w14:paraId="1A949F00" w14:textId="43181939"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c>
          <w:tcPr>
            <w:tcW w:w="485" w:type="dxa"/>
            <w:tcBorders>
              <w:bottom w:val="none" w:sz="0" w:space="0" w:color="auto"/>
            </w:tcBorders>
            <w:vAlign w:val="center"/>
          </w:tcPr>
          <w:p w14:paraId="52A47F9E" w14:textId="76F833FC" w:rsidR="00142D49" w:rsidRPr="00542737" w:rsidRDefault="00142D49" w:rsidP="00142D49">
            <w:pPr>
              <w:pStyle w:val="BodyText"/>
              <w:spacing w:after="0"/>
              <w:ind w:left="0"/>
              <w:jc w:val="center"/>
            </w:pPr>
          </w:p>
        </w:tc>
        <w:tc>
          <w:tcPr>
            <w:tcW w:w="486" w:type="dxa"/>
            <w:tcBorders>
              <w:bottom w:val="none" w:sz="0" w:space="0" w:color="auto"/>
            </w:tcBorders>
            <w:vAlign w:val="center"/>
          </w:tcPr>
          <w:p w14:paraId="0BC0A838" w14:textId="77777777" w:rsidR="00142D49" w:rsidRPr="00542737" w:rsidRDefault="00142D49" w:rsidP="00142D49">
            <w:pPr>
              <w:pStyle w:val="BodyText"/>
              <w:spacing w:after="0"/>
              <w:ind w:left="0"/>
              <w:jc w:val="center"/>
            </w:pPr>
          </w:p>
        </w:tc>
        <w:tc>
          <w:tcPr>
            <w:tcW w:w="485" w:type="dxa"/>
            <w:tcBorders>
              <w:bottom w:val="none" w:sz="0" w:space="0" w:color="auto"/>
            </w:tcBorders>
            <w:vAlign w:val="center"/>
          </w:tcPr>
          <w:p w14:paraId="79021B52" w14:textId="77777777" w:rsidR="00142D49" w:rsidRPr="00542737" w:rsidRDefault="00142D49" w:rsidP="00142D49">
            <w:pPr>
              <w:pStyle w:val="BodyText"/>
              <w:spacing w:after="0"/>
              <w:ind w:left="0"/>
              <w:jc w:val="center"/>
            </w:pPr>
          </w:p>
        </w:tc>
        <w:tc>
          <w:tcPr>
            <w:tcW w:w="486" w:type="dxa"/>
            <w:tcBorders>
              <w:bottom w:val="none" w:sz="0" w:space="0" w:color="auto"/>
            </w:tcBorders>
            <w:vAlign w:val="center"/>
          </w:tcPr>
          <w:p w14:paraId="60DF14B8" w14:textId="77777777" w:rsidR="00142D49" w:rsidRPr="00542737" w:rsidRDefault="00142D49" w:rsidP="00142D49">
            <w:pPr>
              <w:pStyle w:val="BodyText"/>
              <w:spacing w:after="0"/>
              <w:ind w:left="0"/>
              <w:jc w:val="center"/>
            </w:pPr>
          </w:p>
        </w:tc>
        <w:tc>
          <w:tcPr>
            <w:tcW w:w="485" w:type="dxa"/>
            <w:tcBorders>
              <w:bottom w:val="none" w:sz="0" w:space="0" w:color="auto"/>
            </w:tcBorders>
            <w:vAlign w:val="center"/>
          </w:tcPr>
          <w:p w14:paraId="692AC177" w14:textId="77777777" w:rsidR="00142D49" w:rsidRPr="00542737" w:rsidRDefault="00142D49" w:rsidP="00142D49">
            <w:pPr>
              <w:pStyle w:val="BodyText"/>
              <w:spacing w:after="0"/>
              <w:ind w:left="0"/>
              <w:jc w:val="center"/>
            </w:pPr>
          </w:p>
        </w:tc>
        <w:tc>
          <w:tcPr>
            <w:tcW w:w="486" w:type="dxa"/>
            <w:tcBorders>
              <w:bottom w:val="none" w:sz="0" w:space="0" w:color="auto"/>
            </w:tcBorders>
            <w:vAlign w:val="center"/>
          </w:tcPr>
          <w:p w14:paraId="284CDE47" w14:textId="77777777" w:rsidR="00142D49" w:rsidRPr="00542737" w:rsidRDefault="00142D49" w:rsidP="00142D49">
            <w:pPr>
              <w:pStyle w:val="BodyText"/>
              <w:spacing w:after="0"/>
              <w:ind w:left="0"/>
              <w:jc w:val="center"/>
            </w:pPr>
          </w:p>
        </w:tc>
        <w:tc>
          <w:tcPr>
            <w:tcW w:w="485" w:type="dxa"/>
            <w:tcBorders>
              <w:bottom w:val="none" w:sz="0" w:space="0" w:color="auto"/>
            </w:tcBorders>
            <w:vAlign w:val="center"/>
          </w:tcPr>
          <w:p w14:paraId="19E5AAFF" w14:textId="77777777" w:rsidR="00142D49" w:rsidRPr="00542737" w:rsidRDefault="00142D49" w:rsidP="00142D49">
            <w:pPr>
              <w:pStyle w:val="BodyText"/>
              <w:spacing w:after="0"/>
              <w:ind w:left="0"/>
              <w:jc w:val="center"/>
            </w:pPr>
          </w:p>
        </w:tc>
        <w:tc>
          <w:tcPr>
            <w:tcW w:w="486" w:type="dxa"/>
            <w:tcBorders>
              <w:bottom w:val="none" w:sz="0" w:space="0" w:color="auto"/>
            </w:tcBorders>
            <w:vAlign w:val="center"/>
          </w:tcPr>
          <w:p w14:paraId="3966A61D" w14:textId="77777777" w:rsidR="00142D49" w:rsidRPr="00542737" w:rsidRDefault="00142D49" w:rsidP="00142D49">
            <w:pPr>
              <w:pStyle w:val="BodyText"/>
              <w:spacing w:after="0"/>
              <w:ind w:left="0"/>
              <w:jc w:val="center"/>
            </w:pPr>
          </w:p>
        </w:tc>
        <w:tc>
          <w:tcPr>
            <w:tcW w:w="485" w:type="dxa"/>
            <w:tcBorders>
              <w:bottom w:val="none" w:sz="0" w:space="0" w:color="auto"/>
            </w:tcBorders>
            <w:vAlign w:val="center"/>
          </w:tcPr>
          <w:p w14:paraId="18B35077" w14:textId="77777777" w:rsidR="00142D49" w:rsidRPr="00542737" w:rsidRDefault="00142D49" w:rsidP="00142D49">
            <w:pPr>
              <w:pStyle w:val="BodyText"/>
              <w:spacing w:after="0"/>
              <w:ind w:left="0"/>
              <w:jc w:val="center"/>
            </w:pPr>
          </w:p>
        </w:tc>
        <w:tc>
          <w:tcPr>
            <w:tcW w:w="486" w:type="dxa"/>
            <w:tcBorders>
              <w:bottom w:val="none" w:sz="0" w:space="0" w:color="auto"/>
            </w:tcBorders>
            <w:vAlign w:val="center"/>
          </w:tcPr>
          <w:p w14:paraId="4F079D04" w14:textId="3253E507" w:rsidR="00142D49" w:rsidRPr="00542737" w:rsidRDefault="00D675FA" w:rsidP="00142D49">
            <w:pPr>
              <w:pStyle w:val="BodyText"/>
              <w:spacing w:after="0"/>
              <w:ind w:left="0"/>
              <w:jc w:val="center"/>
            </w:pPr>
            <w:r w:rsidRPr="00542737">
              <w:rPr>
                <w:rFonts w:ascii="Segoe UI Symbol" w:eastAsia="Wingdings" w:hAnsi="Segoe UI Symbol" w:cs="Segoe UI Symbol"/>
              </w:rPr>
              <w:t>✓</w:t>
            </w:r>
          </w:p>
        </w:tc>
        <w:tc>
          <w:tcPr>
            <w:tcW w:w="486" w:type="dxa"/>
            <w:tcBorders>
              <w:bottom w:val="none" w:sz="0" w:space="0" w:color="auto"/>
            </w:tcBorders>
            <w:vAlign w:val="center"/>
          </w:tcPr>
          <w:p w14:paraId="7E49152C" w14:textId="77777777" w:rsidR="00142D49" w:rsidRPr="00542737" w:rsidRDefault="00142D49" w:rsidP="00142D49">
            <w:pPr>
              <w:pStyle w:val="BodyText"/>
              <w:spacing w:after="0"/>
              <w:ind w:left="0"/>
              <w:jc w:val="center"/>
            </w:pPr>
          </w:p>
        </w:tc>
      </w:tr>
      <w:tr w:rsidR="00142D49" w:rsidRPr="00542737" w14:paraId="03B5CDE4" w14:textId="6AB737DB" w:rsidTr="00CC787E">
        <w:trPr>
          <w:cnfStyle w:val="000000010000" w:firstRow="0" w:lastRow="0" w:firstColumn="0" w:lastColumn="0" w:oddVBand="0" w:evenVBand="0" w:oddHBand="0" w:evenHBand="1" w:firstRowFirstColumn="0" w:firstRowLastColumn="0" w:lastRowFirstColumn="0" w:lastRowLastColumn="0"/>
          <w:trHeight w:val="555"/>
        </w:trPr>
        <w:tc>
          <w:tcPr>
            <w:tcW w:w="2387" w:type="dxa"/>
            <w:tcBorders>
              <w:bottom w:val="single" w:sz="18" w:space="0" w:color="404040" w:themeColor="text1" w:themeTint="BF"/>
            </w:tcBorders>
            <w:vAlign w:val="center"/>
          </w:tcPr>
          <w:p w14:paraId="750E946F" w14:textId="1BD58359" w:rsidR="00142D49" w:rsidRPr="00542737" w:rsidRDefault="00D675FA" w:rsidP="00CC787E">
            <w:pPr>
              <w:pStyle w:val="BodyText"/>
              <w:spacing w:after="0"/>
              <w:ind w:left="0"/>
            </w:pPr>
            <w:r w:rsidRPr="00542737">
              <w:t xml:space="preserve">Issue information exchange to CDE </w:t>
            </w:r>
          </w:p>
        </w:tc>
        <w:tc>
          <w:tcPr>
            <w:tcW w:w="486" w:type="dxa"/>
            <w:tcBorders>
              <w:bottom w:val="single" w:sz="18" w:space="0" w:color="404040" w:themeColor="text1" w:themeTint="BF"/>
            </w:tcBorders>
            <w:vAlign w:val="center"/>
          </w:tcPr>
          <w:p w14:paraId="730E9622" w14:textId="77777777" w:rsidR="00142D49" w:rsidRPr="00542737" w:rsidRDefault="00142D49" w:rsidP="00142D49">
            <w:pPr>
              <w:pStyle w:val="BodyText"/>
              <w:spacing w:after="0"/>
              <w:ind w:left="0"/>
              <w:jc w:val="center"/>
            </w:pPr>
          </w:p>
        </w:tc>
        <w:tc>
          <w:tcPr>
            <w:tcW w:w="487" w:type="dxa"/>
            <w:tcBorders>
              <w:bottom w:val="single" w:sz="18" w:space="0" w:color="404040" w:themeColor="text1" w:themeTint="BF"/>
            </w:tcBorders>
            <w:vAlign w:val="center"/>
          </w:tcPr>
          <w:p w14:paraId="11A27BCF" w14:textId="4DBB9E4F" w:rsidR="00142D49" w:rsidRPr="00542737" w:rsidRDefault="00142D49" w:rsidP="00142D49">
            <w:pPr>
              <w:pStyle w:val="BodyText"/>
              <w:spacing w:after="0"/>
              <w:ind w:left="0"/>
              <w:jc w:val="center"/>
            </w:pPr>
          </w:p>
        </w:tc>
        <w:tc>
          <w:tcPr>
            <w:tcW w:w="485" w:type="dxa"/>
            <w:tcBorders>
              <w:bottom w:val="single" w:sz="18" w:space="0" w:color="404040" w:themeColor="text1" w:themeTint="BF"/>
            </w:tcBorders>
            <w:vAlign w:val="center"/>
          </w:tcPr>
          <w:p w14:paraId="21746594" w14:textId="2A20F74A" w:rsidR="00142D49" w:rsidRPr="00542737" w:rsidRDefault="00142D49" w:rsidP="00142D49">
            <w:pPr>
              <w:pStyle w:val="BodyText"/>
              <w:spacing w:after="0"/>
              <w:ind w:left="0"/>
              <w:jc w:val="center"/>
            </w:pPr>
          </w:p>
        </w:tc>
        <w:tc>
          <w:tcPr>
            <w:tcW w:w="486" w:type="dxa"/>
            <w:tcBorders>
              <w:bottom w:val="single" w:sz="18" w:space="0" w:color="404040" w:themeColor="text1" w:themeTint="BF"/>
            </w:tcBorders>
            <w:vAlign w:val="center"/>
          </w:tcPr>
          <w:p w14:paraId="0969AD25" w14:textId="77777777" w:rsidR="00142D49" w:rsidRPr="00542737" w:rsidRDefault="00142D49" w:rsidP="00142D49">
            <w:pPr>
              <w:pStyle w:val="BodyText"/>
              <w:spacing w:after="0"/>
              <w:ind w:left="0"/>
              <w:jc w:val="center"/>
            </w:pPr>
          </w:p>
        </w:tc>
        <w:tc>
          <w:tcPr>
            <w:tcW w:w="485" w:type="dxa"/>
            <w:tcBorders>
              <w:bottom w:val="single" w:sz="18" w:space="0" w:color="404040" w:themeColor="text1" w:themeTint="BF"/>
            </w:tcBorders>
            <w:vAlign w:val="center"/>
          </w:tcPr>
          <w:p w14:paraId="362417C5" w14:textId="2AEF33E6" w:rsidR="00142D49" w:rsidRPr="00542737" w:rsidRDefault="00142D49" w:rsidP="00142D49">
            <w:pPr>
              <w:pStyle w:val="BodyText"/>
              <w:spacing w:after="0"/>
              <w:ind w:left="0"/>
              <w:jc w:val="center"/>
            </w:pPr>
            <w:r w:rsidRPr="00542737">
              <w:rPr>
                <w:rFonts w:ascii="Segoe UI Symbol" w:eastAsia="Wingdings" w:hAnsi="Segoe UI Symbol" w:cs="Segoe UI Symbol"/>
              </w:rPr>
              <w:t>✓</w:t>
            </w:r>
          </w:p>
        </w:tc>
        <w:tc>
          <w:tcPr>
            <w:tcW w:w="486" w:type="dxa"/>
            <w:tcBorders>
              <w:bottom w:val="single" w:sz="18" w:space="0" w:color="404040" w:themeColor="text1" w:themeTint="BF"/>
            </w:tcBorders>
            <w:vAlign w:val="center"/>
          </w:tcPr>
          <w:p w14:paraId="21B0A44E" w14:textId="77777777" w:rsidR="00142D49" w:rsidRPr="00542737" w:rsidRDefault="00142D49" w:rsidP="00142D49">
            <w:pPr>
              <w:pStyle w:val="BodyText"/>
              <w:spacing w:after="0"/>
              <w:ind w:left="0"/>
              <w:jc w:val="center"/>
            </w:pPr>
          </w:p>
        </w:tc>
        <w:tc>
          <w:tcPr>
            <w:tcW w:w="485" w:type="dxa"/>
            <w:tcBorders>
              <w:bottom w:val="single" w:sz="18" w:space="0" w:color="404040" w:themeColor="text1" w:themeTint="BF"/>
            </w:tcBorders>
            <w:vAlign w:val="center"/>
          </w:tcPr>
          <w:p w14:paraId="109BFF9C" w14:textId="77777777" w:rsidR="00142D49" w:rsidRPr="00542737" w:rsidRDefault="00142D49" w:rsidP="00142D49">
            <w:pPr>
              <w:pStyle w:val="BodyText"/>
              <w:spacing w:after="0"/>
              <w:ind w:left="0"/>
              <w:jc w:val="center"/>
            </w:pPr>
          </w:p>
        </w:tc>
        <w:tc>
          <w:tcPr>
            <w:tcW w:w="486" w:type="dxa"/>
            <w:tcBorders>
              <w:bottom w:val="single" w:sz="18" w:space="0" w:color="404040" w:themeColor="text1" w:themeTint="BF"/>
            </w:tcBorders>
            <w:vAlign w:val="center"/>
          </w:tcPr>
          <w:p w14:paraId="4BA9AAC9" w14:textId="77777777" w:rsidR="00142D49" w:rsidRPr="00542737" w:rsidRDefault="00142D49" w:rsidP="00142D49">
            <w:pPr>
              <w:pStyle w:val="BodyText"/>
              <w:spacing w:after="0"/>
              <w:ind w:left="0"/>
              <w:jc w:val="center"/>
            </w:pPr>
          </w:p>
        </w:tc>
        <w:tc>
          <w:tcPr>
            <w:tcW w:w="485" w:type="dxa"/>
            <w:tcBorders>
              <w:bottom w:val="single" w:sz="18" w:space="0" w:color="404040" w:themeColor="text1" w:themeTint="BF"/>
            </w:tcBorders>
            <w:vAlign w:val="center"/>
          </w:tcPr>
          <w:p w14:paraId="4709B3D1" w14:textId="77777777" w:rsidR="00142D49" w:rsidRPr="00542737" w:rsidRDefault="00142D49" w:rsidP="00142D49">
            <w:pPr>
              <w:pStyle w:val="BodyText"/>
              <w:spacing w:after="0"/>
              <w:ind w:left="0"/>
              <w:jc w:val="center"/>
            </w:pPr>
          </w:p>
        </w:tc>
        <w:tc>
          <w:tcPr>
            <w:tcW w:w="486" w:type="dxa"/>
            <w:tcBorders>
              <w:bottom w:val="single" w:sz="18" w:space="0" w:color="404040" w:themeColor="text1" w:themeTint="BF"/>
            </w:tcBorders>
            <w:vAlign w:val="center"/>
          </w:tcPr>
          <w:p w14:paraId="5A4427C0" w14:textId="77777777" w:rsidR="00142D49" w:rsidRPr="00542737" w:rsidRDefault="00142D49" w:rsidP="00142D49">
            <w:pPr>
              <w:pStyle w:val="BodyText"/>
              <w:spacing w:after="0"/>
              <w:ind w:left="0"/>
              <w:jc w:val="center"/>
            </w:pPr>
          </w:p>
        </w:tc>
        <w:tc>
          <w:tcPr>
            <w:tcW w:w="485" w:type="dxa"/>
            <w:tcBorders>
              <w:bottom w:val="single" w:sz="18" w:space="0" w:color="404040" w:themeColor="text1" w:themeTint="BF"/>
            </w:tcBorders>
            <w:vAlign w:val="center"/>
          </w:tcPr>
          <w:p w14:paraId="32D6AE66" w14:textId="77777777" w:rsidR="00142D49" w:rsidRPr="00542737" w:rsidRDefault="00142D49" w:rsidP="00142D49">
            <w:pPr>
              <w:pStyle w:val="BodyText"/>
              <w:spacing w:after="0"/>
              <w:ind w:left="0"/>
              <w:jc w:val="center"/>
            </w:pPr>
          </w:p>
        </w:tc>
        <w:tc>
          <w:tcPr>
            <w:tcW w:w="486" w:type="dxa"/>
            <w:tcBorders>
              <w:bottom w:val="single" w:sz="18" w:space="0" w:color="404040" w:themeColor="text1" w:themeTint="BF"/>
            </w:tcBorders>
            <w:vAlign w:val="center"/>
          </w:tcPr>
          <w:p w14:paraId="2E647CAA" w14:textId="77777777" w:rsidR="00142D49" w:rsidRPr="00542737" w:rsidRDefault="00142D49" w:rsidP="00142D49">
            <w:pPr>
              <w:pStyle w:val="BodyText"/>
              <w:spacing w:after="0"/>
              <w:ind w:left="0"/>
              <w:jc w:val="center"/>
            </w:pPr>
          </w:p>
        </w:tc>
        <w:tc>
          <w:tcPr>
            <w:tcW w:w="485" w:type="dxa"/>
            <w:tcBorders>
              <w:bottom w:val="single" w:sz="18" w:space="0" w:color="404040" w:themeColor="text1" w:themeTint="BF"/>
            </w:tcBorders>
            <w:vAlign w:val="center"/>
          </w:tcPr>
          <w:p w14:paraId="6484C14F" w14:textId="77777777" w:rsidR="00142D49" w:rsidRPr="00542737" w:rsidRDefault="00142D49" w:rsidP="00142D49">
            <w:pPr>
              <w:pStyle w:val="BodyText"/>
              <w:spacing w:after="0"/>
              <w:ind w:left="0"/>
              <w:jc w:val="center"/>
            </w:pPr>
          </w:p>
        </w:tc>
        <w:tc>
          <w:tcPr>
            <w:tcW w:w="486" w:type="dxa"/>
            <w:tcBorders>
              <w:bottom w:val="single" w:sz="18" w:space="0" w:color="404040" w:themeColor="text1" w:themeTint="BF"/>
            </w:tcBorders>
            <w:vAlign w:val="center"/>
          </w:tcPr>
          <w:p w14:paraId="3F45BA9D" w14:textId="77777777" w:rsidR="00142D49" w:rsidRPr="00542737" w:rsidRDefault="00142D49" w:rsidP="00142D49">
            <w:pPr>
              <w:pStyle w:val="BodyText"/>
              <w:spacing w:after="0"/>
              <w:ind w:left="0"/>
              <w:jc w:val="center"/>
            </w:pPr>
          </w:p>
        </w:tc>
        <w:tc>
          <w:tcPr>
            <w:tcW w:w="486" w:type="dxa"/>
            <w:tcBorders>
              <w:bottom w:val="single" w:sz="18" w:space="0" w:color="404040" w:themeColor="text1" w:themeTint="BF"/>
            </w:tcBorders>
            <w:vAlign w:val="center"/>
          </w:tcPr>
          <w:p w14:paraId="11E6CEB6" w14:textId="38DDFA6B" w:rsidR="00142D49" w:rsidRPr="00542737" w:rsidRDefault="00D675FA" w:rsidP="00D675FA">
            <w:pPr>
              <w:pStyle w:val="BodyText"/>
              <w:keepNext/>
              <w:spacing w:after="0"/>
              <w:ind w:left="0"/>
              <w:jc w:val="center"/>
            </w:pPr>
            <w:r w:rsidRPr="00542737">
              <w:rPr>
                <w:rFonts w:ascii="Segoe UI Symbol" w:eastAsia="Wingdings" w:hAnsi="Segoe UI Symbol" w:cs="Segoe UI Symbol"/>
              </w:rPr>
              <w:t>✓</w:t>
            </w:r>
            <w:commentRangeEnd w:id="974"/>
            <w:r w:rsidRPr="00542737">
              <w:rPr>
                <w:rStyle w:val="CommentReference"/>
                <w:rFonts w:ascii="Verdana" w:eastAsiaTheme="minorHAnsi" w:hAnsi="Verdana" w:cstheme="minorBidi"/>
                <w:lang w:eastAsia="en-US"/>
              </w:rPr>
              <w:commentReference w:id="974"/>
            </w:r>
          </w:p>
        </w:tc>
      </w:tr>
    </w:tbl>
    <w:p w14:paraId="56CB806D" w14:textId="49AEF399" w:rsidR="0091781D" w:rsidRPr="00542737" w:rsidRDefault="00D675FA" w:rsidP="00D675FA">
      <w:pPr>
        <w:pStyle w:val="Caption"/>
      </w:pPr>
      <w:r w:rsidRPr="00542737">
        <w:t xml:space="preserve">Table </w:t>
      </w:r>
      <w:fldSimple w:instr=" SEQ Table \* ARABIC ">
        <w:r w:rsidR="00542737">
          <w:rPr>
            <w:noProof/>
          </w:rPr>
          <w:t>8</w:t>
        </w:r>
      </w:fldSimple>
      <w:r w:rsidRPr="00542737">
        <w:t xml:space="preserve">: </w:t>
      </w:r>
      <w:r w:rsidR="00CC787E" w:rsidRPr="00542737">
        <w:t>Schedule for</w:t>
      </w:r>
      <w:r w:rsidRPr="00542737">
        <w:t xml:space="preserve"> information exchange between task teams</w:t>
      </w:r>
    </w:p>
    <w:p w14:paraId="1E2A414C" w14:textId="77777777" w:rsidR="0091781D" w:rsidRPr="00542737" w:rsidRDefault="0091781D" w:rsidP="00B22427">
      <w:pPr>
        <w:pStyle w:val="BodyText"/>
      </w:pPr>
    </w:p>
    <w:p w14:paraId="542C24B5" w14:textId="4E198D40" w:rsidR="00AA5C30" w:rsidRPr="00542737" w:rsidRDefault="00AA5C30" w:rsidP="00B22427">
      <w:pPr>
        <w:pStyle w:val="Heading3"/>
      </w:pPr>
      <w:bookmarkStart w:id="975" w:name="_Ref70513938"/>
      <w:r w:rsidRPr="00542737">
        <w:t>Internal QA/QC</w:t>
      </w:r>
      <w:bookmarkEnd w:id="975"/>
    </w:p>
    <w:p w14:paraId="74CB670B" w14:textId="2B9CA257" w:rsidR="00D675FA" w:rsidRPr="00542737" w:rsidRDefault="00D675FA" w:rsidP="00D675FA">
      <w:pPr>
        <w:pStyle w:val="BodyText"/>
      </w:pPr>
      <w:r w:rsidRPr="00542737">
        <w:t xml:space="preserve">As required by the EIR, each Task Team shall undertake a quality assurance check of each of their information models, in accordance with the project’s information production methods and procedures, prior to being shared to the CDE. </w:t>
      </w:r>
      <w:r w:rsidR="003A41AC" w:rsidRPr="00542737">
        <w:t>Responsibility for quality assurance checking lays with the Task Information Manager, however as appropriate the aspects relating to preparation of the model for sharing may be delegated to an Information Originator within the Task Team.</w:t>
      </w:r>
    </w:p>
    <w:p w14:paraId="3A3D0FC7" w14:textId="4C2F065B" w:rsidR="00D675FA" w:rsidRPr="00542737" w:rsidRDefault="00D675FA" w:rsidP="00D675FA">
      <w:pPr>
        <w:pStyle w:val="BodyText"/>
      </w:pPr>
      <w:r w:rsidRPr="00542737">
        <w:t xml:space="preserve">In </w:t>
      </w:r>
      <w:r w:rsidR="003A41AC" w:rsidRPr="00542737">
        <w:t>carrying out the quality assurance</w:t>
      </w:r>
      <w:r w:rsidRPr="00542737">
        <w:t xml:space="preserve">, the Task Team shall check the Information Model in accordance with the project’s information standard, and must check that: </w:t>
      </w:r>
    </w:p>
    <w:p w14:paraId="539305A8" w14:textId="77777777" w:rsidR="00D675FA" w:rsidRPr="00542737" w:rsidRDefault="00D675FA" w:rsidP="00D675FA">
      <w:pPr>
        <w:pStyle w:val="ListBullet"/>
        <w:ind w:left="1134"/>
      </w:pPr>
      <w:r w:rsidRPr="00542737">
        <w:t>All linked information models and links to centralised information sources or databases have been removed</w:t>
      </w:r>
    </w:p>
    <w:p w14:paraId="4A4CD8FE" w14:textId="77777777" w:rsidR="00D675FA" w:rsidRPr="00542737" w:rsidRDefault="00D675FA" w:rsidP="00D675FA">
      <w:pPr>
        <w:pStyle w:val="ListBullet"/>
        <w:ind w:left="1134"/>
      </w:pPr>
      <w:r w:rsidRPr="00542737">
        <w:t>All extraneous drawing sheets (i.e. those deemed to not be a deliverable) have been removed from the Information Model</w:t>
      </w:r>
    </w:p>
    <w:p w14:paraId="012D75BF" w14:textId="77777777" w:rsidR="00D675FA" w:rsidRPr="00542737" w:rsidRDefault="00D675FA" w:rsidP="00D675FA">
      <w:pPr>
        <w:pStyle w:val="ListBullet"/>
        <w:ind w:left="1134"/>
      </w:pPr>
      <w:r w:rsidRPr="00542737">
        <w:t>All linked information models contained within the Information Model but not present in the design have been removed</w:t>
      </w:r>
    </w:p>
    <w:p w14:paraId="480AE253" w14:textId="77777777" w:rsidR="00D675FA" w:rsidRPr="00542737" w:rsidRDefault="00D675FA" w:rsidP="00D675FA">
      <w:pPr>
        <w:pStyle w:val="ListBullet"/>
        <w:ind w:left="1134"/>
      </w:pPr>
      <w:r w:rsidRPr="00542737">
        <w:t>Information Model format and Information Container identification (ID) conform to this document and the BEP and remain constant for the life span of the project</w:t>
      </w:r>
    </w:p>
    <w:p w14:paraId="64995DFF" w14:textId="7CFA13F5" w:rsidR="00D675FA" w:rsidRPr="00542737" w:rsidRDefault="00D675FA" w:rsidP="00D675FA">
      <w:pPr>
        <w:pStyle w:val="ListBullet"/>
        <w:ind w:left="1134"/>
      </w:pPr>
      <w:r w:rsidRPr="00542737">
        <w:t xml:space="preserve">Federation strategy conforms to project requirements </w:t>
      </w:r>
    </w:p>
    <w:p w14:paraId="72D59C5F" w14:textId="59C7E56C" w:rsidR="003A41AC" w:rsidRPr="00542737" w:rsidRDefault="00D675FA" w:rsidP="00D675FA">
      <w:pPr>
        <w:pStyle w:val="ListBullet"/>
        <w:ind w:left="1134"/>
      </w:pPr>
      <w:r w:rsidRPr="00542737">
        <w:t>The Information Model and 2D drawings are up to date and the 2D information has been derived from the Information Model</w:t>
      </w:r>
      <w:r w:rsidR="003A41AC" w:rsidRPr="00542737">
        <w:t xml:space="preserve"> with no modification in 2D modelling software</w:t>
      </w:r>
    </w:p>
    <w:p w14:paraId="2D4F4A44" w14:textId="77777777" w:rsidR="00D675FA" w:rsidRPr="00542737" w:rsidRDefault="00D675FA" w:rsidP="00D675FA">
      <w:pPr>
        <w:pStyle w:val="ListBullet"/>
        <w:ind w:left="1134"/>
      </w:pPr>
      <w:r w:rsidRPr="00542737">
        <w:t>All BIM objects in the Information Model present in the design have been made visible</w:t>
      </w:r>
    </w:p>
    <w:p w14:paraId="55E0D89C" w14:textId="77777777" w:rsidR="00D675FA" w:rsidRPr="00542737" w:rsidRDefault="00D675FA" w:rsidP="00D675FA">
      <w:pPr>
        <w:pStyle w:val="ListBullet"/>
        <w:ind w:left="1134"/>
      </w:pPr>
      <w:r w:rsidRPr="00542737">
        <w:t>All ownership of any shared worksets has been relinquished</w:t>
      </w:r>
    </w:p>
    <w:p w14:paraId="2DE2C492" w14:textId="77777777" w:rsidR="00D675FA" w:rsidRPr="00542737" w:rsidRDefault="00D675FA" w:rsidP="00D675FA">
      <w:pPr>
        <w:pStyle w:val="ListBullet"/>
        <w:ind w:left="1134"/>
      </w:pPr>
      <w:r w:rsidRPr="00542737">
        <w:t>All information models are using the shared common coordinate system defined at the outset of the project</w:t>
      </w:r>
    </w:p>
    <w:p w14:paraId="6F9BDE17" w14:textId="77777777" w:rsidR="00D675FA" w:rsidRPr="00542737" w:rsidRDefault="00D675FA" w:rsidP="00D675FA">
      <w:pPr>
        <w:pStyle w:val="ListBullet"/>
        <w:ind w:left="1134"/>
      </w:pPr>
      <w:r w:rsidRPr="00542737">
        <w:lastRenderedPageBreak/>
        <w:t>All construction items to be represented in 3D as defined in the level of information need requirements of the Detailed BIM Responsibility Matrix</w:t>
      </w:r>
    </w:p>
    <w:p w14:paraId="49A41C61" w14:textId="77777777" w:rsidR="00D675FA" w:rsidRPr="00542737" w:rsidRDefault="00D675FA" w:rsidP="00D675FA">
      <w:pPr>
        <w:pStyle w:val="ListBullet"/>
        <w:ind w:left="1134"/>
      </w:pPr>
      <w:r w:rsidRPr="00542737">
        <w:t>There must be no space gaps.  Bounding boxes used to represent spaces and zones must match with architectural requirements and values and must not conflict</w:t>
      </w:r>
    </w:p>
    <w:p w14:paraId="37E1912D" w14:textId="77777777" w:rsidR="00D675FA" w:rsidRPr="00542737" w:rsidRDefault="00D675FA" w:rsidP="00D675FA">
      <w:pPr>
        <w:pStyle w:val="ListBullet"/>
        <w:ind w:left="1134"/>
      </w:pPr>
      <w:r w:rsidRPr="00542737">
        <w:t>Spatial information must be generated and associated with bounding elements (walls, doors, windows, floors, columns, ceilings)</w:t>
      </w:r>
    </w:p>
    <w:p w14:paraId="61ACF675" w14:textId="5DF11F23" w:rsidR="00653DD2" w:rsidRPr="00542737" w:rsidRDefault="00D675FA" w:rsidP="00D675FA">
      <w:pPr>
        <w:pStyle w:val="ListBullet"/>
        <w:ind w:left="1134"/>
        <w:rPr>
          <w:ins w:id="976" w:author="Niall Murphy" w:date="2021-04-27T11:29:00Z"/>
        </w:rPr>
      </w:pPr>
      <w:r w:rsidRPr="00542737">
        <w:t xml:space="preserve">Modelling must follow the method of construction. </w:t>
      </w:r>
      <w:commentRangeStart w:id="977"/>
      <w:del w:id="978" w:author="Niall Murphy" w:date="2021-04-27T11:30:00Z">
        <w:r w:rsidRPr="00542737" w:rsidDel="00653DD2">
          <w:delText>H</w:delText>
        </w:r>
      </w:del>
      <w:ins w:id="979" w:author="Niall Murphy" w:date="2021-04-27T11:30:00Z">
        <w:r w:rsidR="00653DD2" w:rsidRPr="00542737">
          <w:t>Alternatively, where a Task Team has no construction responsibility models must be produced in such a manner as to prove</w:t>
        </w:r>
      </w:ins>
      <w:ins w:id="980" w:author="Niall Murphy" w:date="2021-04-27T11:31:00Z">
        <w:r w:rsidR="00653DD2" w:rsidRPr="00542737">
          <w:t xml:space="preserve"> buildability.</w:t>
        </w:r>
      </w:ins>
      <w:del w:id="981" w:author="Niall Murphy" w:date="2021-04-27T11:30:00Z">
        <w:r w:rsidRPr="00542737" w:rsidDel="00653DD2">
          <w:delText>owever,</w:delText>
        </w:r>
      </w:del>
      <w:ins w:id="982" w:author="Niall Murphy" w:date="2021-04-27T11:29:00Z">
        <w:r w:rsidR="00653DD2" w:rsidRPr="00542737">
          <w:t xml:space="preserve"> </w:t>
        </w:r>
      </w:ins>
    </w:p>
    <w:p w14:paraId="638B4051" w14:textId="17DB9508" w:rsidR="00D675FA" w:rsidRPr="00542737" w:rsidDel="00653DD2" w:rsidRDefault="00D675FA" w:rsidP="00D675FA">
      <w:pPr>
        <w:pStyle w:val="ListBullet"/>
        <w:ind w:left="1134"/>
        <w:rPr>
          <w:del w:id="983" w:author="Niall Murphy" w:date="2021-04-27T11:31:00Z"/>
        </w:rPr>
      </w:pPr>
      <w:del w:id="984" w:author="Niall Murphy" w:date="2021-04-27T11:31:00Z">
        <w:r w:rsidRPr="00542737" w:rsidDel="00653DD2">
          <w:delText xml:space="preserve"> if </w:delText>
        </w:r>
      </w:del>
      <w:del w:id="985" w:author="Niall Murphy" w:date="2021-04-27T10:25:00Z">
        <w:r w:rsidRPr="00542737" w:rsidDel="002B6A51">
          <w:delText>Construction Lead Appointed Party</w:delText>
        </w:r>
      </w:del>
      <w:del w:id="986" w:author="Niall Murphy" w:date="2021-04-27T11:31:00Z">
        <w:r w:rsidRPr="00542737" w:rsidDel="00653DD2">
          <w:delText xml:space="preserve"> is yet to be appointed</w:delText>
        </w:r>
        <w:commentRangeEnd w:id="977"/>
        <w:r w:rsidR="005F75C4" w:rsidRPr="00542737" w:rsidDel="00653DD2">
          <w:rPr>
            <w:rStyle w:val="CommentReference"/>
            <w:rFonts w:ascii="Verdana" w:eastAsiaTheme="minorHAnsi" w:hAnsi="Verdana" w:cstheme="minorBidi"/>
            <w:spacing w:val="0"/>
            <w:lang w:eastAsia="en-US"/>
          </w:rPr>
          <w:commentReference w:id="977"/>
        </w:r>
        <w:r w:rsidRPr="00542737" w:rsidDel="00653DD2">
          <w:delText xml:space="preserve"> the models must be produced in such a manner as to prove buildability</w:delText>
        </w:r>
      </w:del>
    </w:p>
    <w:p w14:paraId="27AB658B" w14:textId="77777777" w:rsidR="00F047D6" w:rsidRPr="00542737" w:rsidRDefault="00F047D6">
      <w:pPr>
        <w:pStyle w:val="ListBullet"/>
        <w:numPr>
          <w:ilvl w:val="0"/>
          <w:numId w:val="0"/>
        </w:numPr>
        <w:ind w:left="316" w:hanging="283"/>
        <w:pPrChange w:id="987" w:author="Niall Murphy" w:date="2021-04-27T11:31:00Z">
          <w:pPr>
            <w:pStyle w:val="ListBullet"/>
            <w:numPr>
              <w:numId w:val="0"/>
            </w:numPr>
            <w:ind w:left="1134" w:firstLine="0"/>
          </w:pPr>
        </w:pPrChange>
      </w:pPr>
    </w:p>
    <w:p w14:paraId="568F6340" w14:textId="26A0595B" w:rsidR="00F047D6" w:rsidRPr="00542737" w:rsidRDefault="00F047D6" w:rsidP="00D675FA">
      <w:pPr>
        <w:pStyle w:val="BodyText"/>
      </w:pPr>
      <w:r w:rsidRPr="00542737">
        <w:rPr>
          <w:noProof/>
        </w:rPr>
        <w:drawing>
          <wp:anchor distT="0" distB="0" distL="114300" distR="114300" simplePos="0" relativeHeight="251662336" behindDoc="0" locked="0" layoutInCell="1" allowOverlap="1" wp14:anchorId="0E801285" wp14:editId="2E77D583">
            <wp:simplePos x="0" y="0"/>
            <wp:positionH relativeFrom="column">
              <wp:posOffset>504825</wp:posOffset>
            </wp:positionH>
            <wp:positionV relativeFrom="paragraph">
              <wp:posOffset>-3810</wp:posOffset>
            </wp:positionV>
            <wp:extent cx="5566410" cy="2828925"/>
            <wp:effectExtent l="0" t="0" r="0" b="9525"/>
            <wp:wrapTopAndBottom/>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6410" cy="2828925"/>
                    </a:xfrm>
                    <a:prstGeom prst="rect">
                      <a:avLst/>
                    </a:prstGeom>
                    <a:noFill/>
                  </pic:spPr>
                </pic:pic>
              </a:graphicData>
            </a:graphic>
          </wp:anchor>
        </w:drawing>
      </w:r>
      <w:r w:rsidRPr="00542737">
        <w:rPr>
          <w:b/>
          <w:bCs/>
        </w:rPr>
        <w:t xml:space="preserve">Figure </w:t>
      </w:r>
      <w:r w:rsidR="00E75121" w:rsidRPr="00542737">
        <w:rPr>
          <w:b/>
          <w:bCs/>
        </w:rPr>
        <w:t>0</w:t>
      </w:r>
      <w:ins w:id="988" w:author="Niall Murphy" w:date="2021-04-27T11:07:00Z">
        <w:r w:rsidR="00150D06" w:rsidRPr="00542737">
          <w:rPr>
            <w:b/>
            <w:bCs/>
          </w:rPr>
          <w:t>3</w:t>
        </w:r>
      </w:ins>
      <w:del w:id="989" w:author="Niall Murphy" w:date="2021-04-27T11:06:00Z">
        <w:r w:rsidR="00E75121" w:rsidRPr="00542737" w:rsidDel="00150D06">
          <w:rPr>
            <w:b/>
            <w:bCs/>
          </w:rPr>
          <w:delText>2</w:delText>
        </w:r>
      </w:del>
      <w:r w:rsidRPr="00542737">
        <w:rPr>
          <w:b/>
          <w:bCs/>
        </w:rPr>
        <w:t>.</w:t>
      </w:r>
      <w:r w:rsidRPr="00542737">
        <w:t xml:space="preserve"> Internal QA/QC process</w:t>
      </w:r>
    </w:p>
    <w:p w14:paraId="532E2E29" w14:textId="20397021" w:rsidR="00CC787E" w:rsidRPr="00542737" w:rsidRDefault="00CC787E" w:rsidP="00D675FA">
      <w:pPr>
        <w:pStyle w:val="BodyText"/>
      </w:pPr>
      <w:r w:rsidRPr="00542737">
        <w:t xml:space="preserve">Once the quality assurance check is complete the Task Information Manager shall notify the Task Team Manager of the outcome. If the check is passed the Task Team Manager </w:t>
      </w:r>
      <w:r w:rsidR="003A41AC" w:rsidRPr="00542737">
        <w:t>shall assign the correct status code to the Information container and upload to the CD</w:t>
      </w:r>
      <w:r w:rsidRPr="00542737">
        <w:t>E using the shared CDE workflow.</w:t>
      </w:r>
    </w:p>
    <w:p w14:paraId="1F75B0F7" w14:textId="3E82EF8D" w:rsidR="0008457E" w:rsidRPr="00542737" w:rsidRDefault="0008457E" w:rsidP="00D675FA">
      <w:pPr>
        <w:pStyle w:val="BodyText"/>
      </w:pPr>
      <w:r w:rsidRPr="00542737">
        <w:t>If the internal assurance check is not passed the Task Team shall rectify the identified issues and repeat the check. The Task Team Manager shall notify the Lead Appointed Party if the issues can not be resolved before the schedule date of information exchange.</w:t>
      </w:r>
    </w:p>
    <w:p w14:paraId="26BEBC5E" w14:textId="2F6969F8" w:rsidR="00456AD3" w:rsidRPr="00542737" w:rsidRDefault="00456AD3" w:rsidP="00D675FA">
      <w:pPr>
        <w:pStyle w:val="BodyText"/>
      </w:pPr>
    </w:p>
    <w:p w14:paraId="7176A7F0" w14:textId="77777777" w:rsidR="00456AD3" w:rsidRPr="00542737" w:rsidRDefault="00CC787E" w:rsidP="00CC787E">
      <w:pPr>
        <w:pStyle w:val="Heading3"/>
      </w:pPr>
      <w:r w:rsidRPr="00542737">
        <w:t>Referencing of 3D information models</w:t>
      </w:r>
    </w:p>
    <w:p w14:paraId="72C7F6B0" w14:textId="5E80B556" w:rsidR="005D7884" w:rsidRPr="00542737" w:rsidRDefault="00456AD3" w:rsidP="00456AD3">
      <w:pPr>
        <w:pStyle w:val="BodyText"/>
      </w:pPr>
      <w:r w:rsidRPr="00542737">
        <w:t xml:space="preserve">Where a Task Team references 3D information model(s) produced by another Task Team they shall immediately update their reference upon access to a more recent version of the 3D information model. </w:t>
      </w:r>
      <w:r w:rsidR="005D7884" w:rsidRPr="00542737">
        <w:br w:type="page"/>
      </w:r>
    </w:p>
    <w:p w14:paraId="76F3627C" w14:textId="5B655AED" w:rsidR="00BC676B" w:rsidRPr="00542737" w:rsidRDefault="00BC676B" w:rsidP="00BC676B">
      <w:pPr>
        <w:pStyle w:val="Heading2"/>
        <w:rPr>
          <w:color w:val="306CC1" w:themeColor="accent1" w:themeTint="BF"/>
          <w:sz w:val="22"/>
          <w:szCs w:val="28"/>
        </w:rPr>
      </w:pPr>
      <w:bookmarkStart w:id="990" w:name="_Ref70504448"/>
      <w:bookmarkStart w:id="991" w:name="_Ref70504600"/>
      <w:bookmarkStart w:id="992" w:name="_Toc70607077"/>
      <w:r w:rsidRPr="00542737">
        <w:lastRenderedPageBreak/>
        <w:t xml:space="preserve">Delivery of information to the </w:t>
      </w:r>
      <w:r w:rsidR="00BC23A5" w:rsidRPr="00542737">
        <w:t>A</w:t>
      </w:r>
      <w:r w:rsidRPr="00542737">
        <w:t xml:space="preserve">ppointing </w:t>
      </w:r>
      <w:r w:rsidR="00BC23A5" w:rsidRPr="00542737">
        <w:t>P</w:t>
      </w:r>
      <w:r w:rsidRPr="00542737">
        <w:t>arty</w:t>
      </w:r>
      <w:bookmarkEnd w:id="990"/>
      <w:bookmarkEnd w:id="991"/>
      <w:bookmarkEnd w:id="992"/>
    </w:p>
    <w:p w14:paraId="261164F5" w14:textId="382F4936" w:rsidR="00BC23A5" w:rsidRPr="00542737" w:rsidRDefault="00BC23A5" w:rsidP="00BC23A5">
      <w:pPr>
        <w:pStyle w:val="Heading3"/>
      </w:pPr>
      <w:bookmarkStart w:id="993" w:name="_Ref70345164"/>
      <w:r w:rsidRPr="00542737">
        <w:t>Information Delivery milestones</w:t>
      </w:r>
      <w:bookmarkEnd w:id="993"/>
    </w:p>
    <w:p w14:paraId="09186FA4" w14:textId="11652F92" w:rsidR="00007AFE" w:rsidRPr="00542737" w:rsidRDefault="00C07BDB" w:rsidP="00007AFE">
      <w:pPr>
        <w:pStyle w:val="BodyText"/>
      </w:pPr>
      <w:r w:rsidRPr="00542737">
        <w:t>As per the EIR, timing regarding information exchange requirements shall be referred to as information delivery milestones. Information exchanges must be supplied to the Appointing Party at each information delivery milestone.</w:t>
      </w:r>
    </w:p>
    <w:p w14:paraId="71DEB41A" w14:textId="6004553A" w:rsidR="00C07BDB" w:rsidRPr="00542737" w:rsidRDefault="00C07BDB" w:rsidP="00007AFE">
      <w:pPr>
        <w:pStyle w:val="BodyText"/>
      </w:pPr>
      <w:r w:rsidRPr="00542737">
        <w:fldChar w:fldCharType="begin"/>
      </w:r>
      <w:r w:rsidRPr="00542737">
        <w:instrText xml:space="preserve"> REF _Ref69909008 \h </w:instrText>
      </w:r>
      <w:r w:rsidRPr="00542737">
        <w:fldChar w:fldCharType="separate"/>
      </w:r>
      <w:r w:rsidR="00542737" w:rsidRPr="00542737">
        <w:t xml:space="preserve">Table </w:t>
      </w:r>
      <w:r w:rsidR="00542737">
        <w:rPr>
          <w:noProof/>
        </w:rPr>
        <w:t>9</w:t>
      </w:r>
      <w:r w:rsidRPr="00542737">
        <w:fldChar w:fldCharType="end"/>
      </w:r>
      <w:r w:rsidRPr="00542737">
        <w:t xml:space="preserve"> below outlines the agreed information delivery milestones aligned to project work stages or asset management requirements. </w:t>
      </w:r>
    </w:p>
    <w:tbl>
      <w:tblPr>
        <w:tblStyle w:val="TurnTown"/>
        <w:tblW w:w="9752" w:type="dxa"/>
        <w:tblInd w:w="790" w:type="dxa"/>
        <w:tblBorders>
          <w:bottom w:val="single" w:sz="18" w:space="0" w:color="404040" w:themeColor="text1" w:themeTint="BF"/>
        </w:tblBorders>
        <w:tblLayout w:type="fixed"/>
        <w:tblLook w:val="04A0" w:firstRow="1" w:lastRow="0" w:firstColumn="1" w:lastColumn="0" w:noHBand="0" w:noVBand="1"/>
      </w:tblPr>
      <w:tblGrid>
        <w:gridCol w:w="1161"/>
        <w:gridCol w:w="2276"/>
        <w:gridCol w:w="2290"/>
        <w:gridCol w:w="1333"/>
        <w:gridCol w:w="1346"/>
        <w:gridCol w:w="1346"/>
        <w:tblGridChange w:id="994">
          <w:tblGrid>
            <w:gridCol w:w="1161"/>
            <w:gridCol w:w="2276"/>
            <w:gridCol w:w="2290"/>
            <w:gridCol w:w="1333"/>
            <w:gridCol w:w="1346"/>
            <w:gridCol w:w="1346"/>
          </w:tblGrid>
        </w:tblGridChange>
      </w:tblGrid>
      <w:tr w:rsidR="00C07BDB" w:rsidRPr="00542737" w14:paraId="36911D49" w14:textId="77777777" w:rsidTr="00C07BDB">
        <w:trPr>
          <w:cnfStyle w:val="100000000000" w:firstRow="1" w:lastRow="0" w:firstColumn="0" w:lastColumn="0" w:oddVBand="0" w:evenVBand="0" w:oddHBand="0" w:evenHBand="0" w:firstRowFirstColumn="0" w:firstRowLastColumn="0" w:lastRowFirstColumn="0" w:lastRowLastColumn="0"/>
          <w:trHeight w:val="211"/>
        </w:trPr>
        <w:tc>
          <w:tcPr>
            <w:tcW w:w="1161" w:type="dxa"/>
            <w:tcBorders>
              <w:bottom w:val="nil"/>
            </w:tcBorders>
          </w:tcPr>
          <w:p w14:paraId="4912878D" w14:textId="77777777" w:rsidR="00C07BDB" w:rsidRPr="00542737" w:rsidRDefault="00C07BDB" w:rsidP="0082522D">
            <w:pPr>
              <w:pStyle w:val="BodyText"/>
              <w:spacing w:after="0"/>
              <w:ind w:left="0"/>
              <w:rPr>
                <w:b w:val="0"/>
                <w:bCs/>
                <w:color w:val="FFFFFF" w:themeColor="background1"/>
              </w:rPr>
            </w:pPr>
            <w:r w:rsidRPr="00542737">
              <w:rPr>
                <w:b w:val="0"/>
                <w:bCs/>
                <w:color w:val="FFFFFF" w:themeColor="background1"/>
              </w:rPr>
              <w:t>Type</w:t>
            </w:r>
          </w:p>
        </w:tc>
        <w:tc>
          <w:tcPr>
            <w:tcW w:w="2276" w:type="dxa"/>
            <w:tcBorders>
              <w:bottom w:val="nil"/>
            </w:tcBorders>
          </w:tcPr>
          <w:p w14:paraId="66E7072F" w14:textId="77777777" w:rsidR="00C07BDB" w:rsidRPr="00542737" w:rsidRDefault="00C07BDB" w:rsidP="0082522D">
            <w:pPr>
              <w:pStyle w:val="BodyText"/>
              <w:spacing w:after="0"/>
              <w:ind w:left="0"/>
              <w:rPr>
                <w:b w:val="0"/>
                <w:bCs/>
                <w:color w:val="FFFFFF" w:themeColor="background1"/>
              </w:rPr>
            </w:pPr>
            <w:r w:rsidRPr="00542737">
              <w:rPr>
                <w:b w:val="0"/>
                <w:bCs/>
                <w:color w:val="FFFFFF" w:themeColor="background1"/>
              </w:rPr>
              <w:t>Information Delivery Milestone</w:t>
            </w:r>
          </w:p>
        </w:tc>
        <w:tc>
          <w:tcPr>
            <w:tcW w:w="2290" w:type="dxa"/>
            <w:tcBorders>
              <w:bottom w:val="nil"/>
            </w:tcBorders>
          </w:tcPr>
          <w:p w14:paraId="480B838B" w14:textId="77777777" w:rsidR="00C07BDB" w:rsidRPr="00542737" w:rsidRDefault="00C07BDB" w:rsidP="0082522D">
            <w:pPr>
              <w:pStyle w:val="BodyText"/>
              <w:spacing w:after="0"/>
              <w:ind w:left="0"/>
              <w:rPr>
                <w:b w:val="0"/>
                <w:bCs/>
                <w:color w:val="FFFFFF" w:themeColor="background1"/>
              </w:rPr>
            </w:pPr>
            <w:commentRangeStart w:id="995"/>
            <w:r w:rsidRPr="00542737">
              <w:rPr>
                <w:b w:val="0"/>
                <w:bCs/>
                <w:color w:val="FFFFFF" w:themeColor="background1"/>
              </w:rPr>
              <w:t>Information Delivery Date</w:t>
            </w:r>
            <w:commentRangeEnd w:id="995"/>
            <w:r w:rsidRPr="00542737">
              <w:rPr>
                <w:rStyle w:val="CommentReference"/>
                <w:rFonts w:ascii="Verdana" w:eastAsiaTheme="minorHAnsi" w:hAnsi="Verdana" w:cstheme="minorBidi"/>
                <w:b w:val="0"/>
                <w:lang w:eastAsia="en-US"/>
              </w:rPr>
              <w:commentReference w:id="995"/>
            </w:r>
          </w:p>
        </w:tc>
        <w:tc>
          <w:tcPr>
            <w:tcW w:w="1333" w:type="dxa"/>
            <w:tcBorders>
              <w:bottom w:val="nil"/>
            </w:tcBorders>
          </w:tcPr>
          <w:p w14:paraId="7CC253CB" w14:textId="77777777" w:rsidR="00C07BDB" w:rsidRPr="00542737" w:rsidRDefault="00C07BDB" w:rsidP="0082522D">
            <w:pPr>
              <w:pStyle w:val="BodyText"/>
              <w:spacing w:after="0"/>
              <w:ind w:left="0"/>
              <w:rPr>
                <w:b w:val="0"/>
                <w:bCs/>
                <w:color w:val="FFFFFF" w:themeColor="background1"/>
              </w:rPr>
            </w:pPr>
            <w:r w:rsidRPr="00542737">
              <w:rPr>
                <w:b w:val="0"/>
                <w:bCs/>
                <w:color w:val="FFFFFF" w:themeColor="background1"/>
              </w:rPr>
              <w:t>Key Decision Point?</w:t>
            </w:r>
          </w:p>
        </w:tc>
        <w:tc>
          <w:tcPr>
            <w:tcW w:w="1346" w:type="dxa"/>
            <w:tcBorders>
              <w:bottom w:val="nil"/>
            </w:tcBorders>
          </w:tcPr>
          <w:p w14:paraId="46158CF4" w14:textId="77777777" w:rsidR="00C07BDB" w:rsidRPr="00542737" w:rsidRDefault="00C07BDB" w:rsidP="0082522D">
            <w:pPr>
              <w:pStyle w:val="BodyText"/>
              <w:spacing w:after="0"/>
              <w:ind w:left="0"/>
              <w:rPr>
                <w:b w:val="0"/>
                <w:bCs/>
                <w:color w:val="FFFFFF" w:themeColor="background1"/>
              </w:rPr>
            </w:pPr>
            <w:r w:rsidRPr="00542737">
              <w:rPr>
                <w:b w:val="0"/>
                <w:bCs/>
                <w:color w:val="FFFFFF" w:themeColor="background1"/>
              </w:rPr>
              <w:t>CDE Workflow</w:t>
            </w:r>
          </w:p>
        </w:tc>
        <w:tc>
          <w:tcPr>
            <w:tcW w:w="1346" w:type="dxa"/>
            <w:tcBorders>
              <w:bottom w:val="nil"/>
            </w:tcBorders>
          </w:tcPr>
          <w:p w14:paraId="43CD505F" w14:textId="77777777" w:rsidR="00C07BDB" w:rsidRPr="00542737" w:rsidRDefault="00C07BDB" w:rsidP="0082522D">
            <w:pPr>
              <w:pStyle w:val="BodyText"/>
              <w:spacing w:after="0"/>
              <w:ind w:left="0"/>
              <w:rPr>
                <w:b w:val="0"/>
                <w:bCs/>
                <w:color w:val="FFFFFF" w:themeColor="background1"/>
              </w:rPr>
            </w:pPr>
            <w:r w:rsidRPr="00542737">
              <w:rPr>
                <w:b w:val="0"/>
                <w:bCs/>
                <w:color w:val="FFFFFF" w:themeColor="background1"/>
              </w:rPr>
              <w:t>File formats as per section…</w:t>
            </w:r>
          </w:p>
        </w:tc>
      </w:tr>
      <w:tr w:rsidR="00C07BDB" w:rsidRPr="00542737" w14:paraId="3B455D18" w14:textId="77777777" w:rsidTr="005E583E">
        <w:tblPrEx>
          <w:tblW w:w="9752" w:type="dxa"/>
          <w:tblInd w:w="790" w:type="dxa"/>
          <w:tblBorders>
            <w:bottom w:val="single" w:sz="18" w:space="0" w:color="404040" w:themeColor="text1" w:themeTint="BF"/>
          </w:tblBorders>
          <w:tblLayout w:type="fixed"/>
          <w:tblPrExChange w:id="996" w:author="Niall Murphy" w:date="2021-04-29T16:22:00Z">
            <w:tblPrEx>
              <w:tblW w:w="9752" w:type="dxa"/>
              <w:tblInd w:w="790" w:type="dxa"/>
              <w:tblBorders>
                <w:bottom w:val="single" w:sz="18" w:space="0" w:color="404040" w:themeColor="text1" w:themeTint="BF"/>
              </w:tblBorders>
              <w:tblLayout w:type="fixed"/>
            </w:tblPrEx>
          </w:tblPrExChange>
        </w:tblPrEx>
        <w:trPr>
          <w:cnfStyle w:val="000000100000" w:firstRow="0" w:lastRow="0" w:firstColumn="0" w:lastColumn="0" w:oddVBand="0" w:evenVBand="0" w:oddHBand="1" w:evenHBand="0" w:firstRowFirstColumn="0" w:firstRowLastColumn="0" w:lastRowFirstColumn="0" w:lastRowLastColumn="0"/>
          <w:trHeight w:val="300"/>
          <w:trPrChange w:id="997" w:author="Niall Murphy" w:date="2021-04-29T16:22:00Z">
            <w:trPr>
              <w:trHeight w:val="300"/>
            </w:trPr>
          </w:trPrChange>
        </w:trPr>
        <w:tc>
          <w:tcPr>
            <w:tcW w:w="0" w:type="dxa"/>
            <w:shd w:val="clear" w:color="auto" w:fill="auto"/>
            <w:tcPrChange w:id="998" w:author="Niall Murphy" w:date="2021-04-29T16:22:00Z">
              <w:tcPr>
                <w:tcW w:w="1161" w:type="dxa"/>
              </w:tcPr>
            </w:tcPrChange>
          </w:tcPr>
          <w:p w14:paraId="781D4C03" w14:textId="77777777" w:rsidR="00C07BDB" w:rsidRPr="00542737" w:rsidRDefault="00C07BDB" w:rsidP="0082522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Continual</w:t>
            </w:r>
          </w:p>
        </w:tc>
        <w:tc>
          <w:tcPr>
            <w:tcW w:w="0" w:type="dxa"/>
            <w:shd w:val="clear" w:color="auto" w:fill="auto"/>
            <w:tcPrChange w:id="999" w:author="Niall Murphy" w:date="2021-04-29T16:22:00Z">
              <w:tcPr>
                <w:tcW w:w="2276" w:type="dxa"/>
              </w:tcPr>
            </w:tcPrChange>
          </w:tcPr>
          <w:p w14:paraId="16FA0EC5" w14:textId="77777777" w:rsidR="00C07BDB" w:rsidRPr="00542737" w:rsidRDefault="00C07BDB" w:rsidP="0082522D">
            <w:pPr>
              <w:pStyle w:val="BodyText"/>
              <w:spacing w:after="0"/>
              <w:ind w:left="0"/>
              <w:cnfStyle w:val="000000100000" w:firstRow="0" w:lastRow="0" w:firstColumn="0" w:lastColumn="0" w:oddVBand="0" w:evenVBand="0" w:oddHBand="1" w:evenHBand="0" w:firstRowFirstColumn="0" w:firstRowLastColumn="0" w:lastRowFirstColumn="0" w:lastRowLastColumn="0"/>
            </w:pPr>
            <w:commentRangeStart w:id="1000"/>
            <w:r w:rsidRPr="00542737">
              <w:rPr>
                <w:color w:val="D55C17" w:themeColor="accent5"/>
              </w:rPr>
              <w:t>Fortnightly</w:t>
            </w:r>
            <w:commentRangeEnd w:id="1000"/>
            <w:r w:rsidRPr="00542737">
              <w:rPr>
                <w:rStyle w:val="CommentReference"/>
                <w:rFonts w:ascii="Verdana" w:hAnsi="Verdana"/>
                <w:color w:val="auto"/>
                <w:lang w:eastAsia="en-US"/>
              </w:rPr>
              <w:commentReference w:id="1000"/>
            </w:r>
            <w:r w:rsidRPr="00542737">
              <w:t xml:space="preserve"> all stages</w:t>
            </w:r>
          </w:p>
        </w:tc>
        <w:tc>
          <w:tcPr>
            <w:tcW w:w="0" w:type="dxa"/>
            <w:shd w:val="clear" w:color="auto" w:fill="auto"/>
            <w:tcPrChange w:id="1001" w:author="Niall Murphy" w:date="2021-04-29T16:22:00Z">
              <w:tcPr>
                <w:tcW w:w="2290" w:type="dxa"/>
              </w:tcPr>
            </w:tcPrChange>
          </w:tcPr>
          <w:p w14:paraId="121562D4" w14:textId="714CDA91" w:rsidR="00C07BDB" w:rsidRPr="00542737" w:rsidRDefault="00C07BDB" w:rsidP="0082522D">
            <w:pPr>
              <w:pStyle w:val="BodyText"/>
              <w:spacing w:after="0"/>
              <w:ind w:left="0"/>
              <w:cnfStyle w:val="000000100000" w:firstRow="0" w:lastRow="0" w:firstColumn="0" w:lastColumn="0" w:oddVBand="0" w:evenVBand="0" w:oddHBand="1" w:evenHBand="0" w:firstRowFirstColumn="0" w:firstRowLastColumn="0" w:lastRowFirstColumn="0" w:lastRowLastColumn="0"/>
              <w:rPr>
                <w:color w:val="D55C17" w:themeColor="accent5"/>
              </w:rPr>
            </w:pPr>
            <w:r w:rsidRPr="00542737">
              <w:rPr>
                <w:bCs/>
                <w:color w:val="D55C17" w:themeColor="accent5"/>
              </w:rPr>
              <w:t>TBC</w:t>
            </w:r>
          </w:p>
        </w:tc>
        <w:tc>
          <w:tcPr>
            <w:tcW w:w="0" w:type="dxa"/>
            <w:shd w:val="clear" w:color="auto" w:fill="auto"/>
            <w:tcPrChange w:id="1002" w:author="Niall Murphy" w:date="2021-04-29T16:22:00Z">
              <w:tcPr>
                <w:tcW w:w="1333" w:type="dxa"/>
              </w:tcPr>
            </w:tcPrChange>
          </w:tcPr>
          <w:p w14:paraId="597D0886" w14:textId="77777777" w:rsidR="00C07BDB" w:rsidRPr="00542737" w:rsidRDefault="00C07BDB" w:rsidP="0082522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No</w:t>
            </w:r>
          </w:p>
        </w:tc>
        <w:tc>
          <w:tcPr>
            <w:tcW w:w="0" w:type="dxa"/>
            <w:shd w:val="clear" w:color="auto" w:fill="auto"/>
            <w:tcPrChange w:id="1003" w:author="Niall Murphy" w:date="2021-04-29T16:22:00Z">
              <w:tcPr>
                <w:tcW w:w="1346" w:type="dxa"/>
              </w:tcPr>
            </w:tcPrChange>
          </w:tcPr>
          <w:p w14:paraId="2CBCEEA6" w14:textId="77777777" w:rsidR="00C07BDB" w:rsidRPr="00542737" w:rsidRDefault="00C07BDB" w:rsidP="0082522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Shared</w:t>
            </w:r>
          </w:p>
        </w:tc>
        <w:tc>
          <w:tcPr>
            <w:tcW w:w="0" w:type="dxa"/>
            <w:shd w:val="clear" w:color="auto" w:fill="auto"/>
            <w:tcPrChange w:id="1004" w:author="Niall Murphy" w:date="2021-04-29T16:22:00Z">
              <w:tcPr>
                <w:tcW w:w="1346" w:type="dxa"/>
              </w:tcPr>
            </w:tcPrChange>
          </w:tcPr>
          <w:p w14:paraId="671C1458" w14:textId="6AEA6228" w:rsidR="00C07BDB" w:rsidRPr="00542737" w:rsidRDefault="00C07BDB" w:rsidP="0082522D">
            <w:pPr>
              <w:pStyle w:val="BodyText"/>
              <w:spacing w:after="0"/>
              <w:ind w:left="0"/>
              <w:cnfStyle w:val="000000100000" w:firstRow="0" w:lastRow="0" w:firstColumn="0" w:lastColumn="0" w:oddVBand="0" w:evenVBand="0" w:oddHBand="1" w:evenHBand="0" w:firstRowFirstColumn="0" w:firstRowLastColumn="0" w:lastRowFirstColumn="0" w:lastRowLastColumn="0"/>
              <w:rPr>
                <w:b/>
                <w:bCs/>
              </w:rPr>
            </w:pPr>
          </w:p>
        </w:tc>
      </w:tr>
      <w:tr w:rsidR="00C07BDB" w:rsidRPr="00542737" w:rsidDel="00B845F1" w14:paraId="3DB21081" w14:textId="3109B5BE" w:rsidTr="00C07BDB">
        <w:trPr>
          <w:cnfStyle w:val="000000010000" w:firstRow="0" w:lastRow="0" w:firstColumn="0" w:lastColumn="0" w:oddVBand="0" w:evenVBand="0" w:oddHBand="0" w:evenHBand="1" w:firstRowFirstColumn="0" w:firstRowLastColumn="0" w:lastRowFirstColumn="0" w:lastRowLastColumn="0"/>
          <w:trHeight w:val="300"/>
          <w:del w:id="1005" w:author="Niall Murphy" w:date="2021-04-29T14:52:00Z"/>
        </w:trPr>
        <w:tc>
          <w:tcPr>
            <w:tcW w:w="1161" w:type="dxa"/>
          </w:tcPr>
          <w:p w14:paraId="6F11357C" w14:textId="4F8F7C66" w:rsidR="00C07BDB" w:rsidRPr="00542737" w:rsidDel="00B845F1" w:rsidRDefault="00C07BDB" w:rsidP="0082522D">
            <w:pPr>
              <w:pStyle w:val="BodyText"/>
              <w:spacing w:after="0"/>
              <w:ind w:left="0"/>
              <w:rPr>
                <w:del w:id="1006" w:author="Niall Murphy" w:date="2021-04-29T14:52:00Z"/>
              </w:rPr>
            </w:pPr>
            <w:del w:id="1007" w:author="Niall Murphy" w:date="2021-04-29T14:52:00Z">
              <w:r w:rsidRPr="00542737" w:rsidDel="00B845F1">
                <w:delText>Singular</w:delText>
              </w:r>
            </w:del>
          </w:p>
        </w:tc>
        <w:tc>
          <w:tcPr>
            <w:tcW w:w="2276" w:type="dxa"/>
          </w:tcPr>
          <w:p w14:paraId="023DD91A" w14:textId="0C0C7457" w:rsidR="00C07BDB" w:rsidRPr="00542737" w:rsidDel="00B845F1" w:rsidRDefault="00C07BDB" w:rsidP="0082522D">
            <w:pPr>
              <w:pStyle w:val="BodyText"/>
              <w:spacing w:after="0"/>
              <w:ind w:left="0"/>
              <w:rPr>
                <w:del w:id="1008" w:author="Niall Murphy" w:date="2021-04-29T14:52:00Z"/>
              </w:rPr>
            </w:pPr>
            <w:del w:id="1009" w:author="Niall Murphy" w:date="2021-04-29T14:52:00Z">
              <w:r w:rsidRPr="00542737" w:rsidDel="00B845F1">
                <w:delText>End of Concept stage</w:delText>
              </w:r>
            </w:del>
          </w:p>
        </w:tc>
        <w:tc>
          <w:tcPr>
            <w:tcW w:w="2290" w:type="dxa"/>
          </w:tcPr>
          <w:p w14:paraId="19BE6216" w14:textId="7A33052B" w:rsidR="00C07BDB" w:rsidRPr="00542737" w:rsidDel="00B845F1" w:rsidRDefault="00C07BDB" w:rsidP="0082522D">
            <w:pPr>
              <w:pStyle w:val="BodyText"/>
              <w:spacing w:after="0"/>
              <w:ind w:left="0"/>
              <w:rPr>
                <w:del w:id="1010" w:author="Niall Murphy" w:date="2021-04-29T14:52:00Z"/>
                <w:color w:val="D55C17" w:themeColor="accent5"/>
              </w:rPr>
            </w:pPr>
            <w:del w:id="1011" w:author="Niall Murphy" w:date="2021-04-29T14:52:00Z">
              <w:r w:rsidRPr="00542737" w:rsidDel="00B845F1">
                <w:rPr>
                  <w:bCs/>
                  <w:color w:val="D55C17" w:themeColor="accent5"/>
                </w:rPr>
                <w:delText>TBC</w:delText>
              </w:r>
            </w:del>
          </w:p>
        </w:tc>
        <w:tc>
          <w:tcPr>
            <w:tcW w:w="1333" w:type="dxa"/>
          </w:tcPr>
          <w:p w14:paraId="37C59CD8" w14:textId="286CB0E3" w:rsidR="00C07BDB" w:rsidRPr="00542737" w:rsidDel="00B845F1" w:rsidRDefault="00C07BDB" w:rsidP="0082522D">
            <w:pPr>
              <w:pStyle w:val="BodyText"/>
              <w:spacing w:after="0"/>
              <w:ind w:left="0"/>
              <w:rPr>
                <w:del w:id="1012" w:author="Niall Murphy" w:date="2021-04-29T14:52:00Z"/>
              </w:rPr>
            </w:pPr>
            <w:del w:id="1013" w:author="Niall Murphy" w:date="2021-04-29T14:52:00Z">
              <w:r w:rsidRPr="00542737" w:rsidDel="00B845F1">
                <w:delText>Yes</w:delText>
              </w:r>
            </w:del>
          </w:p>
        </w:tc>
        <w:tc>
          <w:tcPr>
            <w:tcW w:w="1346" w:type="dxa"/>
          </w:tcPr>
          <w:p w14:paraId="331ED373" w14:textId="37122948" w:rsidR="00C07BDB" w:rsidRPr="00542737" w:rsidDel="00B845F1" w:rsidRDefault="00C07BDB" w:rsidP="0082522D">
            <w:pPr>
              <w:pStyle w:val="BodyText"/>
              <w:spacing w:after="0"/>
              <w:ind w:left="0"/>
              <w:rPr>
                <w:del w:id="1014" w:author="Niall Murphy" w:date="2021-04-29T14:52:00Z"/>
              </w:rPr>
            </w:pPr>
            <w:del w:id="1015" w:author="Niall Murphy" w:date="2021-04-29T14:52:00Z">
              <w:r w:rsidRPr="00542737" w:rsidDel="00B845F1">
                <w:delText>Published</w:delText>
              </w:r>
            </w:del>
          </w:p>
        </w:tc>
        <w:tc>
          <w:tcPr>
            <w:tcW w:w="1346" w:type="dxa"/>
          </w:tcPr>
          <w:p w14:paraId="40A2B978" w14:textId="4EC685D9" w:rsidR="00C07BDB" w:rsidRPr="00542737" w:rsidDel="00B845F1" w:rsidRDefault="00C07BDB" w:rsidP="0082522D">
            <w:pPr>
              <w:pStyle w:val="BodyText"/>
              <w:spacing w:after="0"/>
              <w:ind w:left="0"/>
              <w:rPr>
                <w:del w:id="1016" w:author="Niall Murphy" w:date="2021-04-29T14:52:00Z"/>
                <w:b/>
                <w:bCs/>
              </w:rPr>
            </w:pPr>
          </w:p>
        </w:tc>
      </w:tr>
      <w:tr w:rsidR="00B845F1" w:rsidRPr="00542737" w14:paraId="030782CE" w14:textId="77777777" w:rsidTr="00C07BDB">
        <w:trPr>
          <w:cnfStyle w:val="000000100000" w:firstRow="0" w:lastRow="0" w:firstColumn="0" w:lastColumn="0" w:oddVBand="0" w:evenVBand="0" w:oddHBand="1" w:evenHBand="0" w:firstRowFirstColumn="0" w:firstRowLastColumn="0" w:lastRowFirstColumn="0" w:lastRowLastColumn="0"/>
          <w:trHeight w:val="300"/>
        </w:trPr>
        <w:tc>
          <w:tcPr>
            <w:tcW w:w="1161" w:type="dxa"/>
          </w:tcPr>
          <w:p w14:paraId="732FEB85" w14:textId="77777777" w:rsidR="00B845F1" w:rsidRPr="00542737" w:rsidRDefault="00B845F1" w:rsidP="00B845F1">
            <w:pPr>
              <w:pStyle w:val="BodyText"/>
              <w:spacing w:after="0"/>
              <w:ind w:left="0"/>
            </w:pPr>
            <w:r w:rsidRPr="00542737">
              <w:t>Singular</w:t>
            </w:r>
          </w:p>
        </w:tc>
        <w:tc>
          <w:tcPr>
            <w:tcW w:w="2276" w:type="dxa"/>
          </w:tcPr>
          <w:p w14:paraId="106B322C" w14:textId="2FF93B64" w:rsidR="00B845F1" w:rsidRPr="00542737" w:rsidRDefault="00B845F1" w:rsidP="00B845F1">
            <w:pPr>
              <w:pStyle w:val="BodyText"/>
              <w:spacing w:after="0"/>
              <w:ind w:left="0"/>
            </w:pPr>
            <w:ins w:id="1017" w:author="Niall Murphy" w:date="2021-04-29T14:52:00Z">
              <w:r w:rsidRPr="00D34047">
                <w:t>Midpoint of Tender Design Stage</w:t>
              </w:r>
            </w:ins>
            <w:del w:id="1018" w:author="Niall Murphy" w:date="2021-04-29T14:52:00Z">
              <w:r w:rsidRPr="00542737" w:rsidDel="007A4E3B">
                <w:delText>Midpoint of Definition stage</w:delText>
              </w:r>
            </w:del>
          </w:p>
        </w:tc>
        <w:tc>
          <w:tcPr>
            <w:tcW w:w="2290" w:type="dxa"/>
          </w:tcPr>
          <w:p w14:paraId="7B708857" w14:textId="5201949F" w:rsidR="00B845F1" w:rsidRPr="00542737" w:rsidRDefault="00B845F1" w:rsidP="00B845F1">
            <w:pPr>
              <w:pStyle w:val="BodyText"/>
              <w:spacing w:after="0"/>
              <w:ind w:left="0"/>
              <w:rPr>
                <w:bCs/>
                <w:color w:val="D55C17" w:themeColor="accent5"/>
              </w:rPr>
            </w:pPr>
            <w:r w:rsidRPr="00542737">
              <w:rPr>
                <w:bCs/>
                <w:color w:val="D55C17" w:themeColor="accent5"/>
              </w:rPr>
              <w:t>TBC</w:t>
            </w:r>
          </w:p>
        </w:tc>
        <w:tc>
          <w:tcPr>
            <w:tcW w:w="1333" w:type="dxa"/>
          </w:tcPr>
          <w:p w14:paraId="272B60F3" w14:textId="77777777" w:rsidR="00B845F1" w:rsidRPr="00542737" w:rsidRDefault="00B845F1" w:rsidP="00B845F1">
            <w:pPr>
              <w:pStyle w:val="BodyText"/>
              <w:spacing w:after="0"/>
              <w:ind w:left="0"/>
            </w:pPr>
            <w:r w:rsidRPr="00542737">
              <w:t>No</w:t>
            </w:r>
          </w:p>
        </w:tc>
        <w:tc>
          <w:tcPr>
            <w:tcW w:w="1346" w:type="dxa"/>
          </w:tcPr>
          <w:p w14:paraId="4633211F" w14:textId="77777777" w:rsidR="00B845F1" w:rsidRPr="00542737" w:rsidRDefault="00B845F1" w:rsidP="00B845F1">
            <w:pPr>
              <w:pStyle w:val="BodyText"/>
              <w:spacing w:after="0"/>
              <w:ind w:left="0"/>
            </w:pPr>
            <w:r w:rsidRPr="00542737">
              <w:t>Shared</w:t>
            </w:r>
          </w:p>
        </w:tc>
        <w:tc>
          <w:tcPr>
            <w:tcW w:w="1346" w:type="dxa"/>
          </w:tcPr>
          <w:p w14:paraId="328A69BF" w14:textId="5CB6FAF5" w:rsidR="00B845F1" w:rsidRPr="00542737" w:rsidRDefault="00B845F1" w:rsidP="00B845F1">
            <w:pPr>
              <w:pStyle w:val="BodyText"/>
              <w:spacing w:after="0"/>
              <w:ind w:left="0"/>
              <w:rPr>
                <w:b/>
                <w:bCs/>
              </w:rPr>
            </w:pPr>
          </w:p>
        </w:tc>
      </w:tr>
      <w:tr w:rsidR="00B845F1" w:rsidRPr="00542737" w14:paraId="7CDD1A96" w14:textId="77777777" w:rsidTr="00C07BDB">
        <w:trPr>
          <w:cnfStyle w:val="000000010000" w:firstRow="0" w:lastRow="0" w:firstColumn="0" w:lastColumn="0" w:oddVBand="0" w:evenVBand="0" w:oddHBand="0" w:evenHBand="1" w:firstRowFirstColumn="0" w:firstRowLastColumn="0" w:lastRowFirstColumn="0" w:lastRowLastColumn="0"/>
          <w:trHeight w:val="300"/>
        </w:trPr>
        <w:tc>
          <w:tcPr>
            <w:tcW w:w="1161" w:type="dxa"/>
          </w:tcPr>
          <w:p w14:paraId="5231D813" w14:textId="77777777" w:rsidR="00B845F1" w:rsidRPr="00542737" w:rsidRDefault="00B845F1" w:rsidP="00B845F1">
            <w:pPr>
              <w:pStyle w:val="BodyText"/>
              <w:spacing w:after="0"/>
              <w:ind w:left="0"/>
            </w:pPr>
            <w:r w:rsidRPr="00542737">
              <w:t>Singular</w:t>
            </w:r>
          </w:p>
        </w:tc>
        <w:tc>
          <w:tcPr>
            <w:tcW w:w="2276" w:type="dxa"/>
          </w:tcPr>
          <w:p w14:paraId="5D3B366E" w14:textId="450D2CFC" w:rsidR="00B845F1" w:rsidRPr="00542737" w:rsidRDefault="00B845F1" w:rsidP="00B845F1">
            <w:pPr>
              <w:pStyle w:val="BodyText"/>
              <w:spacing w:after="0"/>
              <w:ind w:left="0"/>
            </w:pPr>
            <w:ins w:id="1019" w:author="Niall Murphy" w:date="2021-04-29T14:52:00Z">
              <w:r w:rsidRPr="00D34047">
                <w:t>End of Tender Design Stage</w:t>
              </w:r>
            </w:ins>
            <w:del w:id="1020" w:author="Niall Murphy" w:date="2021-04-29T14:52:00Z">
              <w:r w:rsidRPr="00542737" w:rsidDel="007A4E3B">
                <w:delText>End of Definition stage</w:delText>
              </w:r>
            </w:del>
          </w:p>
        </w:tc>
        <w:tc>
          <w:tcPr>
            <w:tcW w:w="2290" w:type="dxa"/>
          </w:tcPr>
          <w:p w14:paraId="43A40F86" w14:textId="5AABDA51" w:rsidR="00B845F1" w:rsidRPr="00542737" w:rsidRDefault="00B845F1" w:rsidP="00B845F1">
            <w:pPr>
              <w:pStyle w:val="BodyText"/>
              <w:spacing w:after="0"/>
              <w:ind w:left="0"/>
              <w:rPr>
                <w:color w:val="D55C17" w:themeColor="accent5"/>
              </w:rPr>
            </w:pPr>
            <w:r w:rsidRPr="00542737">
              <w:rPr>
                <w:bCs/>
                <w:color w:val="D55C17" w:themeColor="accent5"/>
              </w:rPr>
              <w:t>TBC</w:t>
            </w:r>
          </w:p>
        </w:tc>
        <w:tc>
          <w:tcPr>
            <w:tcW w:w="1333" w:type="dxa"/>
          </w:tcPr>
          <w:p w14:paraId="07F4614C" w14:textId="77777777" w:rsidR="00B845F1" w:rsidRPr="00542737" w:rsidRDefault="00B845F1" w:rsidP="00B845F1">
            <w:pPr>
              <w:pStyle w:val="BodyText"/>
              <w:spacing w:after="0"/>
              <w:ind w:left="0"/>
            </w:pPr>
            <w:r w:rsidRPr="00542737">
              <w:t>Yes</w:t>
            </w:r>
          </w:p>
        </w:tc>
        <w:tc>
          <w:tcPr>
            <w:tcW w:w="1346" w:type="dxa"/>
          </w:tcPr>
          <w:p w14:paraId="45455D60" w14:textId="77777777" w:rsidR="00B845F1" w:rsidRPr="00542737" w:rsidRDefault="00B845F1" w:rsidP="00B845F1">
            <w:pPr>
              <w:pStyle w:val="BodyText"/>
              <w:spacing w:after="0"/>
              <w:ind w:left="0"/>
            </w:pPr>
            <w:r w:rsidRPr="00542737">
              <w:t>Published</w:t>
            </w:r>
          </w:p>
        </w:tc>
        <w:tc>
          <w:tcPr>
            <w:tcW w:w="1346" w:type="dxa"/>
          </w:tcPr>
          <w:p w14:paraId="111C11A1" w14:textId="72C66C82" w:rsidR="00B845F1" w:rsidRPr="00542737" w:rsidRDefault="00B845F1" w:rsidP="00B845F1">
            <w:pPr>
              <w:pStyle w:val="BodyText"/>
              <w:spacing w:after="0"/>
              <w:ind w:left="0"/>
              <w:rPr>
                <w:b/>
                <w:bCs/>
              </w:rPr>
            </w:pPr>
          </w:p>
        </w:tc>
      </w:tr>
      <w:tr w:rsidR="00B845F1" w:rsidRPr="00542737" w14:paraId="1CCE7E5F" w14:textId="77777777" w:rsidTr="00C07BDB">
        <w:trPr>
          <w:cnfStyle w:val="000000100000" w:firstRow="0" w:lastRow="0" w:firstColumn="0" w:lastColumn="0" w:oddVBand="0" w:evenVBand="0" w:oddHBand="1" w:evenHBand="0" w:firstRowFirstColumn="0" w:firstRowLastColumn="0" w:lastRowFirstColumn="0" w:lastRowLastColumn="0"/>
          <w:trHeight w:val="300"/>
        </w:trPr>
        <w:tc>
          <w:tcPr>
            <w:tcW w:w="1161" w:type="dxa"/>
          </w:tcPr>
          <w:p w14:paraId="4951E92C" w14:textId="77777777" w:rsidR="00B845F1" w:rsidRPr="00542737" w:rsidRDefault="00B845F1" w:rsidP="00B845F1">
            <w:pPr>
              <w:pStyle w:val="BodyText"/>
              <w:spacing w:after="0"/>
              <w:ind w:left="0"/>
              <w:rPr>
                <w:bCs/>
              </w:rPr>
            </w:pPr>
            <w:r w:rsidRPr="00542737">
              <w:rPr>
                <w:bCs/>
              </w:rPr>
              <w:t>Singular</w:t>
            </w:r>
          </w:p>
        </w:tc>
        <w:tc>
          <w:tcPr>
            <w:tcW w:w="2276" w:type="dxa"/>
          </w:tcPr>
          <w:p w14:paraId="666B206A" w14:textId="4681B703" w:rsidR="00B845F1" w:rsidRPr="00542737" w:rsidRDefault="00B845F1" w:rsidP="00B845F1">
            <w:pPr>
              <w:pStyle w:val="BodyText"/>
              <w:spacing w:after="0"/>
              <w:ind w:left="0"/>
              <w:rPr>
                <w:bCs/>
              </w:rPr>
            </w:pPr>
            <w:ins w:id="1021" w:author="Niall Murphy" w:date="2021-04-29T14:52:00Z">
              <w:r w:rsidRPr="00D34047">
                <w:rPr>
                  <w:bCs/>
                </w:rPr>
                <w:t>Midpoint of VFC Design Stage</w:t>
              </w:r>
            </w:ins>
            <w:del w:id="1022" w:author="Niall Murphy" w:date="2021-04-29T14:52:00Z">
              <w:r w:rsidRPr="00542737" w:rsidDel="007A4E3B">
                <w:rPr>
                  <w:bCs/>
                </w:rPr>
                <w:delText>Midpoint of Detailed Design stage</w:delText>
              </w:r>
            </w:del>
          </w:p>
        </w:tc>
        <w:tc>
          <w:tcPr>
            <w:tcW w:w="2290" w:type="dxa"/>
          </w:tcPr>
          <w:p w14:paraId="36C75DC5" w14:textId="0F3EAC6E" w:rsidR="00B845F1" w:rsidRPr="00542737" w:rsidRDefault="00B845F1" w:rsidP="00B845F1">
            <w:pPr>
              <w:pStyle w:val="BodyText"/>
              <w:spacing w:after="0"/>
              <w:ind w:left="0"/>
              <w:rPr>
                <w:bCs/>
                <w:color w:val="D55C17" w:themeColor="accent5"/>
              </w:rPr>
            </w:pPr>
            <w:r w:rsidRPr="00542737">
              <w:rPr>
                <w:bCs/>
                <w:color w:val="D55C17" w:themeColor="accent5"/>
              </w:rPr>
              <w:t>TBC</w:t>
            </w:r>
          </w:p>
        </w:tc>
        <w:tc>
          <w:tcPr>
            <w:tcW w:w="1333" w:type="dxa"/>
          </w:tcPr>
          <w:p w14:paraId="1965318D" w14:textId="77777777" w:rsidR="00B845F1" w:rsidRPr="00542737" w:rsidRDefault="00B845F1" w:rsidP="00B845F1">
            <w:pPr>
              <w:pStyle w:val="BodyText"/>
              <w:spacing w:after="0"/>
              <w:ind w:left="0"/>
              <w:rPr>
                <w:bCs/>
              </w:rPr>
            </w:pPr>
            <w:r w:rsidRPr="00542737">
              <w:rPr>
                <w:bCs/>
              </w:rPr>
              <w:t>No</w:t>
            </w:r>
          </w:p>
        </w:tc>
        <w:tc>
          <w:tcPr>
            <w:tcW w:w="1346" w:type="dxa"/>
          </w:tcPr>
          <w:p w14:paraId="5A2A9FAD" w14:textId="77777777" w:rsidR="00B845F1" w:rsidRPr="00542737" w:rsidRDefault="00B845F1" w:rsidP="00B845F1">
            <w:pPr>
              <w:pStyle w:val="BodyText"/>
              <w:spacing w:after="0"/>
              <w:ind w:left="0"/>
              <w:rPr>
                <w:bCs/>
              </w:rPr>
            </w:pPr>
            <w:r w:rsidRPr="00542737">
              <w:t>Shared</w:t>
            </w:r>
          </w:p>
        </w:tc>
        <w:tc>
          <w:tcPr>
            <w:tcW w:w="1346" w:type="dxa"/>
          </w:tcPr>
          <w:p w14:paraId="303C8531" w14:textId="413D9975" w:rsidR="00B845F1" w:rsidRPr="00542737" w:rsidRDefault="00B845F1" w:rsidP="00B845F1">
            <w:pPr>
              <w:pStyle w:val="BodyText"/>
              <w:spacing w:after="0"/>
              <w:ind w:left="0"/>
              <w:rPr>
                <w:b/>
                <w:bCs/>
              </w:rPr>
            </w:pPr>
          </w:p>
        </w:tc>
      </w:tr>
      <w:tr w:rsidR="00B845F1" w:rsidRPr="00542737" w14:paraId="50B4003E" w14:textId="77777777" w:rsidTr="00C07BDB">
        <w:trPr>
          <w:cnfStyle w:val="000000010000" w:firstRow="0" w:lastRow="0" w:firstColumn="0" w:lastColumn="0" w:oddVBand="0" w:evenVBand="0" w:oddHBand="0" w:evenHBand="1" w:firstRowFirstColumn="0" w:firstRowLastColumn="0" w:lastRowFirstColumn="0" w:lastRowLastColumn="0"/>
          <w:trHeight w:val="300"/>
        </w:trPr>
        <w:tc>
          <w:tcPr>
            <w:tcW w:w="1161" w:type="dxa"/>
          </w:tcPr>
          <w:p w14:paraId="38D2C69F" w14:textId="77777777" w:rsidR="00B845F1" w:rsidRPr="00542737" w:rsidRDefault="00B845F1" w:rsidP="00B845F1">
            <w:pPr>
              <w:pStyle w:val="BodyText"/>
              <w:spacing w:after="0"/>
              <w:ind w:left="0"/>
              <w:rPr>
                <w:bCs/>
              </w:rPr>
            </w:pPr>
            <w:r w:rsidRPr="00542737">
              <w:rPr>
                <w:bCs/>
              </w:rPr>
              <w:t>Singular</w:t>
            </w:r>
          </w:p>
        </w:tc>
        <w:tc>
          <w:tcPr>
            <w:tcW w:w="2276" w:type="dxa"/>
          </w:tcPr>
          <w:p w14:paraId="091A9FE0" w14:textId="11BF4172" w:rsidR="00B845F1" w:rsidRPr="00542737" w:rsidRDefault="00B845F1" w:rsidP="00B845F1">
            <w:pPr>
              <w:pStyle w:val="BodyText"/>
              <w:spacing w:after="0"/>
              <w:ind w:left="0"/>
              <w:rPr>
                <w:bCs/>
              </w:rPr>
            </w:pPr>
            <w:ins w:id="1023" w:author="Niall Murphy" w:date="2021-04-29T14:52:00Z">
              <w:r w:rsidRPr="00D34047">
                <w:rPr>
                  <w:bCs/>
                </w:rPr>
                <w:t>End of VFC Design Stage</w:t>
              </w:r>
            </w:ins>
            <w:del w:id="1024" w:author="Niall Murphy" w:date="2021-04-29T14:52:00Z">
              <w:r w:rsidRPr="00542737" w:rsidDel="007A4E3B">
                <w:rPr>
                  <w:bCs/>
                </w:rPr>
                <w:delText>End of Detailed Design stage</w:delText>
              </w:r>
            </w:del>
          </w:p>
        </w:tc>
        <w:tc>
          <w:tcPr>
            <w:tcW w:w="2290" w:type="dxa"/>
          </w:tcPr>
          <w:p w14:paraId="5D740D3E" w14:textId="66345FE2" w:rsidR="00B845F1" w:rsidRPr="00542737" w:rsidRDefault="00B845F1" w:rsidP="00B845F1">
            <w:pPr>
              <w:pStyle w:val="BodyText"/>
              <w:spacing w:after="0"/>
              <w:ind w:left="0"/>
              <w:rPr>
                <w:bCs/>
                <w:color w:val="D55C17" w:themeColor="accent5"/>
              </w:rPr>
            </w:pPr>
            <w:r w:rsidRPr="00542737">
              <w:rPr>
                <w:bCs/>
                <w:color w:val="D55C17" w:themeColor="accent5"/>
              </w:rPr>
              <w:t>TBC</w:t>
            </w:r>
          </w:p>
        </w:tc>
        <w:tc>
          <w:tcPr>
            <w:tcW w:w="1333" w:type="dxa"/>
          </w:tcPr>
          <w:p w14:paraId="482CFE8E" w14:textId="77777777" w:rsidR="00B845F1" w:rsidRPr="00542737" w:rsidRDefault="00B845F1" w:rsidP="00B845F1">
            <w:pPr>
              <w:pStyle w:val="BodyText"/>
              <w:spacing w:after="0"/>
              <w:ind w:left="0"/>
              <w:rPr>
                <w:bCs/>
              </w:rPr>
            </w:pPr>
            <w:r w:rsidRPr="00542737">
              <w:rPr>
                <w:bCs/>
              </w:rPr>
              <w:t>Yes</w:t>
            </w:r>
          </w:p>
        </w:tc>
        <w:tc>
          <w:tcPr>
            <w:tcW w:w="1346" w:type="dxa"/>
          </w:tcPr>
          <w:p w14:paraId="012E712B" w14:textId="77777777" w:rsidR="00B845F1" w:rsidRPr="00542737" w:rsidRDefault="00B845F1" w:rsidP="00B845F1">
            <w:pPr>
              <w:pStyle w:val="BodyText"/>
              <w:spacing w:after="0"/>
              <w:ind w:left="0"/>
              <w:rPr>
                <w:bCs/>
              </w:rPr>
            </w:pPr>
            <w:r w:rsidRPr="00542737">
              <w:t>Published</w:t>
            </w:r>
          </w:p>
        </w:tc>
        <w:tc>
          <w:tcPr>
            <w:tcW w:w="1346" w:type="dxa"/>
          </w:tcPr>
          <w:p w14:paraId="6DB84174" w14:textId="7334FC6F" w:rsidR="00B845F1" w:rsidRPr="00542737" w:rsidRDefault="00B845F1" w:rsidP="00B845F1">
            <w:pPr>
              <w:pStyle w:val="BodyText"/>
              <w:spacing w:after="0"/>
              <w:ind w:left="0"/>
              <w:rPr>
                <w:b/>
                <w:bCs/>
              </w:rPr>
            </w:pPr>
          </w:p>
        </w:tc>
      </w:tr>
      <w:tr w:rsidR="00B845F1" w:rsidRPr="00542737" w14:paraId="56190AD8" w14:textId="77777777" w:rsidTr="00C07BDB">
        <w:trPr>
          <w:cnfStyle w:val="000000100000" w:firstRow="0" w:lastRow="0" w:firstColumn="0" w:lastColumn="0" w:oddVBand="0" w:evenVBand="0" w:oddHBand="1" w:evenHBand="0" w:firstRowFirstColumn="0" w:firstRowLastColumn="0" w:lastRowFirstColumn="0" w:lastRowLastColumn="0"/>
          <w:trHeight w:val="300"/>
        </w:trPr>
        <w:tc>
          <w:tcPr>
            <w:tcW w:w="1161" w:type="dxa"/>
          </w:tcPr>
          <w:p w14:paraId="247A2EB4" w14:textId="77777777" w:rsidR="00B845F1" w:rsidRPr="00542737" w:rsidRDefault="00B845F1" w:rsidP="00B845F1">
            <w:pPr>
              <w:pStyle w:val="BodyText"/>
              <w:spacing w:after="0"/>
              <w:ind w:left="0"/>
              <w:rPr>
                <w:bCs/>
              </w:rPr>
            </w:pPr>
            <w:r w:rsidRPr="00542737">
              <w:rPr>
                <w:bCs/>
              </w:rPr>
              <w:t>Continual</w:t>
            </w:r>
          </w:p>
        </w:tc>
        <w:tc>
          <w:tcPr>
            <w:tcW w:w="2276" w:type="dxa"/>
          </w:tcPr>
          <w:p w14:paraId="7E5E839B" w14:textId="1FC377CE" w:rsidR="00B845F1" w:rsidRPr="00542737" w:rsidRDefault="00B845F1" w:rsidP="00B845F1">
            <w:pPr>
              <w:pStyle w:val="BodyText"/>
              <w:spacing w:after="0"/>
              <w:ind w:left="0"/>
              <w:rPr>
                <w:bCs/>
              </w:rPr>
            </w:pPr>
            <w:commentRangeStart w:id="1025"/>
            <w:ins w:id="1026" w:author="Niall Murphy" w:date="2021-04-29T14:52:00Z">
              <w:r w:rsidRPr="00D34047">
                <w:rPr>
                  <w:bCs/>
                  <w:color w:val="D55C17" w:themeColor="accent5"/>
                </w:rPr>
                <w:t>Monthly</w:t>
              </w:r>
              <w:commentRangeEnd w:id="1025"/>
              <w:r w:rsidRPr="00D34047">
                <w:rPr>
                  <w:rStyle w:val="CommentReference"/>
                  <w:rFonts w:ascii="Verdana" w:hAnsi="Verdana"/>
                  <w:color w:val="D55C17" w:themeColor="accent5"/>
                  <w:lang w:eastAsia="en-US"/>
                </w:rPr>
                <w:commentReference w:id="1025"/>
              </w:r>
              <w:r w:rsidRPr="00D34047">
                <w:rPr>
                  <w:bCs/>
                  <w:color w:val="D55C17" w:themeColor="accent5"/>
                </w:rPr>
                <w:t xml:space="preserve"> </w:t>
              </w:r>
              <w:r w:rsidRPr="00D34047">
                <w:rPr>
                  <w:bCs/>
                </w:rPr>
                <w:t>throughout Construction stage</w:t>
              </w:r>
            </w:ins>
            <w:commentRangeStart w:id="1027"/>
            <w:del w:id="1028" w:author="Niall Murphy" w:date="2021-04-29T14:52:00Z">
              <w:r w:rsidRPr="00542737" w:rsidDel="007A4E3B">
                <w:rPr>
                  <w:bCs/>
                  <w:color w:val="D55C17" w:themeColor="accent5"/>
                </w:rPr>
                <w:delText>Monthly</w:delText>
              </w:r>
              <w:commentRangeEnd w:id="1027"/>
              <w:r w:rsidRPr="00542737" w:rsidDel="007A4E3B">
                <w:rPr>
                  <w:rStyle w:val="CommentReference"/>
                  <w:rFonts w:ascii="Verdana" w:hAnsi="Verdana"/>
                  <w:color w:val="D55C17" w:themeColor="accent5"/>
                  <w:lang w:eastAsia="en-US"/>
                </w:rPr>
                <w:commentReference w:id="1027"/>
              </w:r>
              <w:r w:rsidRPr="00542737" w:rsidDel="007A4E3B">
                <w:rPr>
                  <w:bCs/>
                  <w:color w:val="D55C17" w:themeColor="accent5"/>
                </w:rPr>
                <w:delText xml:space="preserve"> </w:delText>
              </w:r>
              <w:r w:rsidRPr="00542737" w:rsidDel="007A4E3B">
                <w:rPr>
                  <w:bCs/>
                </w:rPr>
                <w:delText>throughout Build stage</w:delText>
              </w:r>
            </w:del>
          </w:p>
        </w:tc>
        <w:tc>
          <w:tcPr>
            <w:tcW w:w="2290" w:type="dxa"/>
          </w:tcPr>
          <w:p w14:paraId="0AEBD7CF" w14:textId="7CBD3E1A" w:rsidR="00B845F1" w:rsidRPr="00542737" w:rsidRDefault="00B845F1" w:rsidP="00B845F1">
            <w:pPr>
              <w:pStyle w:val="BodyText"/>
              <w:spacing w:after="0"/>
              <w:ind w:left="0"/>
              <w:rPr>
                <w:bCs/>
                <w:color w:val="D55C17" w:themeColor="accent5"/>
              </w:rPr>
            </w:pPr>
            <w:r w:rsidRPr="00542737">
              <w:rPr>
                <w:bCs/>
                <w:color w:val="D55C17" w:themeColor="accent5"/>
              </w:rPr>
              <w:t>TBC</w:t>
            </w:r>
          </w:p>
        </w:tc>
        <w:tc>
          <w:tcPr>
            <w:tcW w:w="1333" w:type="dxa"/>
          </w:tcPr>
          <w:p w14:paraId="14C2D57A" w14:textId="77777777" w:rsidR="00B845F1" w:rsidRPr="00542737" w:rsidRDefault="00B845F1" w:rsidP="00B845F1">
            <w:pPr>
              <w:pStyle w:val="BodyText"/>
              <w:spacing w:after="0"/>
              <w:ind w:left="0"/>
              <w:rPr>
                <w:bCs/>
              </w:rPr>
            </w:pPr>
            <w:r w:rsidRPr="00542737">
              <w:rPr>
                <w:bCs/>
              </w:rPr>
              <w:t>No</w:t>
            </w:r>
          </w:p>
        </w:tc>
        <w:tc>
          <w:tcPr>
            <w:tcW w:w="1346" w:type="dxa"/>
          </w:tcPr>
          <w:p w14:paraId="1184626B" w14:textId="77777777" w:rsidR="00B845F1" w:rsidRPr="00542737" w:rsidRDefault="00B845F1" w:rsidP="00B845F1">
            <w:pPr>
              <w:pStyle w:val="BodyText"/>
              <w:spacing w:after="0"/>
              <w:ind w:left="0"/>
              <w:rPr>
                <w:bCs/>
              </w:rPr>
            </w:pPr>
            <w:r w:rsidRPr="00542737">
              <w:t>Published</w:t>
            </w:r>
          </w:p>
        </w:tc>
        <w:tc>
          <w:tcPr>
            <w:tcW w:w="1346" w:type="dxa"/>
          </w:tcPr>
          <w:p w14:paraId="1EC06616" w14:textId="52C533D8" w:rsidR="00B845F1" w:rsidRPr="00542737" w:rsidRDefault="00B845F1" w:rsidP="00B845F1">
            <w:pPr>
              <w:pStyle w:val="BodyText"/>
              <w:spacing w:after="0"/>
              <w:ind w:left="0"/>
              <w:rPr>
                <w:b/>
                <w:bCs/>
              </w:rPr>
            </w:pPr>
          </w:p>
        </w:tc>
      </w:tr>
      <w:tr w:rsidR="00B845F1" w:rsidRPr="00542737" w14:paraId="5601ABF1" w14:textId="77777777" w:rsidTr="00C07BDB">
        <w:trPr>
          <w:cnfStyle w:val="000000010000" w:firstRow="0" w:lastRow="0" w:firstColumn="0" w:lastColumn="0" w:oddVBand="0" w:evenVBand="0" w:oddHBand="0" w:evenHBand="1" w:firstRowFirstColumn="0" w:firstRowLastColumn="0" w:lastRowFirstColumn="0" w:lastRowLastColumn="0"/>
        </w:trPr>
        <w:tc>
          <w:tcPr>
            <w:tcW w:w="1161" w:type="dxa"/>
            <w:tcBorders>
              <w:bottom w:val="single" w:sz="18" w:space="0" w:color="404040" w:themeColor="text1" w:themeTint="BF"/>
            </w:tcBorders>
          </w:tcPr>
          <w:p w14:paraId="19C1EACB" w14:textId="77777777" w:rsidR="00B845F1" w:rsidRPr="00542737" w:rsidRDefault="00B845F1" w:rsidP="00B845F1">
            <w:pPr>
              <w:pStyle w:val="BodyText"/>
              <w:spacing w:after="0"/>
              <w:ind w:left="0"/>
            </w:pPr>
            <w:r w:rsidRPr="00542737">
              <w:rPr>
                <w:bCs/>
              </w:rPr>
              <w:t>Singular</w:t>
            </w:r>
          </w:p>
        </w:tc>
        <w:tc>
          <w:tcPr>
            <w:tcW w:w="2276" w:type="dxa"/>
            <w:tcBorders>
              <w:bottom w:val="single" w:sz="18" w:space="0" w:color="404040" w:themeColor="text1" w:themeTint="BF"/>
            </w:tcBorders>
          </w:tcPr>
          <w:p w14:paraId="3F593DEB" w14:textId="4CA04877" w:rsidR="00B845F1" w:rsidRPr="00542737" w:rsidRDefault="00B845F1" w:rsidP="00B845F1">
            <w:pPr>
              <w:pStyle w:val="BodyText"/>
              <w:spacing w:after="0"/>
              <w:ind w:left="0"/>
            </w:pPr>
            <w:ins w:id="1029" w:author="Niall Murphy" w:date="2021-04-29T14:52:00Z">
              <w:r w:rsidRPr="00D34047">
                <w:rPr>
                  <w:bCs/>
                </w:rPr>
                <w:t>End of Construction stage</w:t>
              </w:r>
            </w:ins>
            <w:del w:id="1030" w:author="Niall Murphy" w:date="2021-04-29T14:52:00Z">
              <w:r w:rsidRPr="00542737" w:rsidDel="007A4E3B">
                <w:rPr>
                  <w:bCs/>
                </w:rPr>
                <w:delText>End of Build stage</w:delText>
              </w:r>
            </w:del>
          </w:p>
        </w:tc>
        <w:tc>
          <w:tcPr>
            <w:tcW w:w="2290" w:type="dxa"/>
            <w:tcBorders>
              <w:bottom w:val="single" w:sz="18" w:space="0" w:color="404040" w:themeColor="text1" w:themeTint="BF"/>
            </w:tcBorders>
          </w:tcPr>
          <w:p w14:paraId="5DA947D8" w14:textId="164764A3" w:rsidR="00B845F1" w:rsidRPr="00542737" w:rsidRDefault="00B845F1" w:rsidP="00B845F1">
            <w:pPr>
              <w:pStyle w:val="BodyText"/>
              <w:spacing w:after="0"/>
              <w:ind w:left="0"/>
              <w:rPr>
                <w:bCs/>
                <w:color w:val="D55C17" w:themeColor="accent5"/>
              </w:rPr>
            </w:pPr>
            <w:r w:rsidRPr="00542737">
              <w:rPr>
                <w:bCs/>
                <w:color w:val="D55C17" w:themeColor="accent5"/>
              </w:rPr>
              <w:t>TBC</w:t>
            </w:r>
          </w:p>
        </w:tc>
        <w:tc>
          <w:tcPr>
            <w:tcW w:w="1333" w:type="dxa"/>
            <w:tcBorders>
              <w:bottom w:val="single" w:sz="18" w:space="0" w:color="404040" w:themeColor="text1" w:themeTint="BF"/>
            </w:tcBorders>
          </w:tcPr>
          <w:p w14:paraId="423623C0" w14:textId="77777777" w:rsidR="00B845F1" w:rsidRPr="00542737" w:rsidRDefault="00B845F1" w:rsidP="00B845F1">
            <w:pPr>
              <w:pStyle w:val="BodyText"/>
              <w:spacing w:after="0"/>
              <w:ind w:left="0"/>
            </w:pPr>
            <w:r w:rsidRPr="00542737">
              <w:rPr>
                <w:bCs/>
              </w:rPr>
              <w:t>Yes</w:t>
            </w:r>
          </w:p>
        </w:tc>
        <w:tc>
          <w:tcPr>
            <w:tcW w:w="1346" w:type="dxa"/>
            <w:tcBorders>
              <w:bottom w:val="single" w:sz="18" w:space="0" w:color="404040" w:themeColor="text1" w:themeTint="BF"/>
            </w:tcBorders>
          </w:tcPr>
          <w:p w14:paraId="32066760" w14:textId="77777777" w:rsidR="00B845F1" w:rsidRPr="00542737" w:rsidRDefault="00B845F1" w:rsidP="00B845F1">
            <w:pPr>
              <w:pStyle w:val="BodyText"/>
              <w:spacing w:after="0"/>
              <w:ind w:left="0"/>
            </w:pPr>
            <w:r w:rsidRPr="00542737">
              <w:t>Published</w:t>
            </w:r>
          </w:p>
        </w:tc>
        <w:tc>
          <w:tcPr>
            <w:tcW w:w="1346" w:type="dxa"/>
            <w:tcBorders>
              <w:bottom w:val="single" w:sz="18" w:space="0" w:color="404040" w:themeColor="text1" w:themeTint="BF"/>
            </w:tcBorders>
          </w:tcPr>
          <w:p w14:paraId="3AB8938F" w14:textId="7262D9AE" w:rsidR="00B845F1" w:rsidRPr="00542737" w:rsidRDefault="00B845F1" w:rsidP="00B845F1">
            <w:pPr>
              <w:pStyle w:val="BodyText"/>
              <w:keepNext/>
              <w:spacing w:after="0"/>
              <w:ind w:left="0"/>
              <w:rPr>
                <w:b/>
                <w:bCs/>
              </w:rPr>
            </w:pPr>
          </w:p>
        </w:tc>
      </w:tr>
    </w:tbl>
    <w:p w14:paraId="6E4C02FB" w14:textId="60AF1EDC" w:rsidR="00C07BDB" w:rsidRPr="00542737" w:rsidRDefault="00C07BDB">
      <w:pPr>
        <w:pStyle w:val="Caption"/>
      </w:pPr>
      <w:bookmarkStart w:id="1031" w:name="_Ref69909008"/>
      <w:bookmarkStart w:id="1032" w:name="_Ref69909003"/>
      <w:commentRangeStart w:id="1033"/>
      <w:commentRangeStart w:id="1034"/>
      <w:r w:rsidRPr="00542737">
        <w:t xml:space="preserve">Table </w:t>
      </w:r>
      <w:fldSimple w:instr=" SEQ Table \* ARABIC ">
        <w:r w:rsidR="00542737">
          <w:rPr>
            <w:noProof/>
          </w:rPr>
          <w:t>9</w:t>
        </w:r>
      </w:fldSimple>
      <w:bookmarkEnd w:id="1031"/>
      <w:commentRangeEnd w:id="1033"/>
      <w:r w:rsidR="005F75C4" w:rsidRPr="00542737">
        <w:rPr>
          <w:rStyle w:val="CommentReference"/>
          <w:rFonts w:ascii="Verdana" w:hAnsi="Verdana" w:cstheme="minorBidi"/>
          <w:i w:val="0"/>
          <w:iCs w:val="0"/>
          <w:spacing w:val="0"/>
        </w:rPr>
        <w:commentReference w:id="1033"/>
      </w:r>
      <w:commentRangeEnd w:id="1034"/>
      <w:r w:rsidR="00500416">
        <w:rPr>
          <w:rStyle w:val="CommentReference"/>
          <w:rFonts w:ascii="Verdana" w:hAnsi="Verdana" w:cstheme="minorBidi"/>
          <w:i w:val="0"/>
          <w:iCs w:val="0"/>
          <w:spacing w:val="0"/>
        </w:rPr>
        <w:commentReference w:id="1034"/>
      </w:r>
      <w:r w:rsidRPr="00542737">
        <w:t>: Information delivery milestones</w:t>
      </w:r>
      <w:bookmarkEnd w:id="1032"/>
    </w:p>
    <w:p w14:paraId="3A3AA01A" w14:textId="77777777" w:rsidR="0063462B" w:rsidRPr="00542737" w:rsidRDefault="0063462B">
      <w:pPr>
        <w:pStyle w:val="Caption"/>
      </w:pPr>
    </w:p>
    <w:p w14:paraId="5362839E" w14:textId="77777777" w:rsidR="00702829" w:rsidRDefault="00702829">
      <w:pPr>
        <w:spacing w:after="200" w:line="276" w:lineRule="auto"/>
        <w:rPr>
          <w:ins w:id="1035" w:author="Niall Murphy" w:date="2021-04-29T16:36:00Z"/>
          <w:rFonts w:ascii="Arial" w:eastAsiaTheme="majorEastAsia" w:hAnsi="Arial" w:cs="Arial"/>
          <w:bCs/>
          <w:i/>
          <w:iCs/>
          <w:sz w:val="20"/>
          <w:szCs w:val="24"/>
        </w:rPr>
      </w:pPr>
      <w:bookmarkStart w:id="1036" w:name="_Ref70345750"/>
      <w:ins w:id="1037" w:author="Niall Murphy" w:date="2021-04-29T16:36:00Z">
        <w:r>
          <w:br w:type="page"/>
        </w:r>
      </w:ins>
    </w:p>
    <w:p w14:paraId="78DDAB6F" w14:textId="740733FE" w:rsidR="00C07BDB" w:rsidRPr="00542737" w:rsidRDefault="00C07BDB">
      <w:pPr>
        <w:pStyle w:val="Heading4"/>
      </w:pPr>
      <w:r w:rsidRPr="00542737">
        <w:lastRenderedPageBreak/>
        <w:t>Information to be provided at each information milestone</w:t>
      </w:r>
      <w:bookmarkEnd w:id="1036"/>
      <w:r w:rsidRPr="00542737">
        <w:t xml:space="preserve"> </w:t>
      </w:r>
    </w:p>
    <w:p w14:paraId="34559527" w14:textId="07103F4D" w:rsidR="00A23121" w:rsidRPr="00542737" w:rsidRDefault="00A23121" w:rsidP="00A23121">
      <w:pPr>
        <w:pStyle w:val="BodyText"/>
      </w:pPr>
      <w:r w:rsidRPr="00542737">
        <w:t>The following information is required for each information delivery milestone:</w:t>
      </w:r>
    </w:p>
    <w:tbl>
      <w:tblPr>
        <w:tblStyle w:val="TurnTown"/>
        <w:tblW w:w="9672" w:type="dxa"/>
        <w:tblInd w:w="794" w:type="dxa"/>
        <w:tblLayout w:type="fixed"/>
        <w:tblLook w:val="04A0" w:firstRow="1" w:lastRow="0" w:firstColumn="1" w:lastColumn="0" w:noHBand="0" w:noVBand="1"/>
      </w:tblPr>
      <w:tblGrid>
        <w:gridCol w:w="4836"/>
        <w:gridCol w:w="4836"/>
      </w:tblGrid>
      <w:tr w:rsidR="00A23121" w:rsidRPr="00542737" w14:paraId="70713859" w14:textId="77777777" w:rsidTr="00A23121">
        <w:trPr>
          <w:cnfStyle w:val="100000000000" w:firstRow="1" w:lastRow="0" w:firstColumn="0" w:lastColumn="0" w:oddVBand="0" w:evenVBand="0" w:oddHBand="0" w:evenHBand="0" w:firstRowFirstColumn="0" w:firstRowLastColumn="0" w:lastRowFirstColumn="0" w:lastRowLastColumn="0"/>
        </w:trPr>
        <w:tc>
          <w:tcPr>
            <w:tcW w:w="4836" w:type="dxa"/>
            <w:vAlign w:val="center"/>
          </w:tcPr>
          <w:p w14:paraId="16CD063D" w14:textId="3EFABEDB" w:rsidR="00A23121" w:rsidRPr="00542737" w:rsidRDefault="00A23121" w:rsidP="00A23121">
            <w:pPr>
              <w:pStyle w:val="BodyText"/>
              <w:spacing w:after="0"/>
              <w:ind w:left="0"/>
              <w:rPr>
                <w:b w:val="0"/>
                <w:color w:val="FFFFFF"/>
              </w:rPr>
            </w:pPr>
            <w:r w:rsidRPr="00542737">
              <w:rPr>
                <w:b w:val="0"/>
                <w:color w:val="FFFFFF"/>
              </w:rPr>
              <w:t>Information</w:t>
            </w:r>
          </w:p>
        </w:tc>
        <w:tc>
          <w:tcPr>
            <w:tcW w:w="4836" w:type="dxa"/>
            <w:vAlign w:val="center"/>
          </w:tcPr>
          <w:p w14:paraId="52751346" w14:textId="32926991" w:rsidR="00A23121" w:rsidRPr="00542737" w:rsidRDefault="00A23121" w:rsidP="00A23121">
            <w:pPr>
              <w:pStyle w:val="BodyText"/>
              <w:spacing w:after="0"/>
              <w:ind w:left="0"/>
              <w:rPr>
                <w:b w:val="0"/>
                <w:color w:val="FFFFFF"/>
              </w:rPr>
            </w:pPr>
            <w:r w:rsidRPr="00542737">
              <w:rPr>
                <w:b w:val="0"/>
                <w:color w:val="FFFFFF"/>
              </w:rPr>
              <w:t>Format</w:t>
            </w:r>
            <w:r w:rsidR="003F2840" w:rsidRPr="00542737">
              <w:rPr>
                <w:b w:val="0"/>
                <w:color w:val="FFFFFF"/>
              </w:rPr>
              <w:t xml:space="preserve"> (all listed are required)</w:t>
            </w:r>
          </w:p>
        </w:tc>
      </w:tr>
      <w:tr w:rsidR="00A23121" w:rsidRPr="00542737" w14:paraId="0252F6AC" w14:textId="77777777" w:rsidTr="00A23121">
        <w:trPr>
          <w:cnfStyle w:val="000000100000" w:firstRow="0" w:lastRow="0" w:firstColumn="0" w:lastColumn="0" w:oddVBand="0" w:evenVBand="0" w:oddHBand="1" w:evenHBand="0" w:firstRowFirstColumn="0" w:firstRowLastColumn="0" w:lastRowFirstColumn="0" w:lastRowLastColumn="0"/>
        </w:trPr>
        <w:tc>
          <w:tcPr>
            <w:tcW w:w="4836" w:type="dxa"/>
            <w:shd w:val="clear" w:color="auto" w:fill="7F7F7F" w:themeFill="text1" w:themeFillTint="80"/>
            <w:vAlign w:val="center"/>
          </w:tcPr>
          <w:p w14:paraId="1D8F8FBF" w14:textId="55495491" w:rsidR="00A23121" w:rsidRPr="00542737" w:rsidRDefault="00A23121" w:rsidP="00A23121">
            <w:pPr>
              <w:pStyle w:val="BodyText"/>
              <w:spacing w:after="0"/>
              <w:ind w:left="0"/>
              <w:rPr>
                <w:bCs/>
                <w:color w:val="FFFFFF"/>
              </w:rPr>
            </w:pPr>
            <w:r w:rsidRPr="00542737">
              <w:rPr>
                <w:bCs/>
                <w:color w:val="FFFFFF"/>
              </w:rPr>
              <w:t>All milestones</w:t>
            </w:r>
          </w:p>
        </w:tc>
        <w:tc>
          <w:tcPr>
            <w:tcW w:w="4836" w:type="dxa"/>
            <w:shd w:val="clear" w:color="auto" w:fill="7F7F7F" w:themeFill="text1" w:themeFillTint="80"/>
            <w:vAlign w:val="center"/>
          </w:tcPr>
          <w:p w14:paraId="278A5E5E" w14:textId="77777777" w:rsidR="00A23121" w:rsidRPr="00542737" w:rsidRDefault="00A23121" w:rsidP="00A23121">
            <w:pPr>
              <w:pStyle w:val="BodyText"/>
              <w:spacing w:after="0"/>
              <w:ind w:left="0"/>
              <w:rPr>
                <w:b/>
                <w:color w:val="FFFFFF"/>
              </w:rPr>
            </w:pPr>
          </w:p>
        </w:tc>
      </w:tr>
      <w:tr w:rsidR="00A23121" w:rsidRPr="00542737" w14:paraId="0B5E7ACE" w14:textId="77777777" w:rsidTr="00A23121">
        <w:trPr>
          <w:cnfStyle w:val="000000010000" w:firstRow="0" w:lastRow="0" w:firstColumn="0" w:lastColumn="0" w:oddVBand="0" w:evenVBand="0" w:oddHBand="0" w:evenHBand="1" w:firstRowFirstColumn="0" w:firstRowLastColumn="0" w:lastRowFirstColumn="0" w:lastRowLastColumn="0"/>
        </w:trPr>
        <w:tc>
          <w:tcPr>
            <w:tcW w:w="4836" w:type="dxa"/>
          </w:tcPr>
          <w:p w14:paraId="428B98F5" w14:textId="6E1625A8" w:rsidR="00A23121" w:rsidRPr="00542737" w:rsidRDefault="00A23121" w:rsidP="00A23121">
            <w:pPr>
              <w:pStyle w:val="BodyText"/>
              <w:spacing w:after="0"/>
              <w:ind w:left="0"/>
            </w:pPr>
            <w:r w:rsidRPr="00542737">
              <w:t>3D information model</w:t>
            </w:r>
          </w:p>
        </w:tc>
        <w:tc>
          <w:tcPr>
            <w:tcW w:w="4836" w:type="dxa"/>
          </w:tcPr>
          <w:p w14:paraId="60418B7A" w14:textId="454A7EE8" w:rsidR="003F2840" w:rsidRPr="00542737" w:rsidRDefault="003F2840" w:rsidP="00A23121">
            <w:pPr>
              <w:pStyle w:val="BodyText"/>
              <w:spacing w:after="0"/>
              <w:ind w:left="0"/>
            </w:pPr>
            <w:r w:rsidRPr="00542737">
              <w:t>native format, e.g .rvt</w:t>
            </w:r>
          </w:p>
          <w:p w14:paraId="55F37368" w14:textId="3F992BB2" w:rsidR="003F2840" w:rsidRPr="00542737" w:rsidRDefault="003F2840" w:rsidP="00A23121">
            <w:pPr>
              <w:pStyle w:val="BodyText"/>
              <w:spacing w:after="0"/>
              <w:ind w:left="0"/>
            </w:pPr>
            <w:r w:rsidRPr="00542737">
              <w:t>.nwc</w:t>
            </w:r>
          </w:p>
          <w:p w14:paraId="0077B4C4" w14:textId="6D7D6282" w:rsidR="00A23121" w:rsidRPr="00542737" w:rsidRDefault="00A23121" w:rsidP="00A23121">
            <w:pPr>
              <w:pStyle w:val="BodyText"/>
              <w:spacing w:after="0"/>
              <w:ind w:left="0"/>
            </w:pPr>
          </w:p>
        </w:tc>
      </w:tr>
      <w:tr w:rsidR="00A23121" w:rsidRPr="00542737" w14:paraId="4FD9F7BF" w14:textId="77777777" w:rsidTr="00A23121">
        <w:trPr>
          <w:cnfStyle w:val="000000100000" w:firstRow="0" w:lastRow="0" w:firstColumn="0" w:lastColumn="0" w:oddVBand="0" w:evenVBand="0" w:oddHBand="1" w:evenHBand="0" w:firstRowFirstColumn="0" w:firstRowLastColumn="0" w:lastRowFirstColumn="0" w:lastRowLastColumn="0"/>
        </w:trPr>
        <w:tc>
          <w:tcPr>
            <w:tcW w:w="4836" w:type="dxa"/>
            <w:shd w:val="clear" w:color="auto" w:fill="7F7F7F" w:themeFill="text1" w:themeFillTint="80"/>
          </w:tcPr>
          <w:p w14:paraId="529E9E05" w14:textId="39BE6CFC" w:rsidR="00A23121" w:rsidRPr="00542737" w:rsidRDefault="00A23121" w:rsidP="00A23121">
            <w:pPr>
              <w:pStyle w:val="BodyText"/>
              <w:spacing w:after="0"/>
              <w:ind w:left="0"/>
            </w:pPr>
            <w:r w:rsidRPr="00542737">
              <w:rPr>
                <w:color w:val="FFFFFF" w:themeColor="background1"/>
              </w:rPr>
              <w:t>Key decision points</w:t>
            </w:r>
          </w:p>
        </w:tc>
        <w:tc>
          <w:tcPr>
            <w:tcW w:w="4836" w:type="dxa"/>
            <w:shd w:val="clear" w:color="auto" w:fill="7F7F7F" w:themeFill="text1" w:themeFillTint="80"/>
          </w:tcPr>
          <w:p w14:paraId="2A21056D" w14:textId="77777777" w:rsidR="00A23121" w:rsidRPr="00542737" w:rsidRDefault="00A23121" w:rsidP="00A23121">
            <w:pPr>
              <w:pStyle w:val="BodyText"/>
              <w:spacing w:after="0"/>
              <w:ind w:left="0"/>
            </w:pPr>
          </w:p>
        </w:tc>
      </w:tr>
      <w:tr w:rsidR="00A23121" w:rsidRPr="00542737" w14:paraId="42D0C60B" w14:textId="77777777" w:rsidTr="00A23121">
        <w:trPr>
          <w:cnfStyle w:val="000000010000" w:firstRow="0" w:lastRow="0" w:firstColumn="0" w:lastColumn="0" w:oddVBand="0" w:evenVBand="0" w:oddHBand="0" w:evenHBand="1" w:firstRowFirstColumn="0" w:firstRowLastColumn="0" w:lastRowFirstColumn="0" w:lastRowLastColumn="0"/>
        </w:trPr>
        <w:tc>
          <w:tcPr>
            <w:tcW w:w="4836" w:type="dxa"/>
          </w:tcPr>
          <w:p w14:paraId="31C85E0C" w14:textId="49ADDA2F" w:rsidR="00A23121" w:rsidRPr="00542737" w:rsidRDefault="00A23121" w:rsidP="00A23121">
            <w:pPr>
              <w:pStyle w:val="BodyText"/>
              <w:spacing w:after="0"/>
              <w:ind w:left="0"/>
            </w:pPr>
            <w:r w:rsidRPr="00542737">
              <w:t>3D information model (additionally)</w:t>
            </w:r>
          </w:p>
        </w:tc>
        <w:tc>
          <w:tcPr>
            <w:tcW w:w="4836" w:type="dxa"/>
          </w:tcPr>
          <w:p w14:paraId="11BA95B8" w14:textId="2675439D" w:rsidR="00A23121" w:rsidRPr="00542737" w:rsidRDefault="00A23121" w:rsidP="00A23121">
            <w:pPr>
              <w:pStyle w:val="BodyText"/>
              <w:spacing w:after="0"/>
              <w:ind w:left="0"/>
            </w:pPr>
            <w:r w:rsidRPr="00542737">
              <w:t>.</w:t>
            </w:r>
            <w:commentRangeStart w:id="1038"/>
            <w:commentRangeStart w:id="1039"/>
            <w:r w:rsidRPr="00542737">
              <w:t>ifc 2x3</w:t>
            </w:r>
            <w:r w:rsidR="003F2840" w:rsidRPr="00542737">
              <w:t xml:space="preserve"> </w:t>
            </w:r>
            <w:commentRangeEnd w:id="1038"/>
            <w:r w:rsidR="005F75C4" w:rsidRPr="00542737">
              <w:rPr>
                <w:rStyle w:val="CommentReference"/>
                <w:rFonts w:ascii="Verdana" w:eastAsiaTheme="minorHAnsi" w:hAnsi="Verdana" w:cstheme="minorBidi"/>
                <w:lang w:eastAsia="en-US"/>
              </w:rPr>
              <w:commentReference w:id="1038"/>
            </w:r>
            <w:commentRangeEnd w:id="1039"/>
            <w:r w:rsidR="00AD3BDD" w:rsidRPr="00542737">
              <w:rPr>
                <w:rStyle w:val="CommentReference"/>
                <w:rFonts w:ascii="Verdana" w:eastAsiaTheme="minorHAnsi" w:hAnsi="Verdana" w:cstheme="minorBidi"/>
                <w:lang w:eastAsia="en-US"/>
              </w:rPr>
              <w:commentReference w:id="1039"/>
            </w:r>
            <w:r w:rsidR="003F2840" w:rsidRPr="00542737">
              <w:rPr>
                <w:color w:val="9EA6AA" w:themeColor="accent4"/>
              </w:rPr>
              <w:t xml:space="preserve">(export settings defined in </w:t>
            </w:r>
            <w:r w:rsidR="00BE68AA" w:rsidRPr="00542737">
              <w:rPr>
                <w:b/>
                <w:bCs/>
                <w:color w:val="9EA6AA" w:themeColor="accent4"/>
              </w:rPr>
              <w:fldChar w:fldCharType="begin"/>
            </w:r>
            <w:r w:rsidR="00BE68AA" w:rsidRPr="00542737">
              <w:rPr>
                <w:b/>
                <w:bCs/>
                <w:color w:val="9EA6AA" w:themeColor="accent4"/>
              </w:rPr>
              <w:instrText xml:space="preserve"> REF AppendixF \h  \* MERGEFORMAT </w:instrText>
            </w:r>
            <w:r w:rsidR="00BE68AA" w:rsidRPr="00542737">
              <w:rPr>
                <w:b/>
                <w:bCs/>
                <w:color w:val="9EA6AA" w:themeColor="accent4"/>
              </w:rPr>
            </w:r>
            <w:r w:rsidR="00BE68AA" w:rsidRPr="00542737">
              <w:rPr>
                <w:b/>
                <w:bCs/>
                <w:color w:val="9EA6AA" w:themeColor="accent4"/>
              </w:rPr>
              <w:fldChar w:fldCharType="separate"/>
            </w:r>
            <w:r w:rsidR="00542737" w:rsidRPr="00542737">
              <w:rPr>
                <w:b/>
                <w:bCs/>
                <w:color w:val="9EA6AA" w:themeColor="accent4"/>
              </w:rPr>
              <w:t>Appendix F</w:t>
            </w:r>
            <w:r w:rsidR="00BE68AA" w:rsidRPr="00542737">
              <w:rPr>
                <w:b/>
                <w:bCs/>
                <w:color w:val="9EA6AA" w:themeColor="accent4"/>
              </w:rPr>
              <w:fldChar w:fldCharType="end"/>
            </w:r>
            <w:r w:rsidR="003F2840" w:rsidRPr="00542737">
              <w:rPr>
                <w:color w:val="9EA6AA" w:themeColor="accent4"/>
              </w:rPr>
              <w:t>)</w:t>
            </w:r>
          </w:p>
          <w:p w14:paraId="6ECCD33D" w14:textId="2BED822F" w:rsidR="00A23121" w:rsidRPr="00542737" w:rsidRDefault="00A23121" w:rsidP="00A23121">
            <w:pPr>
              <w:pStyle w:val="BodyText"/>
              <w:spacing w:after="0"/>
              <w:ind w:left="0"/>
            </w:pPr>
            <w:commentRangeStart w:id="1040"/>
            <w:r w:rsidRPr="00542737">
              <w:t>.dwfx</w:t>
            </w:r>
            <w:commentRangeEnd w:id="1040"/>
            <w:r w:rsidRPr="00542737">
              <w:rPr>
                <w:rStyle w:val="CommentReference"/>
                <w:rFonts w:ascii="Verdana" w:eastAsiaTheme="minorHAnsi" w:hAnsi="Verdana" w:cstheme="minorBidi"/>
                <w:lang w:eastAsia="en-US"/>
              </w:rPr>
              <w:commentReference w:id="1040"/>
            </w:r>
            <w:ins w:id="1041" w:author="Niall Murphy" w:date="2021-04-28T14:06:00Z">
              <w:r w:rsidR="00C114CC" w:rsidRPr="00542737">
                <w:t xml:space="preserve"> </w:t>
              </w:r>
              <w:r w:rsidR="00C114CC" w:rsidRPr="00542737">
                <w:rPr>
                  <w:color w:val="9EA6AA" w:themeColor="accent4"/>
                  <w:rPrChange w:id="1042" w:author="Niall Murphy" w:date="2021-04-28T14:07:00Z">
                    <w:rPr/>
                  </w:rPrChange>
                </w:rPr>
                <w:t xml:space="preserve">(subject to </w:t>
              </w:r>
            </w:ins>
            <w:ins w:id="1043" w:author="Niall Murphy" w:date="2021-04-28T14:07:00Z">
              <w:r w:rsidR="00C114CC" w:rsidRPr="00542737">
                <w:rPr>
                  <w:color w:val="9EA6AA" w:themeColor="accent4"/>
                  <w:rPrChange w:id="1044" w:author="Niall Murphy" w:date="2021-04-28T14:07:00Z">
                    <w:rPr/>
                  </w:rPrChange>
                </w:rPr>
                <w:t>change as cost management software is confirmed)</w:t>
              </w:r>
            </w:ins>
          </w:p>
        </w:tc>
      </w:tr>
      <w:tr w:rsidR="00A23121" w:rsidRPr="00542737" w14:paraId="10DC16B0" w14:textId="77777777" w:rsidTr="00A23121">
        <w:trPr>
          <w:cnfStyle w:val="000000100000" w:firstRow="0" w:lastRow="0" w:firstColumn="0" w:lastColumn="0" w:oddVBand="0" w:evenVBand="0" w:oddHBand="1" w:evenHBand="0" w:firstRowFirstColumn="0" w:firstRowLastColumn="0" w:lastRowFirstColumn="0" w:lastRowLastColumn="0"/>
        </w:trPr>
        <w:tc>
          <w:tcPr>
            <w:tcW w:w="4836" w:type="dxa"/>
          </w:tcPr>
          <w:p w14:paraId="023E520D" w14:textId="70242654" w:rsidR="00A23121" w:rsidRPr="00542737" w:rsidRDefault="00A23121" w:rsidP="00A23121">
            <w:pPr>
              <w:pStyle w:val="BodyText"/>
              <w:spacing w:after="0"/>
              <w:ind w:left="0"/>
            </w:pPr>
            <w:r w:rsidRPr="00542737">
              <w:t xml:space="preserve">Response to Project Information Requirements </w:t>
            </w:r>
          </w:p>
        </w:tc>
        <w:tc>
          <w:tcPr>
            <w:tcW w:w="4836" w:type="dxa"/>
          </w:tcPr>
          <w:p w14:paraId="2BDE7931" w14:textId="50527C83" w:rsidR="00A23121" w:rsidRPr="00542737" w:rsidRDefault="00A23121" w:rsidP="00A23121">
            <w:pPr>
              <w:pStyle w:val="BodyText"/>
              <w:spacing w:after="0"/>
              <w:ind w:left="0"/>
            </w:pPr>
            <w:r w:rsidRPr="00542737">
              <w:t>As appropriate to address PIR</w:t>
            </w:r>
          </w:p>
        </w:tc>
      </w:tr>
      <w:tr w:rsidR="00A23121" w:rsidRPr="00542737" w14:paraId="10738FE9" w14:textId="77777777" w:rsidTr="0063462B">
        <w:trPr>
          <w:cnfStyle w:val="000000010000" w:firstRow="0" w:lastRow="0" w:firstColumn="0" w:lastColumn="0" w:oddVBand="0" w:evenVBand="0" w:oddHBand="0" w:evenHBand="1" w:firstRowFirstColumn="0" w:firstRowLastColumn="0" w:lastRowFirstColumn="0" w:lastRowLastColumn="0"/>
        </w:trPr>
        <w:tc>
          <w:tcPr>
            <w:tcW w:w="4836" w:type="dxa"/>
            <w:tcBorders>
              <w:bottom w:val="none" w:sz="0" w:space="0" w:color="auto"/>
            </w:tcBorders>
          </w:tcPr>
          <w:p w14:paraId="1677E787" w14:textId="77777777" w:rsidR="00A23121" w:rsidRPr="00542737" w:rsidRDefault="00A23121" w:rsidP="00A23121">
            <w:pPr>
              <w:pStyle w:val="BodyText"/>
              <w:spacing w:after="0"/>
              <w:ind w:left="0"/>
              <w:rPr>
                <w:ins w:id="1045" w:author="Niall Murphy" w:date="2021-04-27T11:35:00Z"/>
              </w:rPr>
            </w:pPr>
            <w:r w:rsidRPr="00542737">
              <w:t>Non-geometric information</w:t>
            </w:r>
          </w:p>
          <w:p w14:paraId="1F14813B" w14:textId="709982D0" w:rsidR="0098158F" w:rsidRPr="00542737" w:rsidRDefault="0098158F">
            <w:pPr>
              <w:pStyle w:val="BodyText"/>
              <w:spacing w:after="0"/>
              <w:ind w:left="376"/>
              <w:rPr>
                <w:ins w:id="1046" w:author="Niall Murphy" w:date="2021-04-27T11:35:00Z"/>
              </w:rPr>
              <w:pPrChange w:id="1047" w:author="Unknown" w:date="2021-04-27T11:36:00Z">
                <w:pPr>
                  <w:pStyle w:val="BodyText"/>
                  <w:spacing w:after="0"/>
                  <w:ind w:left="0"/>
                </w:pPr>
              </w:pPrChange>
            </w:pPr>
            <w:ins w:id="1048" w:author="Niall Murphy" w:date="2021-04-27T11:35:00Z">
              <w:r w:rsidRPr="00542737">
                <w:t xml:space="preserve">Structured </w:t>
              </w:r>
            </w:ins>
            <w:ins w:id="1049" w:author="Niall Murphy" w:date="2021-04-27T11:36:00Z">
              <w:r w:rsidRPr="00542737">
                <w:t>a</w:t>
              </w:r>
            </w:ins>
            <w:ins w:id="1050" w:author="Niall Murphy" w:date="2021-04-27T11:35:00Z">
              <w:r w:rsidRPr="00542737">
                <w:t xml:space="preserve">sset </w:t>
              </w:r>
            </w:ins>
            <w:ins w:id="1051" w:author="Niall Murphy" w:date="2021-04-27T11:36:00Z">
              <w:r w:rsidRPr="00542737">
                <w:t>i</w:t>
              </w:r>
            </w:ins>
            <w:ins w:id="1052" w:author="Niall Murphy" w:date="2021-04-27T11:35:00Z">
              <w:r w:rsidRPr="00542737">
                <w:t>nformation</w:t>
              </w:r>
            </w:ins>
          </w:p>
          <w:p w14:paraId="6278A2F3" w14:textId="4EE2E487" w:rsidR="0098158F" w:rsidRPr="00542737" w:rsidRDefault="0098158F">
            <w:pPr>
              <w:pStyle w:val="BodyText"/>
              <w:spacing w:after="0"/>
              <w:ind w:left="376"/>
              <w:rPr>
                <w:ins w:id="1053" w:author="Niall Murphy" w:date="2021-04-27T11:36:00Z"/>
              </w:rPr>
              <w:pPrChange w:id="1054" w:author="Unknown" w:date="2021-04-27T11:36:00Z">
                <w:pPr>
                  <w:pStyle w:val="BodyText"/>
                  <w:spacing w:after="0"/>
                  <w:ind w:left="0"/>
                </w:pPr>
              </w:pPrChange>
            </w:pPr>
            <w:ins w:id="1055" w:author="Niall Murphy" w:date="2021-04-27T11:36:00Z">
              <w:r w:rsidRPr="00542737">
                <w:t>Performance information</w:t>
              </w:r>
            </w:ins>
          </w:p>
          <w:p w14:paraId="0C1836E2" w14:textId="1F432E70" w:rsidR="0098158F" w:rsidRPr="00542737" w:rsidRDefault="0098158F">
            <w:pPr>
              <w:pStyle w:val="BodyText"/>
              <w:spacing w:after="0"/>
              <w:ind w:left="376"/>
              <w:pPrChange w:id="1056" w:author="Unknown" w:date="2021-04-27T11:36:00Z">
                <w:pPr>
                  <w:pStyle w:val="BodyText"/>
                  <w:spacing w:after="0"/>
                  <w:ind w:left="0"/>
                </w:pPr>
              </w:pPrChange>
            </w:pPr>
            <w:ins w:id="1057" w:author="Niall Murphy" w:date="2021-04-27T11:36:00Z">
              <w:r w:rsidRPr="00542737">
                <w:t>Carbon tracking information</w:t>
              </w:r>
            </w:ins>
          </w:p>
        </w:tc>
        <w:tc>
          <w:tcPr>
            <w:tcW w:w="4836" w:type="dxa"/>
            <w:tcBorders>
              <w:bottom w:val="none" w:sz="0" w:space="0" w:color="auto"/>
            </w:tcBorders>
          </w:tcPr>
          <w:p w14:paraId="44E4F8D8" w14:textId="77777777" w:rsidR="0098158F" w:rsidRPr="00542737" w:rsidRDefault="0098158F" w:rsidP="00A23121">
            <w:pPr>
              <w:pStyle w:val="BodyText"/>
              <w:spacing w:after="0"/>
              <w:ind w:left="0"/>
              <w:rPr>
                <w:ins w:id="1058" w:author="Niall Murphy" w:date="2021-04-27T11:36:00Z"/>
              </w:rPr>
            </w:pPr>
          </w:p>
          <w:p w14:paraId="65CE41F4" w14:textId="4C3C6B16" w:rsidR="00A23121" w:rsidRPr="00542737" w:rsidRDefault="00A23121" w:rsidP="00A23121">
            <w:pPr>
              <w:pStyle w:val="BodyText"/>
              <w:spacing w:after="0"/>
              <w:ind w:left="0"/>
              <w:rPr>
                <w:ins w:id="1059" w:author="Niall Murphy" w:date="2021-04-27T11:34:00Z"/>
                <w:color w:val="9EA6AA" w:themeColor="accent4"/>
              </w:rPr>
            </w:pPr>
            <w:r w:rsidRPr="00542737">
              <w:t xml:space="preserve">.xlsx </w:t>
            </w:r>
            <w:r w:rsidR="003F2840" w:rsidRPr="00542737">
              <w:rPr>
                <w:color w:val="9EA6AA" w:themeColor="accent4"/>
              </w:rPr>
              <w:t>(</w:t>
            </w:r>
            <w:commentRangeStart w:id="1060"/>
            <w:r w:rsidR="003F2840" w:rsidRPr="00542737">
              <w:rPr>
                <w:color w:val="9EA6AA" w:themeColor="accent4"/>
              </w:rPr>
              <w:t>compliant to BS 1192-4:2014)</w:t>
            </w:r>
            <w:commentRangeEnd w:id="1060"/>
            <w:r w:rsidR="005F75C4" w:rsidRPr="00542737">
              <w:rPr>
                <w:rStyle w:val="CommentReference"/>
                <w:rFonts w:ascii="Verdana" w:eastAsiaTheme="minorHAnsi" w:hAnsi="Verdana" w:cstheme="minorBidi"/>
                <w:lang w:eastAsia="en-US"/>
              </w:rPr>
              <w:commentReference w:id="1060"/>
            </w:r>
          </w:p>
          <w:p w14:paraId="48DA7D16" w14:textId="77777777" w:rsidR="00AD3BDD" w:rsidRPr="00542737" w:rsidRDefault="00AD3BDD" w:rsidP="00A23121">
            <w:pPr>
              <w:pStyle w:val="BodyText"/>
              <w:spacing w:after="0"/>
              <w:ind w:left="0"/>
              <w:rPr>
                <w:ins w:id="1061" w:author="Niall Murphy" w:date="2021-04-27T11:37:00Z"/>
                <w:color w:val="9EA6AA" w:themeColor="accent4"/>
              </w:rPr>
            </w:pPr>
            <w:ins w:id="1062" w:author="Niall Murphy" w:date="2021-04-27T11:34:00Z">
              <w:r w:rsidRPr="00542737">
                <w:rPr>
                  <w:rPrChange w:id="1063" w:author="Niall Murphy" w:date="2021-04-27T11:35:00Z">
                    <w:rPr>
                      <w:color w:val="9EA6AA" w:themeColor="accent4"/>
                    </w:rPr>
                  </w:rPrChange>
                </w:rPr>
                <w:t xml:space="preserve">.xlsx </w:t>
              </w:r>
              <w:r w:rsidRPr="00542737">
                <w:rPr>
                  <w:color w:val="9EA6AA" w:themeColor="accent4"/>
                </w:rPr>
                <w:t>(</w:t>
              </w:r>
            </w:ins>
            <w:ins w:id="1064" w:author="Niall Murphy" w:date="2021-04-27T11:36:00Z">
              <w:r w:rsidR="0098158F" w:rsidRPr="00542737">
                <w:rPr>
                  <w:color w:val="9EA6AA" w:themeColor="accent4"/>
                </w:rPr>
                <w:t>basic spreadshee</w:t>
              </w:r>
            </w:ins>
            <w:ins w:id="1065" w:author="Niall Murphy" w:date="2021-04-27T11:37:00Z">
              <w:r w:rsidR="0098158F" w:rsidRPr="00542737">
                <w:rPr>
                  <w:color w:val="9EA6AA" w:themeColor="accent4"/>
                </w:rPr>
                <w:t>t)</w:t>
              </w:r>
            </w:ins>
          </w:p>
          <w:p w14:paraId="17FE4396" w14:textId="00FD8013" w:rsidR="0098158F" w:rsidRPr="00542737" w:rsidRDefault="0098158F" w:rsidP="00A23121">
            <w:pPr>
              <w:pStyle w:val="BodyText"/>
              <w:spacing w:after="0"/>
              <w:ind w:left="0"/>
            </w:pPr>
            <w:ins w:id="1066" w:author="Niall Murphy" w:date="2021-04-27T11:37:00Z">
              <w:r w:rsidRPr="00542737">
                <w:t xml:space="preserve">.xlsx </w:t>
              </w:r>
              <w:r w:rsidRPr="00542737">
                <w:rPr>
                  <w:color w:val="9EA6AA" w:themeColor="accent4"/>
                </w:rPr>
                <w:t>(basic spreadsheet)</w:t>
              </w:r>
            </w:ins>
          </w:p>
        </w:tc>
      </w:tr>
      <w:tr w:rsidR="00A23121" w:rsidRPr="00542737" w14:paraId="022042C7" w14:textId="77777777" w:rsidTr="0063462B">
        <w:trPr>
          <w:cnfStyle w:val="000000100000" w:firstRow="0" w:lastRow="0" w:firstColumn="0" w:lastColumn="0" w:oddVBand="0" w:evenVBand="0" w:oddHBand="1" w:evenHBand="0" w:firstRowFirstColumn="0" w:firstRowLastColumn="0" w:lastRowFirstColumn="0" w:lastRowLastColumn="0"/>
        </w:trPr>
        <w:tc>
          <w:tcPr>
            <w:tcW w:w="4836" w:type="dxa"/>
            <w:tcBorders>
              <w:bottom w:val="single" w:sz="18" w:space="0" w:color="404040" w:themeColor="text1" w:themeTint="BF"/>
            </w:tcBorders>
          </w:tcPr>
          <w:p w14:paraId="72B88853" w14:textId="787FEA53" w:rsidR="00A23121" w:rsidRPr="00542737" w:rsidRDefault="00A23121" w:rsidP="00A23121">
            <w:pPr>
              <w:pStyle w:val="BodyText"/>
              <w:spacing w:after="0"/>
              <w:ind w:left="0"/>
            </w:pPr>
            <w:r w:rsidRPr="00542737">
              <w:t>Documentation in open format</w:t>
            </w:r>
          </w:p>
        </w:tc>
        <w:tc>
          <w:tcPr>
            <w:tcW w:w="4836" w:type="dxa"/>
            <w:tcBorders>
              <w:bottom w:val="single" w:sz="18" w:space="0" w:color="404040" w:themeColor="text1" w:themeTint="BF"/>
            </w:tcBorders>
          </w:tcPr>
          <w:p w14:paraId="2C52DE20" w14:textId="6083EDE0" w:rsidR="00A23121" w:rsidRPr="00542737" w:rsidRDefault="00A23121" w:rsidP="0063462B">
            <w:pPr>
              <w:pStyle w:val="BodyText"/>
              <w:keepNext/>
              <w:spacing w:after="0"/>
              <w:ind w:left="0"/>
            </w:pPr>
            <w:r w:rsidRPr="00542737">
              <w:t>.pdf</w:t>
            </w:r>
          </w:p>
        </w:tc>
      </w:tr>
    </w:tbl>
    <w:p w14:paraId="7EFF162B" w14:textId="0F7B2AFA" w:rsidR="00A23121" w:rsidRPr="00542737" w:rsidRDefault="0063462B" w:rsidP="0063462B">
      <w:pPr>
        <w:pStyle w:val="Caption"/>
      </w:pPr>
      <w:r w:rsidRPr="00542737">
        <w:t xml:space="preserve">Table </w:t>
      </w:r>
      <w:fldSimple w:instr=" SEQ Table \* ARABIC ">
        <w:r w:rsidR="00542737">
          <w:rPr>
            <w:noProof/>
          </w:rPr>
          <w:t>10</w:t>
        </w:r>
      </w:fldSimple>
      <w:r w:rsidRPr="00542737">
        <w:t>: Information to be provided as each information milestone</w:t>
      </w:r>
    </w:p>
    <w:p w14:paraId="64AD81CB" w14:textId="0560376B" w:rsidR="00A23121" w:rsidRDefault="00B14BD7" w:rsidP="00A23121">
      <w:pPr>
        <w:pStyle w:val="BodyText"/>
        <w:rPr>
          <w:ins w:id="1067" w:author="Niall Murphy" w:date="2021-04-29T16:36:00Z"/>
        </w:rPr>
      </w:pPr>
      <w:r w:rsidRPr="00542737">
        <w:t xml:space="preserve">Note: Native format refers to the file format which the Task Team’s BIM authoring software is designed to work with. </w:t>
      </w:r>
    </w:p>
    <w:p w14:paraId="573AB061" w14:textId="77777777" w:rsidR="00702829" w:rsidRPr="00542737" w:rsidRDefault="00702829" w:rsidP="00A23121">
      <w:pPr>
        <w:pStyle w:val="BodyText"/>
      </w:pPr>
    </w:p>
    <w:p w14:paraId="0382604B" w14:textId="10825B3B" w:rsidR="006C4E96" w:rsidRPr="00542737" w:rsidRDefault="006C4E96" w:rsidP="006C4E96">
      <w:pPr>
        <w:pStyle w:val="Heading3"/>
      </w:pPr>
      <w:bookmarkStart w:id="1068" w:name="_Ref70500013"/>
      <w:r w:rsidRPr="00542737">
        <w:t>Information Model review and authorisation</w:t>
      </w:r>
      <w:bookmarkEnd w:id="1068"/>
      <w:r w:rsidRPr="00542737">
        <w:t xml:space="preserve"> </w:t>
      </w:r>
    </w:p>
    <w:p w14:paraId="4E724431" w14:textId="75ADC125" w:rsidR="00C35069" w:rsidRPr="00542737" w:rsidRDefault="00C35069" w:rsidP="00C35069">
      <w:pPr>
        <w:pStyle w:val="BodyText"/>
      </w:pPr>
      <w:r w:rsidRPr="00542737">
        <w:t xml:space="preserve">As per EIR </w:t>
      </w:r>
      <w:r w:rsidRPr="00542737">
        <w:rPr>
          <w:b/>
          <w:bCs/>
        </w:rPr>
        <w:t>section 7.2.3</w:t>
      </w:r>
      <w:r w:rsidR="00F24820" w:rsidRPr="00542737">
        <w:t>, t</w:t>
      </w:r>
      <w:r w:rsidRPr="00542737">
        <w:t xml:space="preserve">he Design Lead (Appointed Party) during the design stages, and the </w:t>
      </w:r>
      <w:del w:id="1069" w:author="Niall Murphy" w:date="2021-04-27T10:25:00Z">
        <w:r w:rsidRPr="00542737" w:rsidDel="002B6A51">
          <w:delText>Construction Lead Appointed Party</w:delText>
        </w:r>
      </w:del>
      <w:ins w:id="1070" w:author="Niall Murphy" w:date="2021-04-27T10:25:00Z">
        <w:r w:rsidR="002B6A51" w:rsidRPr="00542737">
          <w:t>Construction Lead (Appointed Party)</w:t>
        </w:r>
      </w:ins>
      <w:r w:rsidRPr="00542737">
        <w:t xml:space="preserve"> upon appointment, will undertake a review of the information models shared by each Task Te</w:t>
      </w:r>
      <w:r w:rsidR="00F24820" w:rsidRPr="00542737">
        <w:t>a</w:t>
      </w:r>
      <w:r w:rsidRPr="00542737">
        <w:t>m in accordance with the project’s information production methods and procedures.</w:t>
      </w:r>
    </w:p>
    <w:p w14:paraId="213F2FA8" w14:textId="25D79D1B" w:rsidR="00C35069" w:rsidRPr="00542737" w:rsidRDefault="00C35069" w:rsidP="00C35069">
      <w:pPr>
        <w:pStyle w:val="BodyText"/>
      </w:pPr>
      <w:r w:rsidRPr="00542737">
        <w:t>In doing this, the Design/</w:t>
      </w:r>
      <w:del w:id="1071" w:author="Niall Murphy" w:date="2021-04-27T10:25:00Z">
        <w:r w:rsidRPr="00542737" w:rsidDel="002B6A51">
          <w:delText>Construction Lead Appointed Party</w:delText>
        </w:r>
      </w:del>
      <w:ins w:id="1072" w:author="Niall Murphy" w:date="2021-04-27T10:25:00Z">
        <w:r w:rsidR="002B6A51" w:rsidRPr="00542737">
          <w:t>Construction Lead (Appointed Party)</w:t>
        </w:r>
      </w:ins>
      <w:r w:rsidRPr="00542737">
        <w:t xml:space="preserve"> will consider:</w:t>
      </w:r>
    </w:p>
    <w:p w14:paraId="10140711" w14:textId="032C7C09" w:rsidR="00C35069" w:rsidRPr="00542737" w:rsidRDefault="00C35069" w:rsidP="00C35069">
      <w:pPr>
        <w:pStyle w:val="ListBullet"/>
        <w:ind w:left="1134"/>
      </w:pPr>
      <w:r w:rsidRPr="00542737">
        <w:t xml:space="preserve">The Information Identification integrity – Information Container is checked for correct identification (ID) as defined in </w:t>
      </w:r>
      <w:hyperlink w:anchor="_Identification_(ID)_conventions" w:history="1">
        <w:r w:rsidRPr="00542737">
          <w:rPr>
            <w:b/>
            <w:bCs/>
          </w:rPr>
          <w:t>section 6.2</w:t>
        </w:r>
      </w:hyperlink>
      <w:r w:rsidRPr="00542737">
        <w:rPr>
          <w:b/>
          <w:bCs/>
        </w:rPr>
        <w:t xml:space="preserve"> of the EIR</w:t>
      </w:r>
    </w:p>
    <w:p w14:paraId="6B5FD224" w14:textId="5C9F161F" w:rsidR="00C35069" w:rsidRPr="00542737" w:rsidRDefault="00C35069" w:rsidP="00C35069">
      <w:pPr>
        <w:pStyle w:val="ListBullet"/>
        <w:ind w:left="1134"/>
      </w:pPr>
      <w:r w:rsidRPr="00542737">
        <w:t xml:space="preserve">Compliance with the project Federation Strategy - Information Container is analysed to check that it has been appropriately divided into sets of information containers keeping the individual Information Container size under the </w:t>
      </w:r>
      <w:ins w:id="1073" w:author="Niall Murphy" w:date="2021-04-28T13:57:00Z">
        <w:r w:rsidR="00C114CC" w:rsidRPr="00E132BC">
          <w:rPr>
            <w:color w:val="D55C17" w:themeColor="accent5"/>
          </w:rPr>
          <w:t>30</w:t>
        </w:r>
      </w:ins>
      <w:del w:id="1074" w:author="Niall Murphy" w:date="2021-04-28T13:57:00Z">
        <w:r w:rsidR="00F24820" w:rsidRPr="00542737" w:rsidDel="00C114CC">
          <w:rPr>
            <w:color w:val="D55C17" w:themeColor="accent5"/>
          </w:rPr>
          <w:delText>25</w:delText>
        </w:r>
      </w:del>
      <w:r w:rsidR="00F24820" w:rsidRPr="00542737">
        <w:rPr>
          <w:color w:val="D55C17" w:themeColor="accent5"/>
        </w:rPr>
        <w:t>0mb</w:t>
      </w:r>
      <w:r w:rsidR="00F24820" w:rsidRPr="00542737">
        <w:rPr>
          <w:rPrChange w:id="1075" w:author="Niall Murphy" w:date="2021-04-28T13:57:00Z">
            <w:rPr>
              <w:color w:val="D55C17" w:themeColor="accent5"/>
            </w:rPr>
          </w:rPrChange>
        </w:rPr>
        <w:t xml:space="preserve"> </w:t>
      </w:r>
      <w:r w:rsidRPr="00542737">
        <w:t xml:space="preserve">limit specified in </w:t>
      </w:r>
      <w:hyperlink w:anchor="_Information_Model_review" w:history="1">
        <w:r w:rsidRPr="00542737">
          <w:rPr>
            <w:b/>
            <w:bCs/>
          </w:rPr>
          <w:t>section 7.3</w:t>
        </w:r>
      </w:hyperlink>
      <w:r w:rsidRPr="00542737">
        <w:rPr>
          <w:b/>
          <w:bCs/>
        </w:rPr>
        <w:t xml:space="preserve"> of the EIR</w:t>
      </w:r>
    </w:p>
    <w:p w14:paraId="560DAD68" w14:textId="5E208D96" w:rsidR="00C35069" w:rsidRPr="00542737" w:rsidRDefault="00C35069" w:rsidP="00C35069">
      <w:pPr>
        <w:pStyle w:val="ListBullet"/>
        <w:ind w:left="1134"/>
      </w:pPr>
      <w:r w:rsidRPr="00542737">
        <w:t xml:space="preserve">Compliance with BIM object authoring requirements – Information Container is analysed to check that BIM objects have been authored in accordance with </w:t>
      </w:r>
      <w:hyperlink w:anchor="_Object_identification_(ID)" w:history="1">
        <w:r w:rsidRPr="00542737">
          <w:rPr>
            <w:b/>
            <w:bCs/>
          </w:rPr>
          <w:t>section 6.2.2</w:t>
        </w:r>
      </w:hyperlink>
      <w:r w:rsidRPr="00542737">
        <w:rPr>
          <w:b/>
          <w:bCs/>
        </w:rPr>
        <w:t xml:space="preserve"> of the EIR</w:t>
      </w:r>
    </w:p>
    <w:p w14:paraId="65C25236" w14:textId="77777777" w:rsidR="00C35069" w:rsidRPr="00542737" w:rsidRDefault="00C35069" w:rsidP="00C35069">
      <w:pPr>
        <w:pStyle w:val="ListBullet"/>
        <w:ind w:left="1134"/>
      </w:pPr>
      <w:r w:rsidRPr="00542737">
        <w:t>The progression of the design and design information - Information Container is analysed to check for compliance with the level of information need required at a particular project stage. The development, completeness and validity of geometrical and non-geometrical information is reviewed against the Detailed BIM Responsibility Matrix</w:t>
      </w:r>
    </w:p>
    <w:p w14:paraId="6AD8BCE1" w14:textId="77777777" w:rsidR="00C35069" w:rsidRPr="00542737" w:rsidRDefault="00C35069" w:rsidP="00C35069">
      <w:pPr>
        <w:pStyle w:val="ListBullet"/>
        <w:ind w:left="1134"/>
      </w:pPr>
      <w:r w:rsidRPr="00542737">
        <w:t xml:space="preserve">The development, completeness and validity of asset information which will be reviewed against the Asset Information Requirements </w:t>
      </w:r>
    </w:p>
    <w:p w14:paraId="17D2E6B9" w14:textId="21E49AAC" w:rsidR="00C35069" w:rsidRPr="00542737" w:rsidRDefault="00C35069" w:rsidP="00C35069">
      <w:pPr>
        <w:pStyle w:val="ListBullet"/>
        <w:ind w:left="1134"/>
      </w:pPr>
      <w:r w:rsidRPr="00542737">
        <w:t xml:space="preserve">The development, completeness, and validity of the classification information within the Information Container, which will be reviewed against the requirements defined in </w:t>
      </w:r>
      <w:hyperlink w:anchor="_Classification_of_information" w:history="1">
        <w:r w:rsidRPr="00542737">
          <w:rPr>
            <w:b/>
            <w:bCs/>
          </w:rPr>
          <w:t>section 6.3</w:t>
        </w:r>
      </w:hyperlink>
      <w:r w:rsidRPr="00542737">
        <w:rPr>
          <w:b/>
          <w:bCs/>
        </w:rPr>
        <w:t xml:space="preserve"> of the EIR</w:t>
      </w:r>
    </w:p>
    <w:p w14:paraId="10E9F8BD" w14:textId="443F57E8" w:rsidR="00C35069" w:rsidRPr="00542737" w:rsidRDefault="00C35069" w:rsidP="00C35069">
      <w:pPr>
        <w:pStyle w:val="ListBullet"/>
        <w:ind w:left="1134"/>
      </w:pPr>
      <w:r w:rsidRPr="00542737">
        <w:lastRenderedPageBreak/>
        <w:t>The development, completeness and validity of and additional information requirements (e.g. performance attributes, carbon tracking information, etc.)</w:t>
      </w:r>
    </w:p>
    <w:p w14:paraId="7AF8209B" w14:textId="25FF94BA" w:rsidR="00C35069" w:rsidRPr="00542737" w:rsidRDefault="00C35069" w:rsidP="00C35069">
      <w:pPr>
        <w:pStyle w:val="ListBullet"/>
        <w:ind w:left="1134"/>
      </w:pPr>
      <w:r w:rsidRPr="00542737">
        <w:t>The level of quality and spatial coordination in the Federated Information Model.</w:t>
      </w:r>
    </w:p>
    <w:p w14:paraId="7C2805C0" w14:textId="58F96F52" w:rsidR="00F24820" w:rsidRPr="00542737" w:rsidRDefault="00F24820" w:rsidP="00F24820">
      <w:pPr>
        <w:pStyle w:val="ListBullet"/>
        <w:numPr>
          <w:ilvl w:val="0"/>
          <w:numId w:val="0"/>
        </w:numPr>
        <w:ind w:left="1134"/>
      </w:pPr>
      <w:r w:rsidRPr="00542737">
        <w:rPr>
          <w:noProof/>
        </w:rPr>
        <w:drawing>
          <wp:anchor distT="0" distB="0" distL="114300" distR="114300" simplePos="0" relativeHeight="251664384" behindDoc="0" locked="0" layoutInCell="1" allowOverlap="1" wp14:anchorId="175B94FF" wp14:editId="6BD87593">
            <wp:simplePos x="0" y="0"/>
            <wp:positionH relativeFrom="margin">
              <wp:posOffset>532130</wp:posOffset>
            </wp:positionH>
            <wp:positionV relativeFrom="paragraph">
              <wp:posOffset>252095</wp:posOffset>
            </wp:positionV>
            <wp:extent cx="6172200" cy="2516505"/>
            <wp:effectExtent l="0" t="0" r="0" b="0"/>
            <wp:wrapTopAndBottom/>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72200" cy="2516505"/>
                    </a:xfrm>
                    <a:prstGeom prst="rect">
                      <a:avLst/>
                    </a:prstGeom>
                    <a:noFill/>
                  </pic:spPr>
                </pic:pic>
              </a:graphicData>
            </a:graphic>
          </wp:anchor>
        </w:drawing>
      </w:r>
    </w:p>
    <w:p w14:paraId="1C07D21F" w14:textId="08D4E123" w:rsidR="00C35069" w:rsidRPr="00542737" w:rsidRDefault="00C35069" w:rsidP="00C35069">
      <w:pPr>
        <w:pStyle w:val="ListBullet"/>
        <w:numPr>
          <w:ilvl w:val="0"/>
          <w:numId w:val="0"/>
        </w:numPr>
        <w:ind w:left="1078"/>
        <w:jc w:val="both"/>
      </w:pPr>
      <w:r w:rsidRPr="00542737">
        <w:rPr>
          <w:b/>
          <w:bCs/>
        </w:rPr>
        <w:t xml:space="preserve">Figure </w:t>
      </w:r>
      <w:ins w:id="1076" w:author="Niall Murphy" w:date="2021-04-27T11:07:00Z">
        <w:r w:rsidR="00150D06" w:rsidRPr="00542737">
          <w:rPr>
            <w:b/>
            <w:bCs/>
          </w:rPr>
          <w:t>04.</w:t>
        </w:r>
      </w:ins>
      <w:commentRangeStart w:id="1077"/>
      <w:del w:id="1078" w:author="Niall Murphy" w:date="2021-04-27T11:07:00Z">
        <w:r w:rsidRPr="00542737" w:rsidDel="00150D06">
          <w:rPr>
            <w:b/>
            <w:bCs/>
          </w:rPr>
          <w:delText>XX</w:delText>
        </w:r>
        <w:commentRangeEnd w:id="1077"/>
        <w:r w:rsidR="00BD3F91" w:rsidRPr="00542737" w:rsidDel="00150D06">
          <w:rPr>
            <w:rStyle w:val="CommentReference"/>
            <w:rFonts w:ascii="Verdana" w:eastAsiaTheme="minorHAnsi" w:hAnsi="Verdana" w:cstheme="minorBidi"/>
            <w:spacing w:val="0"/>
            <w:lang w:eastAsia="en-US"/>
          </w:rPr>
          <w:commentReference w:id="1077"/>
        </w:r>
        <w:r w:rsidRPr="00542737" w:rsidDel="00150D06">
          <w:rPr>
            <w:b/>
            <w:bCs/>
          </w:rPr>
          <w:delText>.</w:delText>
        </w:r>
      </w:del>
      <w:r w:rsidRPr="00542737">
        <w:t xml:space="preserve"> </w:t>
      </w:r>
      <w:r w:rsidR="00F24820" w:rsidRPr="00542737">
        <w:t>Information Review and Approval process</w:t>
      </w:r>
    </w:p>
    <w:p w14:paraId="7314B3D1" w14:textId="41261C3B" w:rsidR="00C35069" w:rsidRPr="00542737" w:rsidRDefault="00C35069" w:rsidP="00C35069">
      <w:pPr>
        <w:pStyle w:val="BodyText"/>
      </w:pPr>
      <w:r w:rsidRPr="00542737">
        <w:t>If the review is successful, the Design/</w:t>
      </w:r>
      <w:del w:id="1079" w:author="Niall Murphy" w:date="2021-04-27T10:25:00Z">
        <w:r w:rsidRPr="00542737" w:rsidDel="002B6A51">
          <w:delText>Construction Lead Appointed Party</w:delText>
        </w:r>
      </w:del>
      <w:ins w:id="1080" w:author="Niall Murphy" w:date="2021-04-27T10:25:00Z">
        <w:r w:rsidR="002B6A51" w:rsidRPr="00542737">
          <w:t>Construction Lead (Appointed Party)</w:t>
        </w:r>
      </w:ins>
      <w:r w:rsidRPr="00542737">
        <w:t xml:space="preserve"> will authorize each Information Model and instruct each Task Team to submit their information for </w:t>
      </w:r>
      <w:sdt>
        <w:sdtPr>
          <w:tag w:val="CLIENT"/>
          <w:id w:val="-1724524656"/>
          <w:placeholder>
            <w:docPart w:val="216255EDA14243A99E6D70FDA641E1BE"/>
          </w:placeholder>
          <w:text/>
        </w:sdtPr>
        <w:sdtEndPr/>
        <w:sdtContent>
          <w:r w:rsidR="00500416">
            <w:t>SP Energy Networks</w:t>
          </w:r>
        </w:sdtContent>
      </w:sdt>
      <w:r w:rsidRPr="00542737">
        <w:t xml:space="preserve"> acceptance within the project’s CDE. </w:t>
      </w:r>
    </w:p>
    <w:p w14:paraId="3FE72B7D" w14:textId="69CDA5E6" w:rsidR="00C35069" w:rsidRPr="00542737" w:rsidRDefault="00C35069" w:rsidP="00C35069">
      <w:pPr>
        <w:pStyle w:val="BodyText"/>
      </w:pPr>
      <w:r w:rsidRPr="00542737">
        <w:t>If the review is unsuccessful, the Design/</w:t>
      </w:r>
      <w:del w:id="1081" w:author="Niall Murphy" w:date="2021-04-27T10:25:00Z">
        <w:r w:rsidRPr="00542737" w:rsidDel="002B6A51">
          <w:delText>Construction Lead Appointed Party</w:delText>
        </w:r>
      </w:del>
      <w:ins w:id="1082" w:author="Niall Murphy" w:date="2021-04-27T10:25:00Z">
        <w:r w:rsidR="002B6A51" w:rsidRPr="00542737">
          <w:t>Construction Lead (Appointed Party)</w:t>
        </w:r>
      </w:ins>
      <w:r w:rsidRPr="00542737">
        <w:t xml:space="preserve"> will reject the Information Model and instruct the Task Team to amend the information and re-submit for Design/</w:t>
      </w:r>
      <w:del w:id="1083" w:author="Niall Murphy" w:date="2021-04-27T10:25:00Z">
        <w:r w:rsidRPr="00542737" w:rsidDel="002B6A51">
          <w:delText>Construction Lead Appointed Party</w:delText>
        </w:r>
      </w:del>
      <w:ins w:id="1084" w:author="Niall Murphy" w:date="2021-04-27T10:25:00Z">
        <w:r w:rsidR="002B6A51" w:rsidRPr="00542737">
          <w:t>Construction Lead (Appointed Party)</w:t>
        </w:r>
      </w:ins>
      <w:r w:rsidRPr="00542737">
        <w:t xml:space="preserve"> authorization. Partial acceptance of the information to be exchanged can lead to coordination issues, therefore the Design/</w:t>
      </w:r>
      <w:del w:id="1085" w:author="Niall Murphy" w:date="2021-04-27T10:25:00Z">
        <w:r w:rsidRPr="00542737" w:rsidDel="002B6A51">
          <w:delText>Construction Lead Appointed Party</w:delText>
        </w:r>
      </w:del>
      <w:ins w:id="1086" w:author="Niall Murphy" w:date="2021-04-27T10:25:00Z">
        <w:r w:rsidR="002B6A51" w:rsidRPr="00542737">
          <w:t>Construction Lead (Appointed Party)</w:t>
        </w:r>
      </w:ins>
      <w:r w:rsidRPr="00542737">
        <w:t xml:space="preserve"> </w:t>
      </w:r>
      <w:del w:id="1087" w:author="Laurice Peverett" w:date="2021-04-26T22:00:00Z">
        <w:r w:rsidR="00F24820" w:rsidRPr="00542737" w:rsidDel="00BD3F91">
          <w:delText xml:space="preserve"> </w:delText>
        </w:r>
      </w:del>
      <w:r w:rsidR="00F24820" w:rsidRPr="00542737">
        <w:t xml:space="preserve">shall </w:t>
      </w:r>
      <w:r w:rsidRPr="00542737">
        <w:t xml:space="preserve">either </w:t>
      </w:r>
      <w:commentRangeStart w:id="1088"/>
      <w:r w:rsidRPr="00542737">
        <w:t>authori</w:t>
      </w:r>
      <w:ins w:id="1089" w:author="Niall Murphy" w:date="2021-04-27T11:07:00Z">
        <w:r w:rsidR="00150D06" w:rsidRPr="00542737">
          <w:t>s</w:t>
        </w:r>
      </w:ins>
      <w:del w:id="1090" w:author="Niall Murphy" w:date="2021-04-27T11:07:00Z">
        <w:r w:rsidRPr="00542737" w:rsidDel="00150D06">
          <w:delText>z</w:delText>
        </w:r>
      </w:del>
      <w:r w:rsidRPr="00542737">
        <w:t>e</w:t>
      </w:r>
      <w:commentRangeEnd w:id="1088"/>
      <w:r w:rsidR="00BD3F91" w:rsidRPr="00542737">
        <w:rPr>
          <w:rStyle w:val="CommentReference"/>
          <w:rFonts w:ascii="Verdana" w:hAnsi="Verdana"/>
        </w:rPr>
        <w:commentReference w:id="1088"/>
      </w:r>
      <w:r w:rsidRPr="00542737">
        <w:t xml:space="preserve"> or reject the entire Information Model.</w:t>
      </w:r>
    </w:p>
    <w:p w14:paraId="2151EA66" w14:textId="018D4F09" w:rsidR="00C35069" w:rsidRDefault="00C35069" w:rsidP="00C35069">
      <w:pPr>
        <w:pStyle w:val="BodyText"/>
        <w:rPr>
          <w:ins w:id="1091" w:author="Niall Murphy" w:date="2021-04-29T16:36:00Z"/>
        </w:rPr>
      </w:pPr>
      <w:r w:rsidRPr="00542737">
        <w:t xml:space="preserve">Errors or non-compliance must be corrected as a priority with agreed timescales. Actions must be distributed to all Project Stakeholders, via the CDE, by the Design Lead (Appointed Party) during the design stages, and by the </w:t>
      </w:r>
      <w:del w:id="1092" w:author="Niall Murphy" w:date="2021-04-27T10:25:00Z">
        <w:r w:rsidRPr="00542737" w:rsidDel="002B6A51">
          <w:delText>Construction Lead Appointed Party</w:delText>
        </w:r>
      </w:del>
      <w:ins w:id="1093" w:author="Niall Murphy" w:date="2021-04-27T10:25:00Z">
        <w:r w:rsidR="002B6A51" w:rsidRPr="00542737">
          <w:t>Construction Lead (Appointed Party)</w:t>
        </w:r>
      </w:ins>
      <w:r w:rsidRPr="00542737">
        <w:t xml:space="preserve"> following this.</w:t>
      </w:r>
    </w:p>
    <w:p w14:paraId="251DBEEC" w14:textId="77777777" w:rsidR="00702829" w:rsidRPr="00542737" w:rsidRDefault="00702829" w:rsidP="00C35069">
      <w:pPr>
        <w:pStyle w:val="BodyText"/>
        <w:rPr>
          <w:highlight w:val="yellow"/>
        </w:rPr>
      </w:pPr>
    </w:p>
    <w:p w14:paraId="3BB4C0EA" w14:textId="1822E233" w:rsidR="006C4E96" w:rsidRPr="00542737" w:rsidRDefault="006C4E96" w:rsidP="006C4E96">
      <w:pPr>
        <w:pStyle w:val="Heading3"/>
      </w:pPr>
      <w:r w:rsidRPr="00542737">
        <w:t xml:space="preserve">Information Model review and acceptance </w:t>
      </w:r>
    </w:p>
    <w:p w14:paraId="0D57E05C" w14:textId="36311759" w:rsidR="00F24820" w:rsidRPr="00542737" w:rsidRDefault="00F24820" w:rsidP="00F24820">
      <w:pPr>
        <w:pStyle w:val="BodyText"/>
      </w:pPr>
      <w:bookmarkStart w:id="1094" w:name="_Hlk70337066"/>
      <w:r w:rsidRPr="00542737">
        <w:t xml:space="preserve">As per EIR </w:t>
      </w:r>
      <w:r w:rsidRPr="00542737">
        <w:rPr>
          <w:b/>
          <w:bCs/>
        </w:rPr>
        <w:t>section 7.2.4</w:t>
      </w:r>
      <w:r w:rsidRPr="00542737">
        <w:t xml:space="preserve">, The Design Lead (Appointed Party) during the design stages, and the </w:t>
      </w:r>
      <w:del w:id="1095" w:author="Niall Murphy" w:date="2021-04-27T10:25:00Z">
        <w:r w:rsidRPr="00542737" w:rsidDel="002B6A51">
          <w:delText>Construction Lead Appointed Party</w:delText>
        </w:r>
      </w:del>
      <w:ins w:id="1096" w:author="Niall Murphy" w:date="2021-04-27T10:25:00Z">
        <w:r w:rsidR="002B6A51" w:rsidRPr="00542737">
          <w:t>Construction Lead (Appointed Party)</w:t>
        </w:r>
      </w:ins>
      <w:r w:rsidRPr="00542737">
        <w:t xml:space="preserve"> upon appointment, will undertake a review of the information models shared by each Task Team in accordance with the project’s information production methods and procedures.</w:t>
      </w:r>
    </w:p>
    <w:p w14:paraId="5B0E46D0" w14:textId="14597D16" w:rsidR="00F24820" w:rsidRPr="00542737" w:rsidRDefault="00F24820" w:rsidP="00F24820">
      <w:pPr>
        <w:pStyle w:val="BodyText"/>
      </w:pPr>
      <w:r w:rsidRPr="00542737">
        <w:t>In doing this, the Design/</w:t>
      </w:r>
      <w:del w:id="1097" w:author="Niall Murphy" w:date="2021-04-27T10:25:00Z">
        <w:r w:rsidRPr="00542737" w:rsidDel="002B6A51">
          <w:delText>Construction Lead Appointed Party</w:delText>
        </w:r>
      </w:del>
      <w:ins w:id="1098" w:author="Niall Murphy" w:date="2021-04-27T10:25:00Z">
        <w:r w:rsidR="002B6A51" w:rsidRPr="00542737">
          <w:t>Construction Lead (Appointed Party)</w:t>
        </w:r>
      </w:ins>
      <w:r w:rsidRPr="00542737">
        <w:t xml:space="preserve"> will consider:</w:t>
      </w:r>
    </w:p>
    <w:p w14:paraId="4DBF8A7B" w14:textId="5A0E7088" w:rsidR="00F24820" w:rsidRPr="00542737" w:rsidRDefault="00F24820" w:rsidP="00F24820">
      <w:pPr>
        <w:pStyle w:val="ListBullet"/>
        <w:ind w:left="1134"/>
      </w:pPr>
      <w:r w:rsidRPr="00542737">
        <w:t xml:space="preserve">The Information Identification integrity – Information Container is checked for correct identification (ID) as defined in </w:t>
      </w:r>
      <w:hyperlink w:anchor="_Identification_(ID)_conventions" w:history="1">
        <w:r w:rsidRPr="00542737">
          <w:rPr>
            <w:b/>
            <w:bCs/>
          </w:rPr>
          <w:t>section 6.2</w:t>
        </w:r>
      </w:hyperlink>
      <w:r w:rsidRPr="00542737">
        <w:rPr>
          <w:b/>
          <w:bCs/>
        </w:rPr>
        <w:t xml:space="preserve"> of the EIR</w:t>
      </w:r>
    </w:p>
    <w:p w14:paraId="48306042" w14:textId="76FFE626" w:rsidR="00F24820" w:rsidRPr="00542737" w:rsidRDefault="00F24820" w:rsidP="00F24820">
      <w:pPr>
        <w:pStyle w:val="ListBullet"/>
        <w:ind w:left="1134"/>
      </w:pPr>
      <w:r w:rsidRPr="00542737">
        <w:t xml:space="preserve">Compliance with the project Federation Strategy - Information Container is analysed to check that it has been appropriately divided into sets of information containers keeping the individual Information Container size under the </w:t>
      </w:r>
      <w:del w:id="1099" w:author="Niall Murphy" w:date="2021-04-27T11:39:00Z">
        <w:r w:rsidRPr="00542737" w:rsidDel="0098158F">
          <w:rPr>
            <w:color w:val="D55C17" w:themeColor="accent5"/>
          </w:rPr>
          <w:delText>25</w:delText>
        </w:r>
      </w:del>
      <w:ins w:id="1100" w:author="Niall Murphy" w:date="2021-04-27T11:39:00Z">
        <w:r w:rsidR="0098158F" w:rsidRPr="00542737">
          <w:rPr>
            <w:color w:val="D55C17" w:themeColor="accent5"/>
          </w:rPr>
          <w:t>30</w:t>
        </w:r>
      </w:ins>
      <w:r w:rsidRPr="00542737">
        <w:rPr>
          <w:color w:val="D55C17" w:themeColor="accent5"/>
        </w:rPr>
        <w:t>0</w:t>
      </w:r>
      <w:del w:id="1101" w:author="Niall Murphy" w:date="2021-04-27T11:39:00Z">
        <w:r w:rsidRPr="00542737" w:rsidDel="0098158F">
          <w:rPr>
            <w:color w:val="D55C17" w:themeColor="accent5"/>
          </w:rPr>
          <w:delText>mb</w:delText>
        </w:r>
      </w:del>
      <w:ins w:id="1102" w:author="Niall Murphy" w:date="2021-04-27T11:39:00Z">
        <w:r w:rsidR="0098158F" w:rsidRPr="00542737">
          <w:rPr>
            <w:color w:val="D55C17" w:themeColor="accent5"/>
          </w:rPr>
          <w:t>MB</w:t>
        </w:r>
      </w:ins>
      <w:r w:rsidRPr="00542737">
        <w:t xml:space="preserve"> limit specified in </w:t>
      </w:r>
      <w:hyperlink w:anchor="_Information_Model_review" w:history="1">
        <w:r w:rsidRPr="00542737">
          <w:rPr>
            <w:b/>
            <w:bCs/>
          </w:rPr>
          <w:t>section 7.3</w:t>
        </w:r>
      </w:hyperlink>
      <w:r w:rsidRPr="00542737">
        <w:rPr>
          <w:b/>
          <w:bCs/>
        </w:rPr>
        <w:t xml:space="preserve"> of the EIR</w:t>
      </w:r>
    </w:p>
    <w:p w14:paraId="02E99A13" w14:textId="522D2A5A" w:rsidR="00F24820" w:rsidRPr="00542737" w:rsidRDefault="00F24820" w:rsidP="00F24820">
      <w:pPr>
        <w:pStyle w:val="ListBullet"/>
        <w:ind w:left="1134"/>
      </w:pPr>
      <w:r w:rsidRPr="00542737">
        <w:t xml:space="preserve">Compliance with BIM object authoring requirements – Information Container is analysed to check that BIM objects have been authored in accordance with </w:t>
      </w:r>
      <w:hyperlink w:anchor="_Object_identification_(ID)" w:history="1">
        <w:r w:rsidRPr="00542737">
          <w:rPr>
            <w:b/>
            <w:bCs/>
          </w:rPr>
          <w:t>section 6.2.2</w:t>
        </w:r>
      </w:hyperlink>
      <w:r w:rsidRPr="00542737">
        <w:rPr>
          <w:b/>
          <w:bCs/>
        </w:rPr>
        <w:t xml:space="preserve"> of the EIR</w:t>
      </w:r>
    </w:p>
    <w:p w14:paraId="56C87310" w14:textId="77777777" w:rsidR="00F24820" w:rsidRPr="00542737" w:rsidRDefault="00F24820" w:rsidP="00F24820">
      <w:pPr>
        <w:pStyle w:val="ListBullet"/>
        <w:ind w:left="1134"/>
      </w:pPr>
      <w:r w:rsidRPr="00542737">
        <w:t xml:space="preserve">The progression of the design and design information - Information Container is analysed to check for compliance with the level of information need required at a particular project stage. The </w:t>
      </w:r>
      <w:r w:rsidRPr="00542737">
        <w:lastRenderedPageBreak/>
        <w:t>development, completeness and validity of geometrical and non-geometrical information is reviewed against the Detailed BIM Responsibility Matrix</w:t>
      </w:r>
    </w:p>
    <w:p w14:paraId="62F31470" w14:textId="77777777" w:rsidR="00F24820" w:rsidRPr="00542737" w:rsidRDefault="00F24820" w:rsidP="00F24820">
      <w:pPr>
        <w:pStyle w:val="ListBullet"/>
        <w:ind w:left="1134"/>
      </w:pPr>
      <w:r w:rsidRPr="00542737">
        <w:t xml:space="preserve">The development, completeness and validity of asset information which will be reviewed against the Asset Information Requirements </w:t>
      </w:r>
    </w:p>
    <w:p w14:paraId="2264058D" w14:textId="29BEA3ED" w:rsidR="00F24820" w:rsidRPr="00542737" w:rsidRDefault="00F24820" w:rsidP="00F24820">
      <w:pPr>
        <w:pStyle w:val="ListBullet"/>
        <w:ind w:left="1134"/>
      </w:pPr>
      <w:r w:rsidRPr="00542737">
        <w:t xml:space="preserve">The development, completeness, and validity of the classification information within the Information Container, which will be reviewed against the requirements defined in </w:t>
      </w:r>
      <w:hyperlink w:anchor="_Classification_of_information" w:history="1">
        <w:r w:rsidRPr="00542737">
          <w:rPr>
            <w:b/>
            <w:bCs/>
          </w:rPr>
          <w:t>section 6.3</w:t>
        </w:r>
      </w:hyperlink>
      <w:r w:rsidRPr="00542737">
        <w:rPr>
          <w:b/>
          <w:bCs/>
        </w:rPr>
        <w:t xml:space="preserve"> of the EIR</w:t>
      </w:r>
    </w:p>
    <w:p w14:paraId="7235A52C" w14:textId="77777777" w:rsidR="00F24820" w:rsidRPr="00542737" w:rsidRDefault="00F24820" w:rsidP="00F24820">
      <w:pPr>
        <w:pStyle w:val="ListBullet"/>
        <w:ind w:left="1134"/>
      </w:pPr>
      <w:r w:rsidRPr="00542737">
        <w:t>The development, completeness and validity of and additional information requirements (e.g. performance attributes, carbon tracking information, etc.)</w:t>
      </w:r>
    </w:p>
    <w:p w14:paraId="0F0E769C" w14:textId="041FD17D" w:rsidR="00F24820" w:rsidRPr="00542737" w:rsidRDefault="00F24820" w:rsidP="00F24820">
      <w:pPr>
        <w:pStyle w:val="ListBullet"/>
        <w:ind w:left="1134"/>
      </w:pPr>
      <w:r w:rsidRPr="00542737">
        <w:rPr>
          <w:noProof/>
        </w:rPr>
        <w:drawing>
          <wp:anchor distT="0" distB="0" distL="114300" distR="114300" simplePos="0" relativeHeight="251665408" behindDoc="0" locked="0" layoutInCell="1" allowOverlap="1" wp14:anchorId="27550052" wp14:editId="04D10726">
            <wp:simplePos x="0" y="0"/>
            <wp:positionH relativeFrom="column">
              <wp:posOffset>685800</wp:posOffset>
            </wp:positionH>
            <wp:positionV relativeFrom="paragraph">
              <wp:posOffset>354965</wp:posOffset>
            </wp:positionV>
            <wp:extent cx="5517515" cy="2402205"/>
            <wp:effectExtent l="0" t="0" r="6985" b="0"/>
            <wp:wrapTopAndBottom/>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17515" cy="2402205"/>
                    </a:xfrm>
                    <a:prstGeom prst="rect">
                      <a:avLst/>
                    </a:prstGeom>
                    <a:noFill/>
                  </pic:spPr>
                </pic:pic>
              </a:graphicData>
            </a:graphic>
          </wp:anchor>
        </w:drawing>
      </w:r>
      <w:r w:rsidRPr="00542737">
        <w:t>The level of quality and spatial coordination in the Federated Information Model.</w:t>
      </w:r>
    </w:p>
    <w:p w14:paraId="38E8E842" w14:textId="055953CE" w:rsidR="00F24820" w:rsidRPr="00542737" w:rsidRDefault="00F24820" w:rsidP="00F24820">
      <w:pPr>
        <w:pStyle w:val="ListBullet"/>
        <w:numPr>
          <w:ilvl w:val="0"/>
          <w:numId w:val="0"/>
        </w:numPr>
        <w:ind w:left="1078"/>
        <w:jc w:val="both"/>
      </w:pPr>
      <w:r w:rsidRPr="00542737">
        <w:rPr>
          <w:b/>
          <w:bCs/>
        </w:rPr>
        <w:t xml:space="preserve">Figure </w:t>
      </w:r>
      <w:r w:rsidR="00E75121" w:rsidRPr="00542737">
        <w:rPr>
          <w:b/>
          <w:bCs/>
        </w:rPr>
        <w:t>03</w:t>
      </w:r>
      <w:r w:rsidRPr="00542737">
        <w:rPr>
          <w:b/>
          <w:bCs/>
        </w:rPr>
        <w:t>.</w:t>
      </w:r>
      <w:r w:rsidRPr="00542737">
        <w:t xml:space="preserve"> Information review and acceptance process</w:t>
      </w:r>
    </w:p>
    <w:p w14:paraId="54DCB38B" w14:textId="35C8891D" w:rsidR="00F24820" w:rsidRPr="00542737" w:rsidRDefault="00F24820" w:rsidP="00F24820">
      <w:pPr>
        <w:pStyle w:val="ListBullet"/>
        <w:numPr>
          <w:ilvl w:val="0"/>
          <w:numId w:val="0"/>
        </w:numPr>
        <w:ind w:left="1078"/>
        <w:jc w:val="both"/>
      </w:pPr>
    </w:p>
    <w:p w14:paraId="5A22FE8C" w14:textId="55C2D007" w:rsidR="00F24820" w:rsidRPr="00542737" w:rsidRDefault="00F24820" w:rsidP="00F24820">
      <w:pPr>
        <w:pStyle w:val="ListBullet"/>
        <w:numPr>
          <w:ilvl w:val="0"/>
          <w:numId w:val="0"/>
        </w:numPr>
        <w:spacing w:line="276" w:lineRule="auto"/>
        <w:ind w:left="851"/>
      </w:pPr>
      <w:r w:rsidRPr="00542737">
        <w:t>If the review is successful, the Design/</w:t>
      </w:r>
      <w:del w:id="1103" w:author="Niall Murphy" w:date="2021-04-27T10:25:00Z">
        <w:r w:rsidRPr="00542737" w:rsidDel="002B6A51">
          <w:delText>Construction Lead Appointed Party</w:delText>
        </w:r>
      </w:del>
      <w:ins w:id="1104" w:author="Niall Murphy" w:date="2021-04-27T10:25:00Z">
        <w:r w:rsidR="002B6A51" w:rsidRPr="00542737">
          <w:t>Construction Lead (Appointed Party)</w:t>
        </w:r>
      </w:ins>
      <w:r w:rsidRPr="00542737">
        <w:t xml:space="preserve"> will authori</w:t>
      </w:r>
      <w:del w:id="1105" w:author="Niall Murphy" w:date="2021-04-27T11:07:00Z">
        <w:r w:rsidRPr="00542737" w:rsidDel="00150D06">
          <w:delText>z</w:delText>
        </w:r>
      </w:del>
      <w:ins w:id="1106" w:author="Niall Murphy" w:date="2021-04-27T11:07:00Z">
        <w:r w:rsidR="00150D06" w:rsidRPr="00542737">
          <w:t>s</w:t>
        </w:r>
      </w:ins>
      <w:r w:rsidRPr="00542737">
        <w:t xml:space="preserve">e each Information Model and instruct each Task Team to submit their information for </w:t>
      </w:r>
      <w:sdt>
        <w:sdtPr>
          <w:tag w:val="CLIENT"/>
          <w:id w:val="1775431176"/>
          <w:placeholder>
            <w:docPart w:val="0B7041960F6A464C9866B55D83C616B3"/>
          </w:placeholder>
          <w:text/>
        </w:sdtPr>
        <w:sdtEndPr/>
        <w:sdtContent>
          <w:r w:rsidR="00500416">
            <w:t>SP Energy Networks</w:t>
          </w:r>
        </w:sdtContent>
      </w:sdt>
      <w:r w:rsidRPr="00542737">
        <w:t xml:space="preserve"> acceptance within the project’s CDE. </w:t>
      </w:r>
    </w:p>
    <w:p w14:paraId="0B8C2125" w14:textId="2374BAF3" w:rsidR="00F24820" w:rsidRPr="00542737" w:rsidRDefault="00F24820" w:rsidP="00F24820">
      <w:pPr>
        <w:pStyle w:val="ListBullet"/>
        <w:numPr>
          <w:ilvl w:val="0"/>
          <w:numId w:val="0"/>
        </w:numPr>
        <w:spacing w:line="276" w:lineRule="auto"/>
        <w:ind w:left="851"/>
      </w:pPr>
      <w:r w:rsidRPr="00542737">
        <w:t>If the review is unsuccessful, the Design/</w:t>
      </w:r>
      <w:del w:id="1107" w:author="Niall Murphy" w:date="2021-04-27T10:25:00Z">
        <w:r w:rsidRPr="00542737" w:rsidDel="002B6A51">
          <w:delText>Construction Lead Appointed Party</w:delText>
        </w:r>
      </w:del>
      <w:ins w:id="1108" w:author="Niall Murphy" w:date="2021-04-27T10:25:00Z">
        <w:r w:rsidR="002B6A51" w:rsidRPr="00542737">
          <w:t>Construction Lead (Appointed Party)</w:t>
        </w:r>
      </w:ins>
      <w:r w:rsidRPr="00542737">
        <w:t xml:space="preserve"> will reject the Information Model and instruct the Task Team to amend the information and re-submit for Design/</w:t>
      </w:r>
      <w:del w:id="1109" w:author="Niall Murphy" w:date="2021-04-27T10:25:00Z">
        <w:r w:rsidRPr="00542737" w:rsidDel="002B6A51">
          <w:delText>Construction Lead Appointed Party</w:delText>
        </w:r>
      </w:del>
      <w:ins w:id="1110" w:author="Niall Murphy" w:date="2021-04-27T10:25:00Z">
        <w:r w:rsidR="002B6A51" w:rsidRPr="00542737">
          <w:t>Construction Lead (Appointed Party)</w:t>
        </w:r>
      </w:ins>
      <w:r w:rsidRPr="00542737">
        <w:t xml:space="preserve"> authori</w:t>
      </w:r>
      <w:del w:id="1111" w:author="Niall Murphy" w:date="2021-04-27T11:07:00Z">
        <w:r w:rsidRPr="00542737" w:rsidDel="00150D06">
          <w:delText>z</w:delText>
        </w:r>
      </w:del>
      <w:ins w:id="1112" w:author="Niall Murphy" w:date="2021-04-27T11:07:00Z">
        <w:r w:rsidR="00150D06" w:rsidRPr="00542737">
          <w:t>s</w:t>
        </w:r>
      </w:ins>
      <w:r w:rsidRPr="00542737">
        <w:t xml:space="preserve">ation. </w:t>
      </w:r>
    </w:p>
    <w:p w14:paraId="19E04B94" w14:textId="151B592E" w:rsidR="00F24820" w:rsidRPr="00542737" w:rsidRDefault="00F24820" w:rsidP="00F24820">
      <w:pPr>
        <w:pStyle w:val="ListBullet"/>
        <w:numPr>
          <w:ilvl w:val="0"/>
          <w:numId w:val="0"/>
        </w:numPr>
        <w:spacing w:line="276" w:lineRule="auto"/>
        <w:ind w:left="851"/>
      </w:pPr>
      <w:r w:rsidRPr="00542737">
        <w:t>Partial acceptance of the information to be exchanged can lead to coordination issues, therefore it is recommended that the Design/</w:t>
      </w:r>
      <w:del w:id="1113" w:author="Niall Murphy" w:date="2021-04-27T10:25:00Z">
        <w:r w:rsidRPr="00542737" w:rsidDel="002B6A51">
          <w:delText>Construction Lead Appointed Party</w:delText>
        </w:r>
      </w:del>
      <w:ins w:id="1114" w:author="Niall Murphy" w:date="2021-04-27T10:25:00Z">
        <w:r w:rsidR="002B6A51" w:rsidRPr="00542737">
          <w:t>Construction Lead (Appointed Party)</w:t>
        </w:r>
      </w:ins>
      <w:r w:rsidRPr="00542737">
        <w:t xml:space="preserve"> either authori</w:t>
      </w:r>
      <w:del w:id="1115" w:author="Niall Murphy" w:date="2021-04-27T11:07:00Z">
        <w:r w:rsidRPr="00542737" w:rsidDel="00150D06">
          <w:delText>z</w:delText>
        </w:r>
      </w:del>
      <w:ins w:id="1116" w:author="Niall Murphy" w:date="2021-04-27T11:07:00Z">
        <w:r w:rsidR="00150D06" w:rsidRPr="00542737">
          <w:t>s</w:t>
        </w:r>
      </w:ins>
      <w:r w:rsidRPr="00542737">
        <w:t>es or rejects the entire Information Model.</w:t>
      </w:r>
    </w:p>
    <w:p w14:paraId="4CC03D03" w14:textId="0F44FA55" w:rsidR="00F24820" w:rsidRPr="00542737" w:rsidRDefault="00F24820" w:rsidP="00F24820">
      <w:pPr>
        <w:pStyle w:val="BodyText"/>
        <w:spacing w:line="276" w:lineRule="auto"/>
        <w:ind w:left="851"/>
        <w:jc w:val="both"/>
      </w:pPr>
      <w:r w:rsidRPr="00542737">
        <w:t xml:space="preserve">Errors or non-compliance must be corrected as a priority with agreed timescales. Actions must be distributed to all Project Stakeholders, via the CDE, by the Design Lead (Appointed Party) during the design stages, and by the </w:t>
      </w:r>
      <w:del w:id="1117" w:author="Niall Murphy" w:date="2021-04-27T10:25:00Z">
        <w:r w:rsidRPr="00542737" w:rsidDel="002B6A51">
          <w:delText>Construction Lead Appointed Party</w:delText>
        </w:r>
      </w:del>
      <w:ins w:id="1118" w:author="Niall Murphy" w:date="2021-04-27T10:25:00Z">
        <w:r w:rsidR="002B6A51" w:rsidRPr="00542737">
          <w:t>Construction Lead (Appointed Party)</w:t>
        </w:r>
      </w:ins>
      <w:r w:rsidRPr="00542737">
        <w:t xml:space="preserve"> following this. </w:t>
      </w:r>
      <w:bookmarkStart w:id="1119" w:name="_Toc450653364"/>
      <w:bookmarkEnd w:id="1094"/>
    </w:p>
    <w:bookmarkEnd w:id="1119"/>
    <w:p w14:paraId="0D4C7D8C" w14:textId="77777777" w:rsidR="00F24820" w:rsidRPr="00542737" w:rsidRDefault="00F24820" w:rsidP="00F24820">
      <w:pPr>
        <w:pStyle w:val="BodyText"/>
        <w:rPr>
          <w:highlight w:val="yellow"/>
        </w:rPr>
      </w:pPr>
    </w:p>
    <w:p w14:paraId="7B72FB4A" w14:textId="77777777" w:rsidR="00702829" w:rsidRDefault="00702829">
      <w:pPr>
        <w:spacing w:after="200" w:line="276" w:lineRule="auto"/>
        <w:rPr>
          <w:ins w:id="1120" w:author="Niall Murphy" w:date="2021-04-29T16:36:00Z"/>
          <w:rFonts w:ascii="Arial" w:eastAsiaTheme="majorEastAsia" w:hAnsi="Arial" w:cs="Arial"/>
          <w:b/>
          <w:bCs/>
          <w:sz w:val="20"/>
          <w:szCs w:val="20"/>
        </w:rPr>
      </w:pPr>
      <w:bookmarkStart w:id="1121" w:name="_Ref70503248"/>
      <w:ins w:id="1122" w:author="Niall Murphy" w:date="2021-04-29T16:36:00Z">
        <w:r>
          <w:br w:type="page"/>
        </w:r>
      </w:ins>
    </w:p>
    <w:p w14:paraId="2059962B" w14:textId="296DFC40" w:rsidR="006C4E96" w:rsidRPr="00542737" w:rsidRDefault="006C4E96" w:rsidP="006C4E96">
      <w:pPr>
        <w:pStyle w:val="Heading3"/>
      </w:pPr>
      <w:r w:rsidRPr="00542737">
        <w:lastRenderedPageBreak/>
        <w:t>Project Key Performance Indicators (KPIs)</w:t>
      </w:r>
      <w:bookmarkEnd w:id="1121"/>
    </w:p>
    <w:p w14:paraId="7E0E6F9C" w14:textId="58082853" w:rsidR="006B61FA" w:rsidRPr="00542737" w:rsidRDefault="00E04AB6" w:rsidP="006B61FA">
      <w:pPr>
        <w:pStyle w:val="BodyText"/>
      </w:pPr>
      <w:sdt>
        <w:sdtPr>
          <w:tag w:val="CLIENT"/>
          <w:id w:val="-1187360699"/>
          <w:placeholder>
            <w:docPart w:val="871023B35D944198BB373929896D5926"/>
          </w:placeholder>
          <w:text/>
        </w:sdtPr>
        <w:sdtEndPr/>
        <w:sdtContent>
          <w:r w:rsidR="00500416">
            <w:t>SP Energy Networks</w:t>
          </w:r>
        </w:sdtContent>
      </w:sdt>
      <w:r w:rsidR="006C4E96" w:rsidRPr="00542737">
        <w:t xml:space="preserve"> have established the following Key Performance Indicators (KPIs)</w:t>
      </w:r>
      <w:r w:rsidR="006B61FA" w:rsidRPr="00542737">
        <w:t>. Full details of KPI including KPI measurement and KPI recommendations are included within the EIR. Task Team Managers are responsible for ensure the compliance of their 3D information models with these KPIs.</w:t>
      </w:r>
    </w:p>
    <w:p w14:paraId="76690143" w14:textId="77777777" w:rsidR="006B61FA" w:rsidRPr="00542737" w:rsidRDefault="006B61FA" w:rsidP="006B61FA">
      <w:pPr>
        <w:pStyle w:val="BodyText"/>
      </w:pPr>
    </w:p>
    <w:tbl>
      <w:tblPr>
        <w:tblStyle w:val="TurnTown"/>
        <w:tblW w:w="9672" w:type="dxa"/>
        <w:tblInd w:w="794" w:type="dxa"/>
        <w:tblLayout w:type="fixed"/>
        <w:tblLook w:val="04A0" w:firstRow="1" w:lastRow="0" w:firstColumn="1" w:lastColumn="0" w:noHBand="0" w:noVBand="1"/>
      </w:tblPr>
      <w:tblGrid>
        <w:gridCol w:w="2608"/>
        <w:gridCol w:w="1412"/>
        <w:gridCol w:w="1413"/>
        <w:gridCol w:w="1413"/>
        <w:gridCol w:w="1413"/>
        <w:gridCol w:w="1413"/>
      </w:tblGrid>
      <w:tr w:rsidR="006B61FA" w:rsidRPr="00542737" w14:paraId="4065E84F" w14:textId="77777777" w:rsidTr="006B61FA">
        <w:trPr>
          <w:cnfStyle w:val="100000000000" w:firstRow="1" w:lastRow="0" w:firstColumn="0" w:lastColumn="0" w:oddVBand="0" w:evenVBand="0" w:oddHBand="0" w:evenHBand="0" w:firstRowFirstColumn="0" w:firstRowLastColumn="0" w:lastRowFirstColumn="0" w:lastRowLastColumn="0"/>
        </w:trPr>
        <w:tc>
          <w:tcPr>
            <w:tcW w:w="2608" w:type="dxa"/>
            <w:shd w:val="clear" w:color="auto" w:fill="auto"/>
          </w:tcPr>
          <w:p w14:paraId="57E8CFD3" w14:textId="1B925B82" w:rsidR="006B61FA" w:rsidRPr="00542737" w:rsidRDefault="006B61FA" w:rsidP="006B61FA">
            <w:pPr>
              <w:pStyle w:val="BodyText"/>
              <w:spacing w:after="0"/>
              <w:ind w:left="0"/>
              <w:rPr>
                <w:b w:val="0"/>
                <w:color w:val="FFFFFF"/>
              </w:rPr>
            </w:pPr>
          </w:p>
        </w:tc>
        <w:tc>
          <w:tcPr>
            <w:tcW w:w="7064" w:type="dxa"/>
            <w:gridSpan w:val="5"/>
          </w:tcPr>
          <w:p w14:paraId="1073AAA3" w14:textId="1D54978D" w:rsidR="006B61FA" w:rsidRPr="005E583E" w:rsidRDefault="006B61FA" w:rsidP="006B61FA">
            <w:pPr>
              <w:pStyle w:val="BodyText"/>
              <w:spacing w:after="0"/>
              <w:ind w:left="0"/>
              <w:rPr>
                <w:b w:val="0"/>
                <w:color w:val="FFFFFF"/>
              </w:rPr>
            </w:pPr>
            <w:r w:rsidRPr="005E583E">
              <w:rPr>
                <w:color w:val="FFFFFF"/>
              </w:rPr>
              <w:t>Required compliance</w:t>
            </w:r>
          </w:p>
        </w:tc>
      </w:tr>
      <w:tr w:rsidR="006B61FA" w:rsidRPr="00542737" w14:paraId="4E2CDB43" w14:textId="77777777" w:rsidTr="006B61FA">
        <w:trPr>
          <w:cnfStyle w:val="000000100000" w:firstRow="0" w:lastRow="0" w:firstColumn="0" w:lastColumn="0" w:oddVBand="0" w:evenVBand="0" w:oddHBand="1" w:evenHBand="0" w:firstRowFirstColumn="0" w:firstRowLastColumn="0" w:lastRowFirstColumn="0" w:lastRowLastColumn="0"/>
        </w:trPr>
        <w:tc>
          <w:tcPr>
            <w:tcW w:w="2608" w:type="dxa"/>
            <w:tcBorders>
              <w:bottom w:val="none" w:sz="0" w:space="0" w:color="auto"/>
            </w:tcBorders>
            <w:shd w:val="clear" w:color="auto" w:fill="689319"/>
          </w:tcPr>
          <w:p w14:paraId="6553D50E" w14:textId="2B26F596" w:rsidR="006B61FA" w:rsidRPr="00542737" w:rsidRDefault="006B61FA" w:rsidP="006B61FA">
            <w:pPr>
              <w:pStyle w:val="BodyText"/>
              <w:spacing w:after="0"/>
              <w:ind w:left="0"/>
              <w:rPr>
                <w:bCs/>
                <w:color w:val="FFFFFF"/>
              </w:rPr>
            </w:pPr>
            <w:r w:rsidRPr="00542737">
              <w:rPr>
                <w:bCs/>
                <w:color w:val="FFFFFF"/>
              </w:rPr>
              <w:t>Key Performance Indicator</w:t>
            </w:r>
          </w:p>
        </w:tc>
        <w:tc>
          <w:tcPr>
            <w:tcW w:w="1412" w:type="dxa"/>
            <w:tcBorders>
              <w:bottom w:val="none" w:sz="0" w:space="0" w:color="auto"/>
            </w:tcBorders>
            <w:shd w:val="clear" w:color="auto" w:fill="7F7F7F" w:themeFill="text1" w:themeFillTint="80"/>
          </w:tcPr>
          <w:p w14:paraId="5C216B3A" w14:textId="13512515" w:rsidR="006B61FA" w:rsidRPr="005E583E" w:rsidRDefault="006B61FA" w:rsidP="006B61FA">
            <w:pPr>
              <w:pStyle w:val="BodyText"/>
              <w:spacing w:after="0"/>
              <w:ind w:left="0"/>
              <w:rPr>
                <w:color w:val="FFFFFF"/>
              </w:rPr>
            </w:pPr>
            <w:r w:rsidRPr="005E583E">
              <w:rPr>
                <w:color w:val="FFFFFF"/>
              </w:rPr>
              <w:t>Concept</w:t>
            </w:r>
            <w:ins w:id="1123" w:author="Niall Murphy" w:date="2021-04-29T16:12:00Z">
              <w:r w:rsidR="00075841" w:rsidRPr="005E583E">
                <w:rPr>
                  <w:color w:val="FFFFFF"/>
                </w:rPr>
                <w:t xml:space="preserve"> &amp; Initiation</w:t>
              </w:r>
            </w:ins>
          </w:p>
        </w:tc>
        <w:tc>
          <w:tcPr>
            <w:tcW w:w="1413" w:type="dxa"/>
            <w:tcBorders>
              <w:bottom w:val="none" w:sz="0" w:space="0" w:color="auto"/>
            </w:tcBorders>
            <w:shd w:val="clear" w:color="auto" w:fill="7F7F7F" w:themeFill="text1" w:themeFillTint="80"/>
          </w:tcPr>
          <w:p w14:paraId="091B748E" w14:textId="342FD257" w:rsidR="006B61FA" w:rsidRPr="005E583E" w:rsidRDefault="006B61FA" w:rsidP="006B61FA">
            <w:pPr>
              <w:pStyle w:val="BodyText"/>
              <w:spacing w:after="0"/>
              <w:ind w:left="0"/>
              <w:rPr>
                <w:color w:val="FFFFFF"/>
              </w:rPr>
            </w:pPr>
            <w:del w:id="1124" w:author="Niall Murphy" w:date="2021-04-29T16:12:00Z">
              <w:r w:rsidRPr="005E583E" w:rsidDel="00075841">
                <w:rPr>
                  <w:color w:val="FFFFFF"/>
                </w:rPr>
                <w:delText>Definition</w:delText>
              </w:r>
            </w:del>
            <w:ins w:id="1125" w:author="Niall Murphy" w:date="2021-04-29T16:12:00Z">
              <w:r w:rsidR="00075841" w:rsidRPr="005E583E">
                <w:rPr>
                  <w:color w:val="FFFFFF"/>
                </w:rPr>
                <w:t>Tender De</w:t>
              </w:r>
            </w:ins>
            <w:ins w:id="1126" w:author="Niall Murphy" w:date="2021-04-29T16:13:00Z">
              <w:r w:rsidR="00075841" w:rsidRPr="005E583E">
                <w:rPr>
                  <w:color w:val="FFFFFF"/>
                </w:rPr>
                <w:t>sign</w:t>
              </w:r>
            </w:ins>
          </w:p>
        </w:tc>
        <w:tc>
          <w:tcPr>
            <w:tcW w:w="1413" w:type="dxa"/>
            <w:tcBorders>
              <w:bottom w:val="none" w:sz="0" w:space="0" w:color="auto"/>
            </w:tcBorders>
            <w:shd w:val="clear" w:color="auto" w:fill="7F7F7F" w:themeFill="text1" w:themeFillTint="80"/>
          </w:tcPr>
          <w:p w14:paraId="7D530EF3" w14:textId="19E47114" w:rsidR="006B61FA" w:rsidRPr="005E583E" w:rsidRDefault="006B61FA" w:rsidP="006B61FA">
            <w:pPr>
              <w:pStyle w:val="BodyText"/>
              <w:spacing w:after="0"/>
              <w:ind w:left="0"/>
              <w:rPr>
                <w:color w:val="FFFFFF"/>
              </w:rPr>
            </w:pPr>
            <w:del w:id="1127" w:author="Niall Murphy" w:date="2021-04-29T16:13:00Z">
              <w:r w:rsidRPr="005E583E" w:rsidDel="00075841">
                <w:rPr>
                  <w:color w:val="FFFFFF"/>
                </w:rPr>
                <w:delText>Detailed</w:delText>
              </w:r>
            </w:del>
            <w:ins w:id="1128" w:author="Niall Murphy" w:date="2021-04-29T16:13:00Z">
              <w:r w:rsidR="00075841" w:rsidRPr="005E583E">
                <w:rPr>
                  <w:color w:val="FFFFFF"/>
                </w:rPr>
                <w:t>VPC Design</w:t>
              </w:r>
            </w:ins>
          </w:p>
        </w:tc>
        <w:tc>
          <w:tcPr>
            <w:tcW w:w="1413" w:type="dxa"/>
            <w:tcBorders>
              <w:bottom w:val="none" w:sz="0" w:space="0" w:color="auto"/>
            </w:tcBorders>
            <w:shd w:val="clear" w:color="auto" w:fill="7F7F7F" w:themeFill="text1" w:themeFillTint="80"/>
          </w:tcPr>
          <w:p w14:paraId="76717649" w14:textId="71ABEA7E" w:rsidR="006B61FA" w:rsidRPr="005E583E" w:rsidRDefault="006B61FA" w:rsidP="006B61FA">
            <w:pPr>
              <w:pStyle w:val="BodyText"/>
              <w:spacing w:after="0"/>
              <w:ind w:left="0"/>
              <w:rPr>
                <w:color w:val="FFFFFF"/>
              </w:rPr>
            </w:pPr>
            <w:del w:id="1129" w:author="Niall Murphy" w:date="2021-04-29T16:13:00Z">
              <w:r w:rsidRPr="005E583E" w:rsidDel="00075841">
                <w:rPr>
                  <w:color w:val="FFFFFF"/>
                </w:rPr>
                <w:delText>Build &amp; Commission</w:delText>
              </w:r>
            </w:del>
            <w:ins w:id="1130" w:author="Niall Murphy" w:date="2021-04-29T16:13:00Z">
              <w:r w:rsidR="00075841" w:rsidRPr="005E583E">
                <w:rPr>
                  <w:color w:val="FFFFFF"/>
                </w:rPr>
                <w:t>Construction</w:t>
              </w:r>
            </w:ins>
          </w:p>
        </w:tc>
        <w:tc>
          <w:tcPr>
            <w:tcW w:w="1413" w:type="dxa"/>
            <w:tcBorders>
              <w:bottom w:val="none" w:sz="0" w:space="0" w:color="auto"/>
            </w:tcBorders>
            <w:shd w:val="clear" w:color="auto" w:fill="7F7F7F" w:themeFill="text1" w:themeFillTint="80"/>
          </w:tcPr>
          <w:p w14:paraId="79D3D204" w14:textId="2804D604" w:rsidR="006B61FA" w:rsidRPr="005E583E" w:rsidRDefault="006B61FA" w:rsidP="006B61FA">
            <w:pPr>
              <w:pStyle w:val="BodyText"/>
              <w:spacing w:after="0"/>
              <w:ind w:left="0"/>
              <w:rPr>
                <w:color w:val="FFFFFF"/>
              </w:rPr>
            </w:pPr>
            <w:r w:rsidRPr="005E583E">
              <w:rPr>
                <w:color w:val="FFFFFF"/>
              </w:rPr>
              <w:t>Handover &amp; Closeout</w:t>
            </w:r>
          </w:p>
        </w:tc>
      </w:tr>
      <w:tr w:rsidR="006B61FA" w:rsidRPr="00542737" w14:paraId="42580E29" w14:textId="77777777" w:rsidTr="006B61FA">
        <w:trPr>
          <w:cnfStyle w:val="000000010000" w:firstRow="0" w:lastRow="0" w:firstColumn="0" w:lastColumn="0" w:oddVBand="0" w:evenVBand="0" w:oddHBand="0" w:evenHBand="1" w:firstRowFirstColumn="0" w:firstRowLastColumn="0" w:lastRowFirstColumn="0" w:lastRowLastColumn="0"/>
        </w:trPr>
        <w:tc>
          <w:tcPr>
            <w:tcW w:w="2608" w:type="dxa"/>
          </w:tcPr>
          <w:p w14:paraId="208E0847" w14:textId="6B1F87DD" w:rsidR="006B61FA" w:rsidRPr="00542737" w:rsidRDefault="006B61FA" w:rsidP="006B61FA">
            <w:pPr>
              <w:pStyle w:val="BodyText"/>
              <w:spacing w:after="0"/>
              <w:ind w:left="0"/>
            </w:pPr>
            <w:r w:rsidRPr="00542737">
              <w:t>Level of geometric detail</w:t>
            </w:r>
          </w:p>
        </w:tc>
        <w:tc>
          <w:tcPr>
            <w:tcW w:w="1412" w:type="dxa"/>
          </w:tcPr>
          <w:p w14:paraId="03E03CA6" w14:textId="01C0AE7C" w:rsidR="006B61FA" w:rsidRPr="00542737" w:rsidRDefault="006B61FA" w:rsidP="006B61FA">
            <w:pPr>
              <w:pStyle w:val="BodyText"/>
              <w:spacing w:after="0"/>
              <w:ind w:left="0"/>
            </w:pPr>
            <w:r w:rsidRPr="00542737">
              <w:t>80%</w:t>
            </w:r>
          </w:p>
        </w:tc>
        <w:tc>
          <w:tcPr>
            <w:tcW w:w="1413" w:type="dxa"/>
          </w:tcPr>
          <w:p w14:paraId="4C837044" w14:textId="76E9C893" w:rsidR="006B61FA" w:rsidRPr="00542737" w:rsidRDefault="006B61FA" w:rsidP="006B61FA">
            <w:pPr>
              <w:pStyle w:val="BodyText"/>
              <w:spacing w:after="0"/>
              <w:ind w:left="0"/>
            </w:pPr>
            <w:r w:rsidRPr="00542737">
              <w:t>80%</w:t>
            </w:r>
          </w:p>
        </w:tc>
        <w:tc>
          <w:tcPr>
            <w:tcW w:w="1413" w:type="dxa"/>
          </w:tcPr>
          <w:p w14:paraId="6976B0E0" w14:textId="290D1BA1" w:rsidR="006B61FA" w:rsidRPr="00542737" w:rsidRDefault="006B61FA" w:rsidP="006B61FA">
            <w:pPr>
              <w:pStyle w:val="BodyText"/>
              <w:spacing w:after="0"/>
              <w:ind w:left="0"/>
            </w:pPr>
            <w:r w:rsidRPr="00542737">
              <w:t>80%</w:t>
            </w:r>
          </w:p>
        </w:tc>
        <w:tc>
          <w:tcPr>
            <w:tcW w:w="1413" w:type="dxa"/>
          </w:tcPr>
          <w:p w14:paraId="096C68DB" w14:textId="08CC84BE" w:rsidR="006B61FA" w:rsidRPr="00542737" w:rsidRDefault="006B61FA" w:rsidP="006B61FA">
            <w:pPr>
              <w:pStyle w:val="BodyText"/>
              <w:spacing w:after="0"/>
              <w:ind w:left="0"/>
            </w:pPr>
            <w:r w:rsidRPr="00542737">
              <w:t>80%</w:t>
            </w:r>
          </w:p>
        </w:tc>
        <w:tc>
          <w:tcPr>
            <w:tcW w:w="1413" w:type="dxa"/>
          </w:tcPr>
          <w:p w14:paraId="1EFF471E" w14:textId="50528531" w:rsidR="006B61FA" w:rsidRPr="00542737" w:rsidRDefault="006B61FA" w:rsidP="006B61FA">
            <w:pPr>
              <w:pStyle w:val="BodyText"/>
              <w:spacing w:after="0"/>
              <w:ind w:left="0"/>
            </w:pPr>
            <w:r w:rsidRPr="00542737">
              <w:t>80%</w:t>
            </w:r>
          </w:p>
        </w:tc>
      </w:tr>
      <w:tr w:rsidR="006B61FA" w:rsidRPr="00542737" w14:paraId="300FE50F" w14:textId="77777777" w:rsidTr="006B61FA">
        <w:trPr>
          <w:cnfStyle w:val="000000100000" w:firstRow="0" w:lastRow="0" w:firstColumn="0" w:lastColumn="0" w:oddVBand="0" w:evenVBand="0" w:oddHBand="1" w:evenHBand="0" w:firstRowFirstColumn="0" w:firstRowLastColumn="0" w:lastRowFirstColumn="0" w:lastRowLastColumn="0"/>
        </w:trPr>
        <w:tc>
          <w:tcPr>
            <w:tcW w:w="2608" w:type="dxa"/>
          </w:tcPr>
          <w:p w14:paraId="47240094" w14:textId="3976ACEB" w:rsidR="006B61FA" w:rsidRPr="00542737" w:rsidRDefault="006B61FA" w:rsidP="006B61FA">
            <w:pPr>
              <w:pStyle w:val="BodyText"/>
              <w:spacing w:after="0"/>
              <w:ind w:left="0"/>
            </w:pPr>
            <w:r w:rsidRPr="00542737">
              <w:t>Non-geometric information</w:t>
            </w:r>
          </w:p>
        </w:tc>
        <w:tc>
          <w:tcPr>
            <w:tcW w:w="1412" w:type="dxa"/>
          </w:tcPr>
          <w:p w14:paraId="4B3704C2" w14:textId="72FA2815" w:rsidR="006B61FA" w:rsidRPr="00542737" w:rsidRDefault="006B61FA" w:rsidP="006B61FA">
            <w:pPr>
              <w:pStyle w:val="BodyText"/>
              <w:spacing w:after="0"/>
              <w:ind w:left="0"/>
            </w:pPr>
            <w:r w:rsidRPr="00542737">
              <w:t>n/a</w:t>
            </w:r>
          </w:p>
        </w:tc>
        <w:tc>
          <w:tcPr>
            <w:tcW w:w="1413" w:type="dxa"/>
          </w:tcPr>
          <w:p w14:paraId="6272F149" w14:textId="75B7AE2D" w:rsidR="006B61FA" w:rsidRPr="00542737" w:rsidRDefault="006B61FA" w:rsidP="006B61FA">
            <w:pPr>
              <w:pStyle w:val="BodyText"/>
              <w:spacing w:after="0"/>
              <w:ind w:left="0"/>
            </w:pPr>
            <w:r w:rsidRPr="00542737">
              <w:t>95% complete</w:t>
            </w:r>
          </w:p>
          <w:p w14:paraId="22A1F381" w14:textId="77777777" w:rsidR="006B61FA" w:rsidRPr="00542737" w:rsidRDefault="006B61FA" w:rsidP="006B61FA">
            <w:pPr>
              <w:pStyle w:val="BodyText"/>
              <w:spacing w:after="0"/>
              <w:ind w:left="0"/>
            </w:pPr>
          </w:p>
          <w:p w14:paraId="18BE5BE6" w14:textId="7DA9CA02" w:rsidR="006B61FA" w:rsidRPr="00542737" w:rsidRDefault="006B61FA" w:rsidP="006B61FA">
            <w:pPr>
              <w:pStyle w:val="BodyText"/>
              <w:spacing w:after="0"/>
              <w:ind w:left="0"/>
            </w:pPr>
            <w:r w:rsidRPr="00542737">
              <w:t>80% accurate structure</w:t>
            </w:r>
          </w:p>
        </w:tc>
        <w:tc>
          <w:tcPr>
            <w:tcW w:w="1413" w:type="dxa"/>
          </w:tcPr>
          <w:p w14:paraId="469239D9" w14:textId="77777777" w:rsidR="006B61FA" w:rsidRPr="00542737" w:rsidRDefault="006B61FA" w:rsidP="006B61FA">
            <w:pPr>
              <w:pStyle w:val="BodyText"/>
              <w:spacing w:after="0"/>
              <w:ind w:left="0"/>
            </w:pPr>
            <w:r w:rsidRPr="00542737">
              <w:t>95% complete</w:t>
            </w:r>
          </w:p>
          <w:p w14:paraId="72C2165E" w14:textId="77777777" w:rsidR="006B61FA" w:rsidRPr="00542737" w:rsidRDefault="006B61FA" w:rsidP="006B61FA">
            <w:pPr>
              <w:pStyle w:val="BodyText"/>
              <w:spacing w:after="0"/>
              <w:ind w:left="0"/>
            </w:pPr>
          </w:p>
          <w:p w14:paraId="59D83CBA" w14:textId="413886DD" w:rsidR="006B61FA" w:rsidRPr="00542737" w:rsidRDefault="006B61FA" w:rsidP="006B61FA">
            <w:pPr>
              <w:pStyle w:val="BodyText"/>
              <w:spacing w:after="0"/>
              <w:ind w:left="0"/>
            </w:pPr>
            <w:r w:rsidRPr="00542737">
              <w:t>90% accurate structure</w:t>
            </w:r>
          </w:p>
        </w:tc>
        <w:tc>
          <w:tcPr>
            <w:tcW w:w="1413" w:type="dxa"/>
          </w:tcPr>
          <w:p w14:paraId="08F8D364" w14:textId="77777777" w:rsidR="006B61FA" w:rsidRPr="00542737" w:rsidRDefault="006B61FA" w:rsidP="006B61FA">
            <w:pPr>
              <w:pStyle w:val="BodyText"/>
              <w:spacing w:after="0"/>
              <w:ind w:left="0"/>
            </w:pPr>
            <w:r w:rsidRPr="00542737">
              <w:t>95% complete</w:t>
            </w:r>
          </w:p>
          <w:p w14:paraId="4CD24C77" w14:textId="77777777" w:rsidR="006B61FA" w:rsidRPr="00542737" w:rsidRDefault="006B61FA" w:rsidP="006B61FA">
            <w:pPr>
              <w:pStyle w:val="BodyText"/>
              <w:spacing w:after="0"/>
              <w:ind w:left="0"/>
            </w:pPr>
          </w:p>
          <w:p w14:paraId="579E91EC" w14:textId="3ECC95C4" w:rsidR="006B61FA" w:rsidRPr="00542737" w:rsidRDefault="006B61FA" w:rsidP="006B61FA">
            <w:pPr>
              <w:pStyle w:val="BodyText"/>
              <w:spacing w:after="0"/>
              <w:ind w:left="0"/>
            </w:pPr>
            <w:r w:rsidRPr="00542737">
              <w:t>95% accurate structure</w:t>
            </w:r>
          </w:p>
        </w:tc>
        <w:tc>
          <w:tcPr>
            <w:tcW w:w="1413" w:type="dxa"/>
          </w:tcPr>
          <w:p w14:paraId="6CEA015B" w14:textId="77777777" w:rsidR="006B61FA" w:rsidRPr="00542737" w:rsidRDefault="006B61FA" w:rsidP="006B61FA">
            <w:pPr>
              <w:pStyle w:val="BodyText"/>
              <w:spacing w:after="0"/>
              <w:ind w:left="0"/>
            </w:pPr>
            <w:r w:rsidRPr="00542737">
              <w:t>95% complete</w:t>
            </w:r>
          </w:p>
          <w:p w14:paraId="6842E9A1" w14:textId="77777777" w:rsidR="006B61FA" w:rsidRPr="00542737" w:rsidRDefault="006B61FA" w:rsidP="006B61FA">
            <w:pPr>
              <w:pStyle w:val="BodyText"/>
              <w:spacing w:after="0"/>
              <w:ind w:left="0"/>
            </w:pPr>
          </w:p>
          <w:p w14:paraId="7950E937" w14:textId="4C8AD1B9" w:rsidR="006B61FA" w:rsidRPr="00542737" w:rsidRDefault="006B61FA" w:rsidP="006B61FA">
            <w:pPr>
              <w:pStyle w:val="BodyText"/>
              <w:spacing w:after="0"/>
              <w:ind w:left="0"/>
            </w:pPr>
            <w:r w:rsidRPr="00542737">
              <w:t>95% accurate structure</w:t>
            </w:r>
          </w:p>
        </w:tc>
      </w:tr>
      <w:tr w:rsidR="006B61FA" w:rsidRPr="00542737" w14:paraId="24359D2C" w14:textId="77777777" w:rsidTr="006B61FA">
        <w:trPr>
          <w:cnfStyle w:val="000000010000" w:firstRow="0" w:lastRow="0" w:firstColumn="0" w:lastColumn="0" w:oddVBand="0" w:evenVBand="0" w:oddHBand="0" w:evenHBand="1" w:firstRowFirstColumn="0" w:firstRowLastColumn="0" w:lastRowFirstColumn="0" w:lastRowLastColumn="0"/>
        </w:trPr>
        <w:tc>
          <w:tcPr>
            <w:tcW w:w="2608" w:type="dxa"/>
          </w:tcPr>
          <w:p w14:paraId="6CD33083" w14:textId="04C04504" w:rsidR="006B61FA" w:rsidRPr="00542737" w:rsidRDefault="006B61FA" w:rsidP="006B61FA">
            <w:pPr>
              <w:pStyle w:val="BodyText"/>
              <w:spacing w:after="0"/>
              <w:ind w:left="0"/>
            </w:pPr>
            <w:r w:rsidRPr="00542737">
              <w:t>Individual model quality</w:t>
            </w:r>
          </w:p>
        </w:tc>
        <w:tc>
          <w:tcPr>
            <w:tcW w:w="1412" w:type="dxa"/>
          </w:tcPr>
          <w:p w14:paraId="7CF8F70A" w14:textId="074C2D66" w:rsidR="006B61FA" w:rsidRPr="00542737" w:rsidRDefault="006B61FA" w:rsidP="006B61FA">
            <w:pPr>
              <w:pStyle w:val="BodyText"/>
              <w:spacing w:after="0"/>
              <w:ind w:left="0"/>
            </w:pPr>
            <w:r w:rsidRPr="00542737">
              <w:t>70%</w:t>
            </w:r>
          </w:p>
        </w:tc>
        <w:tc>
          <w:tcPr>
            <w:tcW w:w="1413" w:type="dxa"/>
          </w:tcPr>
          <w:p w14:paraId="762A38BC" w14:textId="107648F2" w:rsidR="006B61FA" w:rsidRPr="00542737" w:rsidRDefault="006B61FA" w:rsidP="006B61FA">
            <w:pPr>
              <w:pStyle w:val="BodyText"/>
              <w:spacing w:after="0"/>
              <w:ind w:left="0"/>
            </w:pPr>
            <w:r w:rsidRPr="00542737">
              <w:t>80%</w:t>
            </w:r>
          </w:p>
        </w:tc>
        <w:tc>
          <w:tcPr>
            <w:tcW w:w="1413" w:type="dxa"/>
          </w:tcPr>
          <w:p w14:paraId="4CCF791C" w14:textId="24D929CF" w:rsidR="006B61FA" w:rsidRPr="00542737" w:rsidRDefault="006B61FA" w:rsidP="006B61FA">
            <w:pPr>
              <w:pStyle w:val="BodyText"/>
              <w:spacing w:after="0"/>
              <w:ind w:left="0"/>
            </w:pPr>
            <w:r w:rsidRPr="00542737">
              <w:t>85%</w:t>
            </w:r>
          </w:p>
        </w:tc>
        <w:tc>
          <w:tcPr>
            <w:tcW w:w="1413" w:type="dxa"/>
          </w:tcPr>
          <w:p w14:paraId="4E6607E7" w14:textId="3A259F06" w:rsidR="006B61FA" w:rsidRPr="00542737" w:rsidRDefault="006B61FA" w:rsidP="006B61FA">
            <w:pPr>
              <w:pStyle w:val="BodyText"/>
              <w:spacing w:after="0"/>
              <w:ind w:left="0"/>
            </w:pPr>
            <w:r w:rsidRPr="00542737">
              <w:t>95%</w:t>
            </w:r>
          </w:p>
        </w:tc>
        <w:tc>
          <w:tcPr>
            <w:tcW w:w="1413" w:type="dxa"/>
          </w:tcPr>
          <w:p w14:paraId="3B4A15DD" w14:textId="7FB614E2" w:rsidR="006B61FA" w:rsidRPr="00542737" w:rsidRDefault="006B61FA" w:rsidP="006B61FA">
            <w:pPr>
              <w:pStyle w:val="BodyText"/>
              <w:spacing w:after="0"/>
              <w:ind w:left="0"/>
            </w:pPr>
            <w:r w:rsidRPr="00542737">
              <w:t>95%</w:t>
            </w:r>
          </w:p>
        </w:tc>
      </w:tr>
      <w:tr w:rsidR="006B61FA" w:rsidRPr="00542737" w14:paraId="687DB748" w14:textId="77777777" w:rsidTr="006B61FA">
        <w:trPr>
          <w:cnfStyle w:val="000000100000" w:firstRow="0" w:lastRow="0" w:firstColumn="0" w:lastColumn="0" w:oddVBand="0" w:evenVBand="0" w:oddHBand="1" w:evenHBand="0" w:firstRowFirstColumn="0" w:firstRowLastColumn="0" w:lastRowFirstColumn="0" w:lastRowLastColumn="0"/>
        </w:trPr>
        <w:tc>
          <w:tcPr>
            <w:tcW w:w="2608" w:type="dxa"/>
          </w:tcPr>
          <w:p w14:paraId="37DB6B50" w14:textId="12E2507E" w:rsidR="006B61FA" w:rsidRPr="00542737" w:rsidRDefault="006B61FA" w:rsidP="006B61FA">
            <w:pPr>
              <w:pStyle w:val="BodyText"/>
              <w:spacing w:after="0"/>
              <w:ind w:left="0"/>
            </w:pPr>
            <w:r w:rsidRPr="00542737">
              <w:t xml:space="preserve">Federated model coordination </w:t>
            </w:r>
          </w:p>
        </w:tc>
        <w:tc>
          <w:tcPr>
            <w:tcW w:w="1412" w:type="dxa"/>
          </w:tcPr>
          <w:p w14:paraId="77B0BD17" w14:textId="369FCD4A" w:rsidR="006B61FA" w:rsidRPr="00542737" w:rsidRDefault="006B61FA" w:rsidP="006B61FA">
            <w:pPr>
              <w:pStyle w:val="BodyText"/>
              <w:spacing w:after="0"/>
              <w:ind w:left="0"/>
            </w:pPr>
            <w:r w:rsidRPr="00542737">
              <w:t>70%</w:t>
            </w:r>
          </w:p>
        </w:tc>
        <w:tc>
          <w:tcPr>
            <w:tcW w:w="1413" w:type="dxa"/>
          </w:tcPr>
          <w:p w14:paraId="5253242C" w14:textId="2B9363BB" w:rsidR="006B61FA" w:rsidRPr="00542737" w:rsidRDefault="006B61FA" w:rsidP="006B61FA">
            <w:pPr>
              <w:pStyle w:val="BodyText"/>
              <w:spacing w:after="0"/>
              <w:ind w:left="0"/>
            </w:pPr>
            <w:r w:rsidRPr="00542737">
              <w:t>80%</w:t>
            </w:r>
          </w:p>
        </w:tc>
        <w:tc>
          <w:tcPr>
            <w:tcW w:w="1413" w:type="dxa"/>
          </w:tcPr>
          <w:p w14:paraId="5A9F9FE6" w14:textId="5065BA39" w:rsidR="006B61FA" w:rsidRPr="00542737" w:rsidRDefault="006B61FA" w:rsidP="006B61FA">
            <w:pPr>
              <w:pStyle w:val="BodyText"/>
              <w:spacing w:after="0"/>
              <w:ind w:left="0"/>
            </w:pPr>
            <w:r w:rsidRPr="00542737">
              <w:t>85%</w:t>
            </w:r>
          </w:p>
        </w:tc>
        <w:tc>
          <w:tcPr>
            <w:tcW w:w="1413" w:type="dxa"/>
          </w:tcPr>
          <w:p w14:paraId="38C61452" w14:textId="69A60CDF" w:rsidR="006B61FA" w:rsidRPr="00542737" w:rsidRDefault="006B61FA" w:rsidP="006B61FA">
            <w:pPr>
              <w:pStyle w:val="BodyText"/>
              <w:spacing w:after="0"/>
              <w:ind w:left="0"/>
            </w:pPr>
            <w:r w:rsidRPr="00542737">
              <w:t>95%</w:t>
            </w:r>
          </w:p>
        </w:tc>
        <w:tc>
          <w:tcPr>
            <w:tcW w:w="1413" w:type="dxa"/>
          </w:tcPr>
          <w:p w14:paraId="2206587F" w14:textId="2248C3FF" w:rsidR="006B61FA" w:rsidRPr="00542737" w:rsidRDefault="006B61FA" w:rsidP="006B61FA">
            <w:pPr>
              <w:pStyle w:val="BodyText"/>
              <w:spacing w:after="0"/>
              <w:ind w:left="0"/>
            </w:pPr>
            <w:r w:rsidRPr="00542737">
              <w:t>95%</w:t>
            </w:r>
          </w:p>
        </w:tc>
      </w:tr>
      <w:tr w:rsidR="006B61FA" w:rsidRPr="00542737" w14:paraId="4941E9EE" w14:textId="77777777" w:rsidTr="006B61FA">
        <w:trPr>
          <w:cnfStyle w:val="000000010000" w:firstRow="0" w:lastRow="0" w:firstColumn="0" w:lastColumn="0" w:oddVBand="0" w:evenVBand="0" w:oddHBand="0" w:evenHBand="1" w:firstRowFirstColumn="0" w:firstRowLastColumn="0" w:lastRowFirstColumn="0" w:lastRowLastColumn="0"/>
        </w:trPr>
        <w:tc>
          <w:tcPr>
            <w:tcW w:w="2608" w:type="dxa"/>
            <w:tcBorders>
              <w:bottom w:val="single" w:sz="18" w:space="0" w:color="404040" w:themeColor="text1" w:themeTint="BF"/>
            </w:tcBorders>
          </w:tcPr>
          <w:p w14:paraId="476D18C0" w14:textId="7F3ABD4B" w:rsidR="006B61FA" w:rsidRPr="00542737" w:rsidRDefault="006B61FA" w:rsidP="006B61FA">
            <w:pPr>
              <w:pStyle w:val="BodyText"/>
              <w:spacing w:after="0"/>
              <w:ind w:left="0"/>
            </w:pPr>
            <w:r w:rsidRPr="00542737">
              <w:t>Programme delivery</w:t>
            </w:r>
          </w:p>
        </w:tc>
        <w:tc>
          <w:tcPr>
            <w:tcW w:w="1412" w:type="dxa"/>
            <w:tcBorders>
              <w:bottom w:val="single" w:sz="18" w:space="0" w:color="404040" w:themeColor="text1" w:themeTint="BF"/>
            </w:tcBorders>
          </w:tcPr>
          <w:p w14:paraId="3F5B6621" w14:textId="1DA4F5E2" w:rsidR="006B61FA" w:rsidRPr="00542737" w:rsidRDefault="006B61FA" w:rsidP="006B61FA">
            <w:pPr>
              <w:pStyle w:val="BodyText"/>
              <w:spacing w:after="0"/>
              <w:ind w:left="0"/>
            </w:pPr>
            <w:r w:rsidRPr="00542737">
              <w:t>n/a</w:t>
            </w:r>
          </w:p>
        </w:tc>
        <w:tc>
          <w:tcPr>
            <w:tcW w:w="1413" w:type="dxa"/>
            <w:tcBorders>
              <w:bottom w:val="single" w:sz="18" w:space="0" w:color="404040" w:themeColor="text1" w:themeTint="BF"/>
            </w:tcBorders>
          </w:tcPr>
          <w:p w14:paraId="3069CB71" w14:textId="675AC7F4" w:rsidR="006B61FA" w:rsidRPr="00542737" w:rsidRDefault="006B61FA" w:rsidP="006B61FA">
            <w:pPr>
              <w:pStyle w:val="BodyText"/>
              <w:spacing w:after="0"/>
              <w:ind w:left="0"/>
            </w:pPr>
            <w:bookmarkStart w:id="1131" w:name="_Hlk70089943"/>
            <w:r w:rsidRPr="00542737">
              <w:t>100%</w:t>
            </w:r>
            <w:bookmarkEnd w:id="1131"/>
          </w:p>
        </w:tc>
        <w:tc>
          <w:tcPr>
            <w:tcW w:w="1413" w:type="dxa"/>
            <w:tcBorders>
              <w:bottom w:val="single" w:sz="18" w:space="0" w:color="404040" w:themeColor="text1" w:themeTint="BF"/>
            </w:tcBorders>
          </w:tcPr>
          <w:p w14:paraId="65AE8484" w14:textId="7B2D25BC" w:rsidR="006B61FA" w:rsidRPr="00542737" w:rsidRDefault="006B61FA" w:rsidP="006B61FA">
            <w:pPr>
              <w:pStyle w:val="BodyText"/>
              <w:spacing w:after="0"/>
              <w:ind w:left="0"/>
            </w:pPr>
            <w:r w:rsidRPr="00542737">
              <w:t>100%</w:t>
            </w:r>
          </w:p>
        </w:tc>
        <w:tc>
          <w:tcPr>
            <w:tcW w:w="1413" w:type="dxa"/>
            <w:tcBorders>
              <w:bottom w:val="single" w:sz="18" w:space="0" w:color="404040" w:themeColor="text1" w:themeTint="BF"/>
            </w:tcBorders>
          </w:tcPr>
          <w:p w14:paraId="731EAD51" w14:textId="553B89F7" w:rsidR="006B61FA" w:rsidRPr="00542737" w:rsidRDefault="006B61FA" w:rsidP="006B61FA">
            <w:pPr>
              <w:pStyle w:val="BodyText"/>
              <w:spacing w:after="0"/>
              <w:ind w:left="0"/>
            </w:pPr>
            <w:r w:rsidRPr="00542737">
              <w:t>100%</w:t>
            </w:r>
          </w:p>
        </w:tc>
        <w:tc>
          <w:tcPr>
            <w:tcW w:w="1413" w:type="dxa"/>
            <w:tcBorders>
              <w:bottom w:val="single" w:sz="18" w:space="0" w:color="404040" w:themeColor="text1" w:themeTint="BF"/>
            </w:tcBorders>
          </w:tcPr>
          <w:p w14:paraId="7AEBF5CE" w14:textId="44D519C9" w:rsidR="006B61FA" w:rsidRPr="00542737" w:rsidRDefault="006B61FA" w:rsidP="006B61FA">
            <w:pPr>
              <w:pStyle w:val="BodyText"/>
              <w:keepNext/>
              <w:spacing w:after="0"/>
              <w:ind w:left="0"/>
            </w:pPr>
            <w:r w:rsidRPr="00542737">
              <w:t>100%</w:t>
            </w:r>
          </w:p>
        </w:tc>
      </w:tr>
    </w:tbl>
    <w:p w14:paraId="42F1E19C" w14:textId="016DD5A3" w:rsidR="006B61FA" w:rsidRPr="00542737" w:rsidRDefault="006B61FA" w:rsidP="006B61FA">
      <w:pPr>
        <w:pStyle w:val="Caption"/>
      </w:pPr>
      <w:r w:rsidRPr="00542737">
        <w:t xml:space="preserve">Table </w:t>
      </w:r>
      <w:fldSimple w:instr=" SEQ Table \* ARABIC ">
        <w:r w:rsidR="00542737">
          <w:rPr>
            <w:noProof/>
          </w:rPr>
          <w:t>11</w:t>
        </w:r>
      </w:fldSimple>
      <w:r w:rsidRPr="00542737">
        <w:t>: Required compliance of Key Performance Indicators (KPI) by project stage</w:t>
      </w:r>
    </w:p>
    <w:p w14:paraId="72948B82" w14:textId="051F3023" w:rsidR="0031191A" w:rsidRPr="00542737" w:rsidRDefault="0031191A" w:rsidP="006B61FA">
      <w:pPr>
        <w:pStyle w:val="BodyText"/>
        <w:ind w:left="1134"/>
        <w:rPr>
          <w:highlight w:val="yellow"/>
        </w:rPr>
      </w:pPr>
      <w:del w:id="1132" w:author="Niall Murphy" w:date="2021-04-29T16:36:00Z">
        <w:r w:rsidRPr="00542737" w:rsidDel="00702829">
          <w:rPr>
            <w:highlight w:val="yellow"/>
          </w:rPr>
          <w:br w:type="page"/>
        </w:r>
      </w:del>
    </w:p>
    <w:p w14:paraId="26C54712" w14:textId="28AC3C5D" w:rsidR="005E0303" w:rsidRPr="00542737" w:rsidRDefault="005E0303" w:rsidP="005E0303">
      <w:pPr>
        <w:pStyle w:val="Heading2"/>
      </w:pPr>
      <w:bookmarkStart w:id="1133" w:name="_Toc70607078"/>
      <w:commentRangeStart w:id="1134"/>
      <w:r w:rsidRPr="00542737">
        <w:t>Identification (ID) conventions</w:t>
      </w:r>
      <w:commentRangeEnd w:id="1134"/>
      <w:r w:rsidR="00BD3F91" w:rsidRPr="00542737">
        <w:rPr>
          <w:rStyle w:val="CommentReference"/>
          <w:rFonts w:ascii="Verdana" w:eastAsiaTheme="minorHAnsi" w:hAnsi="Verdana" w:cstheme="minorBidi"/>
          <w:b w:val="0"/>
          <w:bCs w:val="0"/>
          <w:color w:val="5E6A71" w:themeColor="text2"/>
        </w:rPr>
        <w:commentReference w:id="1134"/>
      </w:r>
      <w:bookmarkEnd w:id="1133"/>
    </w:p>
    <w:p w14:paraId="42069CB4" w14:textId="0301C10E" w:rsidR="005E0303" w:rsidRPr="00542737" w:rsidRDefault="005E0303" w:rsidP="005E0303">
      <w:pPr>
        <w:pStyle w:val="Heading3"/>
      </w:pPr>
      <w:r w:rsidRPr="00542737">
        <w:t>Information container identification (ID)</w:t>
      </w:r>
    </w:p>
    <w:p w14:paraId="6C05A9D2" w14:textId="33132D52" w:rsidR="00B42179" w:rsidRPr="00542737" w:rsidRDefault="00B42179" w:rsidP="00684E30">
      <w:pPr>
        <w:pStyle w:val="BodyText"/>
      </w:pPr>
      <w:r w:rsidRPr="00542737">
        <w:t xml:space="preserve">Each information container shall have a unique ID, based upon </w:t>
      </w:r>
      <w:customXmlInsRangeStart w:id="1135" w:author="Niall Murphy" w:date="2021-04-27T14:40:00Z"/>
      <w:sdt>
        <w:sdtPr>
          <w:tag w:val="CLIENT"/>
          <w:id w:val="61542357"/>
          <w:placeholder>
            <w:docPart w:val="E767FA54FBF844FA870C37198C407859"/>
          </w:placeholder>
          <w:text/>
        </w:sdtPr>
        <w:sdtEndPr/>
        <w:sdtContent>
          <w:customXmlInsRangeEnd w:id="1135"/>
          <w:r w:rsidR="00500416">
            <w:t>SP Energy Networks</w:t>
          </w:r>
          <w:customXmlInsRangeStart w:id="1136" w:author="Niall Murphy" w:date="2021-04-27T14:40:00Z"/>
        </w:sdtContent>
      </w:sdt>
      <w:customXmlInsRangeEnd w:id="1136"/>
      <w:ins w:id="1137" w:author="Niall Murphy" w:date="2021-04-27T14:40:00Z">
        <w:r w:rsidR="000C3DFE" w:rsidRPr="00542737">
          <w:t>’ Naming Convention Guidance document</w:t>
        </w:r>
      </w:ins>
      <w:del w:id="1138" w:author="Niall Murphy" w:date="2021-04-27T14:40:00Z">
        <w:r w:rsidRPr="00542737" w:rsidDel="000C3DFE">
          <w:delText>the projects information protocol</w:delText>
        </w:r>
      </w:del>
      <w:r w:rsidRPr="00542737">
        <w:t xml:space="preserve"> (</w:t>
      </w:r>
      <w:del w:id="1139" w:author="Niall Murphy" w:date="2021-04-28T15:24:00Z">
        <w:r w:rsidRPr="00542737" w:rsidDel="00261CFE">
          <w:rPr>
            <w:color w:val="D55C17" w:themeColor="accent5"/>
          </w:rPr>
          <w:delText xml:space="preserve">Enter </w:delText>
        </w:r>
      </w:del>
      <w:ins w:id="1140" w:author="Niall Murphy" w:date="2021-04-28T15:24:00Z">
        <w:r w:rsidR="00261CFE">
          <w:rPr>
            <w:color w:val="D55C17" w:themeColor="accent5"/>
          </w:rPr>
          <w:t>doc</w:t>
        </w:r>
        <w:r w:rsidR="00261CFE" w:rsidRPr="00542737">
          <w:rPr>
            <w:color w:val="D55C17" w:themeColor="accent5"/>
          </w:rPr>
          <w:t xml:space="preserve"> </w:t>
        </w:r>
      </w:ins>
      <w:r w:rsidRPr="00542737">
        <w:rPr>
          <w:color w:val="D55C17" w:themeColor="accent5"/>
        </w:rPr>
        <w:t>reference</w:t>
      </w:r>
      <w:r w:rsidRPr="00542737">
        <w:t>)</w:t>
      </w:r>
      <w:r w:rsidR="00684E30" w:rsidRPr="00542737">
        <w:t xml:space="preserve">, and make us of agreed ‘revision’ and ‘status codes’. </w:t>
      </w:r>
      <w:r w:rsidRPr="00542737">
        <w:t>For convenience this is replicated in part below, however the original reference retains preference.</w:t>
      </w:r>
    </w:p>
    <w:tbl>
      <w:tblPr>
        <w:tblStyle w:val="TurnTown"/>
        <w:tblW w:w="9752" w:type="dxa"/>
        <w:tblInd w:w="794" w:type="dxa"/>
        <w:tblLayout w:type="fixed"/>
        <w:tblLook w:val="04A0" w:firstRow="1" w:lastRow="0" w:firstColumn="1" w:lastColumn="0" w:noHBand="0" w:noVBand="1"/>
      </w:tblPr>
      <w:tblGrid>
        <w:gridCol w:w="1393"/>
        <w:gridCol w:w="1394"/>
        <w:gridCol w:w="1394"/>
        <w:gridCol w:w="1392"/>
        <w:gridCol w:w="1393"/>
        <w:gridCol w:w="1393"/>
        <w:gridCol w:w="1393"/>
      </w:tblGrid>
      <w:tr w:rsidR="00B42179" w:rsidRPr="00542737" w14:paraId="354A164A" w14:textId="77777777" w:rsidTr="00B42179">
        <w:trPr>
          <w:cnfStyle w:val="100000000000" w:firstRow="1" w:lastRow="0" w:firstColumn="0" w:lastColumn="0" w:oddVBand="0" w:evenVBand="0" w:oddHBand="0" w:evenHBand="0" w:firstRowFirstColumn="0" w:firstRowLastColumn="0" w:lastRowFirstColumn="0" w:lastRowLastColumn="0"/>
        </w:trPr>
        <w:tc>
          <w:tcPr>
            <w:tcW w:w="1393" w:type="dxa"/>
            <w:tcBorders>
              <w:top w:val="nil"/>
              <w:left w:val="nil"/>
              <w:bottom w:val="nil"/>
              <w:right w:val="nil"/>
            </w:tcBorders>
          </w:tcPr>
          <w:p w14:paraId="537CC70F" w14:textId="77777777" w:rsidR="00B42179" w:rsidRPr="00542737" w:rsidRDefault="00B42179" w:rsidP="00592879">
            <w:pPr>
              <w:pStyle w:val="BodyText"/>
              <w:spacing w:after="0"/>
              <w:ind w:left="0"/>
              <w:rPr>
                <w:b w:val="0"/>
                <w:bCs/>
                <w:color w:val="FFFFFF" w:themeColor="background1"/>
              </w:rPr>
            </w:pPr>
            <w:r w:rsidRPr="00542737">
              <w:rPr>
                <w:bCs/>
                <w:color w:val="FFFFFF" w:themeColor="background1"/>
              </w:rPr>
              <w:t xml:space="preserve">Project </w:t>
            </w:r>
          </w:p>
        </w:tc>
        <w:tc>
          <w:tcPr>
            <w:tcW w:w="1394" w:type="dxa"/>
            <w:tcBorders>
              <w:top w:val="nil"/>
              <w:left w:val="nil"/>
              <w:bottom w:val="nil"/>
              <w:right w:val="nil"/>
            </w:tcBorders>
          </w:tcPr>
          <w:p w14:paraId="74ED6EB3" w14:textId="77777777" w:rsidR="00B42179" w:rsidRPr="00542737" w:rsidRDefault="00B42179" w:rsidP="00592879">
            <w:pPr>
              <w:pStyle w:val="BodyText"/>
              <w:spacing w:after="0"/>
              <w:ind w:left="0"/>
              <w:rPr>
                <w:b w:val="0"/>
                <w:bCs/>
                <w:color w:val="FFFFFF" w:themeColor="background1"/>
              </w:rPr>
            </w:pPr>
            <w:r w:rsidRPr="00542737">
              <w:rPr>
                <w:bCs/>
                <w:color w:val="FFFFFF" w:themeColor="background1"/>
              </w:rPr>
              <w:t>Originator</w:t>
            </w:r>
          </w:p>
        </w:tc>
        <w:tc>
          <w:tcPr>
            <w:tcW w:w="1394" w:type="dxa"/>
            <w:tcBorders>
              <w:top w:val="nil"/>
              <w:left w:val="nil"/>
              <w:bottom w:val="nil"/>
              <w:right w:val="nil"/>
            </w:tcBorders>
          </w:tcPr>
          <w:p w14:paraId="53BCCA94" w14:textId="77777777" w:rsidR="00B42179" w:rsidRPr="00542737" w:rsidRDefault="00B42179" w:rsidP="00592879">
            <w:pPr>
              <w:pStyle w:val="BodyText"/>
              <w:spacing w:after="0"/>
              <w:ind w:left="0"/>
              <w:rPr>
                <w:b w:val="0"/>
                <w:bCs/>
                <w:color w:val="FFFFFF" w:themeColor="background1"/>
              </w:rPr>
            </w:pPr>
            <w:r w:rsidRPr="00542737">
              <w:rPr>
                <w:bCs/>
                <w:color w:val="FFFFFF" w:themeColor="background1"/>
              </w:rPr>
              <w:t>Volume/</w:t>
            </w:r>
          </w:p>
          <w:p w14:paraId="0CB46BDB" w14:textId="77777777" w:rsidR="00B42179" w:rsidRPr="00542737" w:rsidRDefault="00B42179" w:rsidP="00592879">
            <w:pPr>
              <w:pStyle w:val="BodyText"/>
              <w:spacing w:after="0"/>
              <w:ind w:left="0"/>
              <w:rPr>
                <w:b w:val="0"/>
                <w:bCs/>
                <w:color w:val="FFFFFF" w:themeColor="background1"/>
              </w:rPr>
            </w:pPr>
            <w:r w:rsidRPr="00542737">
              <w:rPr>
                <w:bCs/>
                <w:color w:val="FFFFFF" w:themeColor="background1"/>
              </w:rPr>
              <w:t>System</w:t>
            </w:r>
          </w:p>
        </w:tc>
        <w:tc>
          <w:tcPr>
            <w:tcW w:w="1392" w:type="dxa"/>
            <w:tcBorders>
              <w:top w:val="nil"/>
              <w:left w:val="nil"/>
              <w:bottom w:val="nil"/>
              <w:right w:val="nil"/>
            </w:tcBorders>
          </w:tcPr>
          <w:p w14:paraId="009A6D1B" w14:textId="77777777" w:rsidR="00B42179" w:rsidRPr="00542737" w:rsidRDefault="00B42179" w:rsidP="00592879">
            <w:pPr>
              <w:pStyle w:val="BodyText"/>
              <w:spacing w:after="0"/>
              <w:ind w:left="0"/>
              <w:rPr>
                <w:b w:val="0"/>
                <w:bCs/>
                <w:color w:val="FFFFFF" w:themeColor="background1"/>
              </w:rPr>
            </w:pPr>
            <w:r w:rsidRPr="00542737">
              <w:rPr>
                <w:bCs/>
                <w:color w:val="FFFFFF" w:themeColor="background1"/>
              </w:rPr>
              <w:t>Level/</w:t>
            </w:r>
          </w:p>
          <w:p w14:paraId="3F584F4B" w14:textId="77777777" w:rsidR="00B42179" w:rsidRPr="00542737" w:rsidRDefault="00B42179" w:rsidP="00592879">
            <w:pPr>
              <w:pStyle w:val="BodyText"/>
              <w:spacing w:after="0"/>
              <w:ind w:left="0"/>
              <w:rPr>
                <w:b w:val="0"/>
                <w:bCs/>
                <w:color w:val="FFFFFF" w:themeColor="background1"/>
              </w:rPr>
            </w:pPr>
            <w:r w:rsidRPr="00542737">
              <w:rPr>
                <w:bCs/>
                <w:color w:val="FFFFFF" w:themeColor="background1"/>
              </w:rPr>
              <w:t>Location</w:t>
            </w:r>
          </w:p>
        </w:tc>
        <w:tc>
          <w:tcPr>
            <w:tcW w:w="1393" w:type="dxa"/>
            <w:tcBorders>
              <w:top w:val="nil"/>
              <w:left w:val="nil"/>
              <w:bottom w:val="nil"/>
              <w:right w:val="nil"/>
            </w:tcBorders>
          </w:tcPr>
          <w:p w14:paraId="39E6C9B6" w14:textId="77777777" w:rsidR="00B42179" w:rsidRPr="00542737" w:rsidRDefault="00B42179" w:rsidP="00592879">
            <w:pPr>
              <w:pStyle w:val="BodyText"/>
              <w:spacing w:after="0"/>
              <w:ind w:left="0"/>
              <w:rPr>
                <w:b w:val="0"/>
                <w:bCs/>
                <w:color w:val="FFFFFF" w:themeColor="background1"/>
              </w:rPr>
            </w:pPr>
            <w:r w:rsidRPr="00542737">
              <w:rPr>
                <w:bCs/>
                <w:color w:val="FFFFFF" w:themeColor="background1"/>
              </w:rPr>
              <w:t>Type</w:t>
            </w:r>
          </w:p>
        </w:tc>
        <w:tc>
          <w:tcPr>
            <w:tcW w:w="1393" w:type="dxa"/>
            <w:tcBorders>
              <w:top w:val="nil"/>
              <w:left w:val="nil"/>
              <w:bottom w:val="nil"/>
              <w:right w:val="nil"/>
            </w:tcBorders>
          </w:tcPr>
          <w:p w14:paraId="65D52BC6" w14:textId="77777777" w:rsidR="00B42179" w:rsidRPr="00542737" w:rsidRDefault="00B42179" w:rsidP="00592879">
            <w:pPr>
              <w:pStyle w:val="BodyText"/>
              <w:spacing w:after="0"/>
              <w:ind w:left="0"/>
              <w:rPr>
                <w:b w:val="0"/>
                <w:bCs/>
                <w:color w:val="FFFFFF" w:themeColor="background1"/>
              </w:rPr>
            </w:pPr>
            <w:r w:rsidRPr="00542737">
              <w:rPr>
                <w:bCs/>
                <w:color w:val="FFFFFF" w:themeColor="background1"/>
              </w:rPr>
              <w:t>Role</w:t>
            </w:r>
          </w:p>
        </w:tc>
        <w:tc>
          <w:tcPr>
            <w:tcW w:w="1393" w:type="dxa"/>
            <w:tcBorders>
              <w:top w:val="nil"/>
              <w:left w:val="nil"/>
              <w:bottom w:val="nil"/>
              <w:right w:val="nil"/>
            </w:tcBorders>
          </w:tcPr>
          <w:p w14:paraId="3DFD30E8" w14:textId="77777777" w:rsidR="00B42179" w:rsidRPr="00542737" w:rsidRDefault="00B42179" w:rsidP="00592879">
            <w:pPr>
              <w:pStyle w:val="BodyText"/>
              <w:spacing w:after="0"/>
              <w:ind w:left="0"/>
              <w:rPr>
                <w:b w:val="0"/>
                <w:bCs/>
                <w:color w:val="FFFFFF" w:themeColor="background1"/>
              </w:rPr>
            </w:pPr>
            <w:r w:rsidRPr="00542737">
              <w:rPr>
                <w:bCs/>
                <w:color w:val="FFFFFF" w:themeColor="background1"/>
              </w:rPr>
              <w:t>Number</w:t>
            </w:r>
          </w:p>
        </w:tc>
      </w:tr>
      <w:tr w:rsidR="00B42179" w:rsidRPr="00542737" w14:paraId="6AD6D6FF" w14:textId="77777777" w:rsidTr="00B42179">
        <w:trPr>
          <w:cnfStyle w:val="000000100000" w:firstRow="0" w:lastRow="0" w:firstColumn="0" w:lastColumn="0" w:oddVBand="0" w:evenVBand="0" w:oddHBand="1" w:evenHBand="0" w:firstRowFirstColumn="0" w:firstRowLastColumn="0" w:lastRowFirstColumn="0" w:lastRowLastColumn="0"/>
        </w:trPr>
        <w:tc>
          <w:tcPr>
            <w:tcW w:w="1393" w:type="dxa"/>
          </w:tcPr>
          <w:p w14:paraId="7645DED6" w14:textId="13B419B2" w:rsidR="00B42179" w:rsidRPr="00542737" w:rsidRDefault="00B42179" w:rsidP="00592879">
            <w:pPr>
              <w:pStyle w:val="BodyText"/>
              <w:spacing w:after="0"/>
              <w:ind w:left="0"/>
            </w:pPr>
            <w:commentRangeStart w:id="1141"/>
            <w:del w:id="1142" w:author="Niall Murphy" w:date="2021-04-29T16:24:00Z">
              <w:r w:rsidRPr="00542737" w:rsidDel="005E583E">
                <w:rPr>
                  <w:color w:val="D55C17" w:themeColor="accent5"/>
                </w:rPr>
                <w:delText>XXX</w:delText>
              </w:r>
              <w:commentRangeEnd w:id="1141"/>
              <w:r w:rsidR="00684E30" w:rsidRPr="00542737" w:rsidDel="005E583E">
                <w:rPr>
                  <w:rStyle w:val="CommentReference"/>
                  <w:rFonts w:ascii="Verdana" w:eastAsiaTheme="minorHAnsi" w:hAnsi="Verdana" w:cstheme="minorBidi"/>
                  <w:color w:val="D55C17" w:themeColor="accent5"/>
                  <w:lang w:eastAsia="en-US"/>
                </w:rPr>
                <w:commentReference w:id="1141"/>
              </w:r>
            </w:del>
            <w:ins w:id="1143" w:author="Niall Murphy" w:date="2021-04-29T16:24:00Z">
              <w:r w:rsidR="005E583E">
                <w:rPr>
                  <w:color w:val="D55C17" w:themeColor="accent5"/>
                </w:rPr>
                <w:t>TBC</w:t>
              </w:r>
            </w:ins>
          </w:p>
        </w:tc>
        <w:tc>
          <w:tcPr>
            <w:tcW w:w="1394" w:type="dxa"/>
          </w:tcPr>
          <w:p w14:paraId="71829C4B" w14:textId="77777777" w:rsidR="00B42179" w:rsidRPr="00542737" w:rsidRDefault="00B42179" w:rsidP="00592879">
            <w:pPr>
              <w:pStyle w:val="BodyText"/>
              <w:spacing w:after="0"/>
              <w:ind w:left="0"/>
            </w:pPr>
            <w:r w:rsidRPr="00542737">
              <w:t>TTD</w:t>
            </w:r>
          </w:p>
        </w:tc>
        <w:tc>
          <w:tcPr>
            <w:tcW w:w="1394" w:type="dxa"/>
          </w:tcPr>
          <w:p w14:paraId="3AB2E075" w14:textId="77777777" w:rsidR="00B42179" w:rsidRPr="00542737" w:rsidRDefault="00B42179" w:rsidP="00592879">
            <w:pPr>
              <w:pStyle w:val="BodyText"/>
              <w:spacing w:after="0"/>
              <w:ind w:left="0"/>
            </w:pPr>
            <w:r w:rsidRPr="00542737">
              <w:t>XX</w:t>
            </w:r>
          </w:p>
        </w:tc>
        <w:tc>
          <w:tcPr>
            <w:tcW w:w="1392" w:type="dxa"/>
          </w:tcPr>
          <w:p w14:paraId="7B59C20A" w14:textId="77777777" w:rsidR="00B42179" w:rsidRPr="00542737" w:rsidRDefault="00B42179" w:rsidP="00592879">
            <w:pPr>
              <w:pStyle w:val="BodyText"/>
              <w:spacing w:after="0"/>
              <w:ind w:left="0"/>
            </w:pPr>
            <w:r w:rsidRPr="00542737">
              <w:t>ZZ</w:t>
            </w:r>
          </w:p>
        </w:tc>
        <w:tc>
          <w:tcPr>
            <w:tcW w:w="1393" w:type="dxa"/>
          </w:tcPr>
          <w:p w14:paraId="3D75FC29" w14:textId="77777777" w:rsidR="00B42179" w:rsidRPr="00542737" w:rsidRDefault="00B42179" w:rsidP="00592879">
            <w:pPr>
              <w:pStyle w:val="BodyText"/>
              <w:spacing w:after="0"/>
              <w:ind w:left="0"/>
            </w:pPr>
            <w:r w:rsidRPr="00542737">
              <w:t>SP</w:t>
            </w:r>
          </w:p>
        </w:tc>
        <w:tc>
          <w:tcPr>
            <w:tcW w:w="1393" w:type="dxa"/>
          </w:tcPr>
          <w:p w14:paraId="7257748D" w14:textId="77777777" w:rsidR="00B42179" w:rsidRPr="00542737" w:rsidRDefault="00B42179" w:rsidP="00592879">
            <w:pPr>
              <w:pStyle w:val="BodyText"/>
              <w:spacing w:after="0"/>
              <w:ind w:left="0"/>
            </w:pPr>
            <w:r w:rsidRPr="00542737">
              <w:t>Z</w:t>
            </w:r>
          </w:p>
        </w:tc>
        <w:tc>
          <w:tcPr>
            <w:tcW w:w="1393" w:type="dxa"/>
          </w:tcPr>
          <w:p w14:paraId="201F4640" w14:textId="248472E3" w:rsidR="00B42179" w:rsidRPr="00542737" w:rsidRDefault="00B42179" w:rsidP="00592879">
            <w:pPr>
              <w:pStyle w:val="BodyText"/>
              <w:spacing w:after="0"/>
              <w:ind w:left="0"/>
            </w:pPr>
            <w:r w:rsidRPr="00542737">
              <w:t>00</w:t>
            </w:r>
            <w:ins w:id="1144" w:author="Niall Murphy" w:date="2021-04-27T14:45:00Z">
              <w:r w:rsidR="000C3DFE" w:rsidRPr="00542737">
                <w:t>00</w:t>
              </w:r>
            </w:ins>
            <w:r w:rsidRPr="00542737">
              <w:t>001</w:t>
            </w:r>
          </w:p>
        </w:tc>
      </w:tr>
      <w:tr w:rsidR="00B42179" w:rsidRPr="00542737" w14:paraId="3AB204E4" w14:textId="77777777" w:rsidTr="00B42179">
        <w:trPr>
          <w:cnfStyle w:val="000000010000" w:firstRow="0" w:lastRow="0" w:firstColumn="0" w:lastColumn="0" w:oddVBand="0" w:evenVBand="0" w:oddHBand="0" w:evenHBand="1" w:firstRowFirstColumn="0" w:firstRowLastColumn="0" w:lastRowFirstColumn="0" w:lastRowLastColumn="0"/>
        </w:trPr>
        <w:tc>
          <w:tcPr>
            <w:tcW w:w="9752" w:type="dxa"/>
            <w:gridSpan w:val="7"/>
            <w:tcBorders>
              <w:bottom w:val="single" w:sz="18" w:space="0" w:color="404040" w:themeColor="text1" w:themeTint="BF"/>
            </w:tcBorders>
          </w:tcPr>
          <w:p w14:paraId="4F02D4FE" w14:textId="07704DC1" w:rsidR="00B42179" w:rsidRPr="00542737" w:rsidRDefault="00B42179" w:rsidP="00684E30">
            <w:pPr>
              <w:pStyle w:val="BodyText"/>
              <w:keepNext/>
              <w:spacing w:after="0"/>
              <w:ind w:left="0"/>
            </w:pPr>
            <w:r w:rsidRPr="00542737">
              <w:t xml:space="preserve">Example: </w:t>
            </w:r>
            <w:del w:id="1145" w:author="Niall Murphy" w:date="2021-04-29T16:24:00Z">
              <w:r w:rsidRPr="00542737" w:rsidDel="005E583E">
                <w:rPr>
                  <w:color w:val="D55C17" w:themeColor="accent5"/>
                </w:rPr>
                <w:delText>XXX</w:delText>
              </w:r>
            </w:del>
            <w:ins w:id="1146" w:author="Niall Murphy" w:date="2021-04-29T16:24:00Z">
              <w:r w:rsidR="005E583E">
                <w:rPr>
                  <w:color w:val="D55C17" w:themeColor="accent5"/>
                </w:rPr>
                <w:t>TBC</w:t>
              </w:r>
            </w:ins>
            <w:r w:rsidRPr="00542737">
              <w:t>-TTD-XX-ZZ-SP-Z-00</w:t>
            </w:r>
            <w:ins w:id="1147" w:author="Niall Murphy" w:date="2021-04-27T14:45:00Z">
              <w:r w:rsidR="000C3DFE" w:rsidRPr="00542737">
                <w:t>00</w:t>
              </w:r>
            </w:ins>
            <w:r w:rsidRPr="00542737">
              <w:t>01</w:t>
            </w:r>
          </w:p>
        </w:tc>
      </w:tr>
    </w:tbl>
    <w:p w14:paraId="2C8380D4" w14:textId="172347D0" w:rsidR="00B42179" w:rsidRPr="00542737" w:rsidRDefault="00684E30" w:rsidP="00684E30">
      <w:pPr>
        <w:pStyle w:val="Caption"/>
        <w:rPr>
          <w:color w:val="00B050"/>
        </w:rPr>
      </w:pPr>
      <w:r w:rsidRPr="00542737">
        <w:t xml:space="preserve">Table </w:t>
      </w:r>
      <w:fldSimple w:instr=" SEQ Table \* ARABIC ">
        <w:r w:rsidR="00542737">
          <w:rPr>
            <w:noProof/>
          </w:rPr>
          <w:t>12</w:t>
        </w:r>
      </w:fldSimple>
      <w:r w:rsidRPr="00542737">
        <w:t>: Information container identification (ID)</w:t>
      </w:r>
    </w:p>
    <w:p w14:paraId="36D99AEF" w14:textId="06435970" w:rsidR="00B42179" w:rsidRPr="00542737" w:rsidRDefault="00B42179" w:rsidP="00684E30">
      <w:pPr>
        <w:pStyle w:val="BodyText"/>
      </w:pPr>
      <w:r w:rsidRPr="00542737">
        <w:t>Note: If an information container is removed or exported from the common data environment, then the additional fields 'suitability' and 'revision', separated by a delimiter, should be added to its ID as a suffix.</w:t>
      </w:r>
    </w:p>
    <w:p w14:paraId="60CADAFA" w14:textId="77777777" w:rsidR="00AA5C30" w:rsidRPr="00542737" w:rsidRDefault="00AA5C30" w:rsidP="00684E30">
      <w:pPr>
        <w:pStyle w:val="BodyText"/>
      </w:pPr>
    </w:p>
    <w:p w14:paraId="73F95FEC" w14:textId="77777777" w:rsidR="00702829" w:rsidRDefault="00702829">
      <w:pPr>
        <w:spacing w:after="200" w:line="276" w:lineRule="auto"/>
        <w:rPr>
          <w:ins w:id="1148" w:author="Niall Murphy" w:date="2021-04-29T16:36:00Z"/>
          <w:rFonts w:ascii="Arial" w:eastAsiaTheme="majorEastAsia" w:hAnsi="Arial" w:cs="Arial"/>
          <w:bCs/>
          <w:i/>
          <w:iCs/>
          <w:sz w:val="20"/>
          <w:szCs w:val="24"/>
        </w:rPr>
      </w:pPr>
      <w:ins w:id="1149" w:author="Niall Murphy" w:date="2021-04-29T16:36:00Z">
        <w:r>
          <w:br w:type="page"/>
        </w:r>
      </w:ins>
    </w:p>
    <w:p w14:paraId="7557E177" w14:textId="188651B6" w:rsidR="00B42179" w:rsidRPr="00542737" w:rsidRDefault="00684E30">
      <w:pPr>
        <w:pStyle w:val="Heading4"/>
      </w:pPr>
      <w:r w:rsidRPr="00542737">
        <w:lastRenderedPageBreak/>
        <w:t>Agreed originator codes</w:t>
      </w:r>
    </w:p>
    <w:p w14:paraId="06F5EC0F" w14:textId="2FE79A24" w:rsidR="00DB00EB" w:rsidRPr="00542737" w:rsidRDefault="00684E30" w:rsidP="00684E30">
      <w:pPr>
        <w:pStyle w:val="BodyText"/>
      </w:pPr>
      <w:r w:rsidRPr="00542737">
        <w:t xml:space="preserve">The following codes shall be used within information container IDs to identify the originator. </w:t>
      </w:r>
      <w:r w:rsidR="00DB00EB" w:rsidRPr="00542737">
        <w:t xml:space="preserve">A list of agreed codes for all other fields may be found within </w:t>
      </w:r>
      <w:commentRangeStart w:id="1150"/>
      <w:del w:id="1151" w:author="Niall Murphy" w:date="2021-04-27T14:45:00Z">
        <w:r w:rsidR="00DB00EB" w:rsidRPr="00542737" w:rsidDel="00E04495">
          <w:rPr>
            <w:b/>
            <w:bCs/>
            <w:highlight w:val="yellow"/>
          </w:rPr>
          <w:delText>section XX</w:delText>
        </w:r>
      </w:del>
      <w:ins w:id="1152" w:author="Niall Murphy" w:date="2021-04-27T14:45:00Z">
        <w:r w:rsidR="00E04495" w:rsidRPr="00542737">
          <w:t>the Naming Convention Guidance</w:t>
        </w:r>
      </w:ins>
      <w:r w:rsidR="00DB00EB" w:rsidRPr="00542737">
        <w:t xml:space="preserve"> </w:t>
      </w:r>
      <w:commentRangeEnd w:id="1150"/>
      <w:r w:rsidR="00E75121" w:rsidRPr="00542737">
        <w:rPr>
          <w:rStyle w:val="CommentReference"/>
          <w:rFonts w:ascii="Verdana" w:hAnsi="Verdana"/>
        </w:rPr>
        <w:commentReference w:id="1150"/>
      </w:r>
      <w:r w:rsidR="00DB00EB" w:rsidRPr="00542737">
        <w:t xml:space="preserve">of the </w:t>
      </w:r>
      <w:ins w:id="1153" w:author="Niall Murphy" w:date="2021-04-27T14:45:00Z">
        <w:r w:rsidR="00E04495" w:rsidRPr="00542737">
          <w:t>P</w:t>
        </w:r>
      </w:ins>
      <w:del w:id="1154" w:author="Niall Murphy" w:date="2021-04-27T14:45:00Z">
        <w:r w:rsidR="00DB00EB" w:rsidRPr="00542737" w:rsidDel="00E04495">
          <w:delText>p</w:delText>
        </w:r>
      </w:del>
      <w:r w:rsidR="00DB00EB" w:rsidRPr="00542737">
        <w:t xml:space="preserve">roject </w:t>
      </w:r>
      <w:del w:id="1155" w:author="Niall Murphy" w:date="2021-04-27T14:45:00Z">
        <w:r w:rsidR="00DB00EB" w:rsidRPr="00542737" w:rsidDel="00E04495">
          <w:delText>i</w:delText>
        </w:r>
      </w:del>
      <w:ins w:id="1156" w:author="Niall Murphy" w:date="2021-04-27T14:45:00Z">
        <w:r w:rsidR="00E04495" w:rsidRPr="00542737">
          <w:t>I</w:t>
        </w:r>
      </w:ins>
      <w:r w:rsidR="00DB00EB" w:rsidRPr="00542737">
        <w:t xml:space="preserve">nformation </w:t>
      </w:r>
      <w:del w:id="1157" w:author="Niall Murphy" w:date="2021-04-27T14:45:00Z">
        <w:r w:rsidR="00DB00EB" w:rsidRPr="00542737" w:rsidDel="00E04495">
          <w:delText>p</w:delText>
        </w:r>
      </w:del>
      <w:ins w:id="1158" w:author="Niall Murphy" w:date="2021-04-27T14:45:00Z">
        <w:r w:rsidR="00E04495" w:rsidRPr="00542737">
          <w:t>P</w:t>
        </w:r>
      </w:ins>
      <w:r w:rsidR="00DB00EB" w:rsidRPr="00542737">
        <w:t>rotocol.</w:t>
      </w:r>
    </w:p>
    <w:tbl>
      <w:tblPr>
        <w:tblStyle w:val="TurnTown"/>
        <w:tblW w:w="9672" w:type="dxa"/>
        <w:tblInd w:w="794" w:type="dxa"/>
        <w:tblLayout w:type="fixed"/>
        <w:tblLook w:val="04A0" w:firstRow="1" w:lastRow="0" w:firstColumn="1" w:lastColumn="0" w:noHBand="0" w:noVBand="1"/>
      </w:tblPr>
      <w:tblGrid>
        <w:gridCol w:w="4836"/>
        <w:gridCol w:w="4836"/>
      </w:tblGrid>
      <w:tr w:rsidR="00684E30" w:rsidRPr="00542737" w14:paraId="2554F2E5" w14:textId="77777777" w:rsidTr="00DB00EB">
        <w:trPr>
          <w:cnfStyle w:val="100000000000" w:firstRow="1" w:lastRow="0" w:firstColumn="0" w:lastColumn="0" w:oddVBand="0" w:evenVBand="0" w:oddHBand="0" w:evenHBand="0" w:firstRowFirstColumn="0" w:firstRowLastColumn="0" w:lastRowFirstColumn="0" w:lastRowLastColumn="0"/>
        </w:trPr>
        <w:tc>
          <w:tcPr>
            <w:tcW w:w="4836" w:type="dxa"/>
            <w:vAlign w:val="center"/>
          </w:tcPr>
          <w:p w14:paraId="36CD40F5" w14:textId="5E9AF680" w:rsidR="00684E30" w:rsidRPr="00542737" w:rsidRDefault="00684E30" w:rsidP="00684E30">
            <w:pPr>
              <w:pStyle w:val="BodyText"/>
              <w:spacing w:after="0"/>
              <w:ind w:left="0"/>
              <w:rPr>
                <w:b w:val="0"/>
                <w:color w:val="FFFFFF"/>
              </w:rPr>
            </w:pPr>
            <w:r w:rsidRPr="00542737">
              <w:rPr>
                <w:b w:val="0"/>
                <w:color w:val="FFFFFF"/>
              </w:rPr>
              <w:t>Originator (task team)</w:t>
            </w:r>
          </w:p>
        </w:tc>
        <w:tc>
          <w:tcPr>
            <w:tcW w:w="4836" w:type="dxa"/>
            <w:vAlign w:val="center"/>
          </w:tcPr>
          <w:p w14:paraId="7B41C5FA" w14:textId="4B34E512" w:rsidR="00684E30" w:rsidRPr="00542737" w:rsidRDefault="00684E30" w:rsidP="00684E30">
            <w:pPr>
              <w:pStyle w:val="BodyText"/>
              <w:spacing w:after="0"/>
              <w:ind w:left="0"/>
              <w:rPr>
                <w:b w:val="0"/>
                <w:color w:val="FFFFFF"/>
              </w:rPr>
            </w:pPr>
            <w:r w:rsidRPr="00542737">
              <w:rPr>
                <w:b w:val="0"/>
                <w:color w:val="FFFFFF"/>
              </w:rPr>
              <w:t>Code</w:t>
            </w:r>
          </w:p>
        </w:tc>
      </w:tr>
      <w:tr w:rsidR="00684E30" w:rsidRPr="00542737" w14:paraId="3043246E" w14:textId="77777777" w:rsidTr="00DB00EB">
        <w:trPr>
          <w:cnfStyle w:val="000000100000" w:firstRow="0" w:lastRow="0" w:firstColumn="0" w:lastColumn="0" w:oddVBand="0" w:evenVBand="0" w:oddHBand="1" w:evenHBand="0" w:firstRowFirstColumn="0" w:firstRowLastColumn="0" w:lastRowFirstColumn="0" w:lastRowLastColumn="0"/>
        </w:trPr>
        <w:tc>
          <w:tcPr>
            <w:tcW w:w="4836" w:type="dxa"/>
          </w:tcPr>
          <w:p w14:paraId="46F70465" w14:textId="74359FB3" w:rsidR="00684E30" w:rsidRPr="00542737" w:rsidRDefault="00684E30" w:rsidP="00684E30">
            <w:pPr>
              <w:pStyle w:val="BodyText"/>
              <w:spacing w:after="0"/>
              <w:ind w:left="0"/>
              <w:rPr>
                <w:color w:val="D55C17" w:themeColor="accent5"/>
              </w:rPr>
            </w:pPr>
            <w:commentRangeStart w:id="1159"/>
            <w:r w:rsidRPr="00542737">
              <w:rPr>
                <w:color w:val="D55C17" w:themeColor="accent5"/>
              </w:rPr>
              <w:t>TBC</w:t>
            </w:r>
          </w:p>
        </w:tc>
        <w:tc>
          <w:tcPr>
            <w:tcW w:w="4836" w:type="dxa"/>
          </w:tcPr>
          <w:p w14:paraId="0D70824B" w14:textId="6BA57262" w:rsidR="00684E30" w:rsidRPr="00542737" w:rsidRDefault="00684E30" w:rsidP="00684E30">
            <w:pPr>
              <w:pStyle w:val="BodyText"/>
              <w:spacing w:after="0"/>
              <w:ind w:left="0"/>
              <w:rPr>
                <w:color w:val="D55C17" w:themeColor="accent5"/>
              </w:rPr>
            </w:pPr>
            <w:r w:rsidRPr="00542737">
              <w:rPr>
                <w:color w:val="D55C17" w:themeColor="accent5"/>
              </w:rPr>
              <w:t>TBC</w:t>
            </w:r>
            <w:commentRangeEnd w:id="1159"/>
            <w:r w:rsidRPr="00542737">
              <w:rPr>
                <w:rStyle w:val="CommentReference"/>
                <w:rFonts w:ascii="Verdana" w:eastAsiaTheme="minorHAnsi" w:hAnsi="Verdana" w:cstheme="minorBidi"/>
                <w:lang w:eastAsia="en-US"/>
              </w:rPr>
              <w:commentReference w:id="1159"/>
            </w:r>
          </w:p>
        </w:tc>
      </w:tr>
      <w:tr w:rsidR="00684E30" w:rsidRPr="00542737" w14:paraId="0E4E482F" w14:textId="77777777" w:rsidTr="00DB00EB">
        <w:trPr>
          <w:cnfStyle w:val="000000010000" w:firstRow="0" w:lastRow="0" w:firstColumn="0" w:lastColumn="0" w:oddVBand="0" w:evenVBand="0" w:oddHBand="0" w:evenHBand="1" w:firstRowFirstColumn="0" w:firstRowLastColumn="0" w:lastRowFirstColumn="0" w:lastRowLastColumn="0"/>
        </w:trPr>
        <w:tc>
          <w:tcPr>
            <w:tcW w:w="4836" w:type="dxa"/>
            <w:tcBorders>
              <w:bottom w:val="none" w:sz="0" w:space="0" w:color="auto"/>
            </w:tcBorders>
          </w:tcPr>
          <w:p w14:paraId="1AD957BF" w14:textId="77777777" w:rsidR="00684E30" w:rsidRPr="00542737" w:rsidRDefault="00684E30" w:rsidP="00684E30">
            <w:pPr>
              <w:pStyle w:val="BodyText"/>
              <w:spacing w:after="0"/>
              <w:ind w:left="0"/>
            </w:pPr>
          </w:p>
        </w:tc>
        <w:tc>
          <w:tcPr>
            <w:tcW w:w="4836" w:type="dxa"/>
            <w:tcBorders>
              <w:bottom w:val="none" w:sz="0" w:space="0" w:color="auto"/>
            </w:tcBorders>
          </w:tcPr>
          <w:p w14:paraId="1F07EE50" w14:textId="77777777" w:rsidR="00684E30" w:rsidRPr="00542737" w:rsidRDefault="00684E30" w:rsidP="00684E30">
            <w:pPr>
              <w:pStyle w:val="BodyText"/>
              <w:spacing w:after="0"/>
              <w:ind w:left="0"/>
            </w:pPr>
          </w:p>
        </w:tc>
      </w:tr>
      <w:tr w:rsidR="00684E30" w:rsidRPr="00542737" w14:paraId="3066777D" w14:textId="77777777" w:rsidTr="00DB00EB">
        <w:trPr>
          <w:cnfStyle w:val="000000100000" w:firstRow="0" w:lastRow="0" w:firstColumn="0" w:lastColumn="0" w:oddVBand="0" w:evenVBand="0" w:oddHBand="1" w:evenHBand="0" w:firstRowFirstColumn="0" w:firstRowLastColumn="0" w:lastRowFirstColumn="0" w:lastRowLastColumn="0"/>
        </w:trPr>
        <w:tc>
          <w:tcPr>
            <w:tcW w:w="4836" w:type="dxa"/>
            <w:tcBorders>
              <w:bottom w:val="single" w:sz="18" w:space="0" w:color="404040" w:themeColor="text1" w:themeTint="BF"/>
            </w:tcBorders>
          </w:tcPr>
          <w:p w14:paraId="6C33F3BC" w14:textId="77777777" w:rsidR="00684E30" w:rsidRPr="00542737" w:rsidRDefault="00684E30" w:rsidP="00684E30">
            <w:pPr>
              <w:pStyle w:val="BodyText"/>
              <w:spacing w:after="0"/>
              <w:ind w:left="0"/>
            </w:pPr>
          </w:p>
        </w:tc>
        <w:tc>
          <w:tcPr>
            <w:tcW w:w="4836" w:type="dxa"/>
            <w:tcBorders>
              <w:bottom w:val="single" w:sz="18" w:space="0" w:color="404040" w:themeColor="text1" w:themeTint="BF"/>
            </w:tcBorders>
          </w:tcPr>
          <w:p w14:paraId="201A6A23" w14:textId="77777777" w:rsidR="00684E30" w:rsidRPr="00542737" w:rsidRDefault="00684E30" w:rsidP="00684E30">
            <w:pPr>
              <w:pStyle w:val="BodyText"/>
              <w:keepNext/>
              <w:spacing w:after="0"/>
              <w:ind w:left="0"/>
            </w:pPr>
          </w:p>
        </w:tc>
      </w:tr>
    </w:tbl>
    <w:p w14:paraId="615F4358" w14:textId="64384580" w:rsidR="00684E30" w:rsidRPr="00542737" w:rsidRDefault="00684E30" w:rsidP="00684E30">
      <w:pPr>
        <w:pStyle w:val="Caption"/>
      </w:pPr>
      <w:r w:rsidRPr="00542737">
        <w:t xml:space="preserve">Table </w:t>
      </w:r>
      <w:fldSimple w:instr=" SEQ Table \* ARABIC ">
        <w:r w:rsidR="00542737">
          <w:rPr>
            <w:noProof/>
          </w:rPr>
          <w:t>13</w:t>
        </w:r>
      </w:fldSimple>
      <w:r w:rsidRPr="00542737">
        <w:t>: Agreed originator codes</w:t>
      </w:r>
    </w:p>
    <w:p w14:paraId="5FDCF887" w14:textId="7BF5FA64" w:rsidR="00AA5C30" w:rsidRPr="00702829" w:rsidDel="00702829" w:rsidRDefault="00AA5C30">
      <w:pPr>
        <w:pStyle w:val="BodyText"/>
        <w:rPr>
          <w:del w:id="1160" w:author="Niall Murphy" w:date="2021-04-29T16:36:00Z"/>
          <w:highlight w:val="yellow"/>
        </w:rPr>
        <w:pPrChange w:id="1161" w:author="Niall Murphy" w:date="2021-04-29T16:36:00Z">
          <w:pPr>
            <w:pStyle w:val="Caption"/>
          </w:pPr>
        </w:pPrChange>
      </w:pPr>
    </w:p>
    <w:p w14:paraId="0DA69D55" w14:textId="77777777" w:rsidR="00702829" w:rsidRPr="00702829" w:rsidRDefault="00702829">
      <w:pPr>
        <w:pStyle w:val="BodyText"/>
        <w:rPr>
          <w:ins w:id="1162" w:author="Niall Murphy" w:date="2021-04-29T16:36:00Z"/>
        </w:rPr>
        <w:pPrChange w:id="1163" w:author="Niall Murphy" w:date="2021-04-29T16:36:00Z">
          <w:pPr>
            <w:pStyle w:val="Heading3"/>
          </w:pPr>
        </w:pPrChange>
      </w:pPr>
      <w:bookmarkStart w:id="1164" w:name="_Ref66110998"/>
    </w:p>
    <w:p w14:paraId="66C9ECEF" w14:textId="2693C2D8" w:rsidR="00DB00EB" w:rsidRPr="00542737" w:rsidRDefault="00DB00EB" w:rsidP="0098158F">
      <w:pPr>
        <w:pStyle w:val="Heading3"/>
        <w:rPr>
          <w:rPrChange w:id="1165" w:author="Niall Murphy" w:date="2021-04-27T11:40:00Z">
            <w:rPr>
              <w:color w:val="D55C17" w:themeColor="accent5"/>
            </w:rPr>
          </w:rPrChange>
        </w:rPr>
      </w:pPr>
      <w:r w:rsidRPr="00542737">
        <w:rPr>
          <w:rPrChange w:id="1166" w:author="Niall Murphy" w:date="2021-04-27T11:40:00Z">
            <w:rPr>
              <w:color w:val="D55C17" w:themeColor="accent5"/>
            </w:rPr>
          </w:rPrChange>
        </w:rPr>
        <w:t>Object identification (ID)</w:t>
      </w:r>
      <w:bookmarkEnd w:id="1164"/>
    </w:p>
    <w:p w14:paraId="6B938B00" w14:textId="77777777" w:rsidR="00DB00EB" w:rsidRPr="00542737" w:rsidRDefault="00DB00EB" w:rsidP="00DB00EB">
      <w:pPr>
        <w:pStyle w:val="BodyText"/>
        <w:rPr>
          <w:rPrChange w:id="1167" w:author="Niall Murphy" w:date="2021-04-27T11:40:00Z">
            <w:rPr>
              <w:color w:val="D55C17" w:themeColor="accent5"/>
            </w:rPr>
          </w:rPrChange>
        </w:rPr>
      </w:pPr>
      <w:r w:rsidRPr="00542737">
        <w:rPr>
          <w:rPrChange w:id="1168" w:author="Niall Murphy" w:date="2021-04-27T11:40:00Z">
            <w:rPr>
              <w:color w:val="D55C17" w:themeColor="accent5"/>
            </w:rPr>
          </w:rPrChange>
        </w:rPr>
        <w:t>All objects within information models shall be identified in accordance with the BS 8541 series. For convenience the project’s interpretation of object identification (ID) is replicated in part below, however the original reference retains preference and is applicable in full.</w:t>
      </w:r>
    </w:p>
    <w:tbl>
      <w:tblPr>
        <w:tblStyle w:val="TurnTown"/>
        <w:tblW w:w="9752" w:type="dxa"/>
        <w:tblInd w:w="775" w:type="dxa"/>
        <w:tblLayout w:type="fixed"/>
        <w:tblLook w:val="04A0" w:firstRow="1" w:lastRow="0" w:firstColumn="1" w:lastColumn="0" w:noHBand="0" w:noVBand="1"/>
      </w:tblPr>
      <w:tblGrid>
        <w:gridCol w:w="3252"/>
        <w:gridCol w:w="3250"/>
        <w:gridCol w:w="3250"/>
      </w:tblGrid>
      <w:tr w:rsidR="00DB00EB" w:rsidRPr="00542737" w14:paraId="6DF7DF21" w14:textId="77777777" w:rsidTr="00DB00EB">
        <w:trPr>
          <w:cnfStyle w:val="100000000000" w:firstRow="1" w:lastRow="0" w:firstColumn="0" w:lastColumn="0" w:oddVBand="0" w:evenVBand="0" w:oddHBand="0" w:evenHBand="0" w:firstRowFirstColumn="0" w:firstRowLastColumn="0" w:lastRowFirstColumn="0" w:lastRowLastColumn="0"/>
        </w:trPr>
        <w:tc>
          <w:tcPr>
            <w:tcW w:w="9752" w:type="dxa"/>
            <w:gridSpan w:val="3"/>
            <w:tcBorders>
              <w:top w:val="nil"/>
              <w:left w:val="nil"/>
              <w:bottom w:val="nil"/>
              <w:right w:val="nil"/>
            </w:tcBorders>
            <w:vAlign w:val="center"/>
          </w:tcPr>
          <w:p w14:paraId="75984765" w14:textId="77777777" w:rsidR="00DB00EB" w:rsidRPr="00542737" w:rsidRDefault="00DB00EB" w:rsidP="00592879">
            <w:pPr>
              <w:pStyle w:val="BodyText"/>
              <w:spacing w:after="0"/>
              <w:ind w:left="84"/>
              <w:rPr>
                <w:b w:val="0"/>
                <w:bCs/>
                <w:color w:val="FFFFFF" w:themeColor="background1"/>
                <w:rPrChange w:id="1169" w:author="Niall Murphy" w:date="2021-04-27T11:40:00Z">
                  <w:rPr>
                    <w:b w:val="0"/>
                    <w:bCs/>
                    <w:color w:val="D55C17" w:themeColor="accent5"/>
                  </w:rPr>
                </w:rPrChange>
              </w:rPr>
            </w:pPr>
            <w:r w:rsidRPr="00542737">
              <w:rPr>
                <w:bCs/>
                <w:color w:val="FFFFFF" w:themeColor="background1"/>
                <w:rPrChange w:id="1170" w:author="Niall Murphy" w:date="2021-04-27T11:40:00Z">
                  <w:rPr>
                    <w:bCs/>
                    <w:color w:val="D55C17" w:themeColor="accent5"/>
                  </w:rPr>
                </w:rPrChange>
              </w:rPr>
              <w:t>Object identification for classified objects</w:t>
            </w:r>
          </w:p>
        </w:tc>
      </w:tr>
      <w:tr w:rsidR="00DB00EB" w:rsidRPr="00542737" w14:paraId="2AADF843" w14:textId="77777777" w:rsidTr="00DB00EB">
        <w:trPr>
          <w:cnfStyle w:val="000000100000" w:firstRow="0" w:lastRow="0" w:firstColumn="0" w:lastColumn="0" w:oddVBand="0" w:evenVBand="0" w:oddHBand="1" w:evenHBand="0" w:firstRowFirstColumn="0" w:firstRowLastColumn="0" w:lastRowFirstColumn="0" w:lastRowLastColumn="0"/>
        </w:trPr>
        <w:tc>
          <w:tcPr>
            <w:tcW w:w="3252" w:type="dxa"/>
            <w:shd w:val="clear" w:color="auto" w:fill="7F7F7F" w:themeFill="text1" w:themeFillTint="80"/>
          </w:tcPr>
          <w:p w14:paraId="5937F57D" w14:textId="77777777" w:rsidR="00DB00EB" w:rsidRPr="00542737" w:rsidRDefault="00DB00EB" w:rsidP="00592879">
            <w:pPr>
              <w:pStyle w:val="BodyText"/>
              <w:spacing w:after="0"/>
              <w:ind w:left="84"/>
              <w:rPr>
                <w:color w:val="FFFFFF" w:themeColor="background1"/>
                <w:rPrChange w:id="1171" w:author="Niall Murphy" w:date="2021-04-27T11:40:00Z">
                  <w:rPr>
                    <w:color w:val="D55C17" w:themeColor="accent5"/>
                  </w:rPr>
                </w:rPrChange>
              </w:rPr>
            </w:pPr>
            <w:r w:rsidRPr="00542737">
              <w:rPr>
                <w:color w:val="FFFFFF" w:themeColor="background1"/>
                <w:rPrChange w:id="1172" w:author="Niall Murphy" w:date="2021-04-27T11:40:00Z">
                  <w:rPr>
                    <w:color w:val="D55C17" w:themeColor="accent5"/>
                  </w:rPr>
                </w:rPrChange>
              </w:rPr>
              <w:t>Source</w:t>
            </w:r>
          </w:p>
        </w:tc>
        <w:tc>
          <w:tcPr>
            <w:tcW w:w="3250" w:type="dxa"/>
            <w:shd w:val="clear" w:color="auto" w:fill="7F7F7F" w:themeFill="text1" w:themeFillTint="80"/>
          </w:tcPr>
          <w:p w14:paraId="52D1AA08" w14:textId="77777777" w:rsidR="00DB00EB" w:rsidRPr="00542737" w:rsidRDefault="00DB00EB" w:rsidP="00592879">
            <w:pPr>
              <w:pStyle w:val="BodyText"/>
              <w:spacing w:after="0"/>
              <w:ind w:left="84"/>
              <w:rPr>
                <w:color w:val="FFFFFF" w:themeColor="background1"/>
                <w:rPrChange w:id="1173" w:author="Niall Murphy" w:date="2021-04-27T11:40:00Z">
                  <w:rPr>
                    <w:color w:val="D55C17" w:themeColor="accent5"/>
                  </w:rPr>
                </w:rPrChange>
              </w:rPr>
            </w:pPr>
            <w:r w:rsidRPr="00542737">
              <w:rPr>
                <w:color w:val="FFFFFF" w:themeColor="background1"/>
                <w:rPrChange w:id="1174" w:author="Niall Murphy" w:date="2021-04-27T11:40:00Z">
                  <w:rPr>
                    <w:color w:val="D55C17" w:themeColor="accent5"/>
                  </w:rPr>
                </w:rPrChange>
              </w:rPr>
              <w:t>Type</w:t>
            </w:r>
          </w:p>
        </w:tc>
        <w:tc>
          <w:tcPr>
            <w:tcW w:w="3250" w:type="dxa"/>
            <w:shd w:val="clear" w:color="auto" w:fill="7F7F7F" w:themeFill="text1" w:themeFillTint="80"/>
          </w:tcPr>
          <w:p w14:paraId="5074C4C7" w14:textId="77777777" w:rsidR="00DB00EB" w:rsidRPr="00542737" w:rsidRDefault="00DB00EB" w:rsidP="00592879">
            <w:pPr>
              <w:pStyle w:val="BodyText"/>
              <w:spacing w:after="0"/>
              <w:ind w:left="84"/>
              <w:rPr>
                <w:color w:val="FFFFFF" w:themeColor="background1"/>
                <w:rPrChange w:id="1175" w:author="Niall Murphy" w:date="2021-04-27T11:40:00Z">
                  <w:rPr>
                    <w:color w:val="D55C17" w:themeColor="accent5"/>
                  </w:rPr>
                </w:rPrChange>
              </w:rPr>
            </w:pPr>
            <w:r w:rsidRPr="00542737">
              <w:rPr>
                <w:color w:val="FFFFFF" w:themeColor="background1"/>
                <w:rPrChange w:id="1176" w:author="Niall Murphy" w:date="2021-04-27T11:40:00Z">
                  <w:rPr>
                    <w:color w:val="D55C17" w:themeColor="accent5"/>
                  </w:rPr>
                </w:rPrChange>
              </w:rPr>
              <w:t>Subtype/Product</w:t>
            </w:r>
          </w:p>
        </w:tc>
      </w:tr>
      <w:tr w:rsidR="00DB00EB" w:rsidRPr="00542737" w14:paraId="782B5817" w14:textId="77777777" w:rsidTr="00DB00EB">
        <w:trPr>
          <w:cnfStyle w:val="000000010000" w:firstRow="0" w:lastRow="0" w:firstColumn="0" w:lastColumn="0" w:oddVBand="0" w:evenVBand="0" w:oddHBand="0" w:evenHBand="1" w:firstRowFirstColumn="0" w:firstRowLastColumn="0" w:lastRowFirstColumn="0" w:lastRowLastColumn="0"/>
        </w:trPr>
        <w:tc>
          <w:tcPr>
            <w:tcW w:w="3252" w:type="dxa"/>
          </w:tcPr>
          <w:p w14:paraId="6F19E061" w14:textId="77777777" w:rsidR="00DB00EB" w:rsidRPr="00542737" w:rsidRDefault="00DB00EB" w:rsidP="00592879">
            <w:pPr>
              <w:pStyle w:val="BodyText"/>
              <w:spacing w:after="0"/>
              <w:ind w:left="84"/>
              <w:rPr>
                <w:rPrChange w:id="1177" w:author="Niall Murphy" w:date="2021-04-27T11:40:00Z">
                  <w:rPr>
                    <w:color w:val="D55C17" w:themeColor="accent5"/>
                  </w:rPr>
                </w:rPrChange>
              </w:rPr>
            </w:pPr>
            <w:r w:rsidRPr="00542737">
              <w:rPr>
                <w:rPrChange w:id="1178" w:author="Niall Murphy" w:date="2021-04-27T11:40:00Z">
                  <w:rPr>
                    <w:color w:val="D55C17" w:themeColor="accent5"/>
                  </w:rPr>
                </w:rPrChange>
              </w:rPr>
              <w:t>Originator</w:t>
            </w:r>
          </w:p>
        </w:tc>
        <w:tc>
          <w:tcPr>
            <w:tcW w:w="3250" w:type="dxa"/>
          </w:tcPr>
          <w:p w14:paraId="4EC1D25D" w14:textId="77777777" w:rsidR="00DB00EB" w:rsidRPr="00542737" w:rsidRDefault="00DB00EB" w:rsidP="00592879">
            <w:pPr>
              <w:pStyle w:val="BodyText"/>
              <w:spacing w:after="0"/>
              <w:ind w:left="84"/>
              <w:rPr>
                <w:rPrChange w:id="1179" w:author="Niall Murphy" w:date="2021-04-27T11:40:00Z">
                  <w:rPr>
                    <w:color w:val="D55C17" w:themeColor="accent5"/>
                  </w:rPr>
                </w:rPrChange>
              </w:rPr>
            </w:pPr>
            <w:r w:rsidRPr="00542737">
              <w:rPr>
                <w:rPrChange w:id="1180" w:author="Niall Murphy" w:date="2021-04-27T11:40:00Z">
                  <w:rPr>
                    <w:color w:val="D55C17" w:themeColor="accent5"/>
                  </w:rPr>
                </w:rPrChange>
              </w:rPr>
              <w:t>First level of specialisation</w:t>
            </w:r>
          </w:p>
          <w:p w14:paraId="7CB00DA0" w14:textId="77777777" w:rsidR="00DB00EB" w:rsidRPr="00542737" w:rsidRDefault="00DB00EB" w:rsidP="00592879">
            <w:pPr>
              <w:pStyle w:val="BodyText"/>
              <w:spacing w:after="0"/>
              <w:ind w:left="84"/>
              <w:rPr>
                <w:rPrChange w:id="1181" w:author="Niall Murphy" w:date="2021-04-27T11:40:00Z">
                  <w:rPr>
                    <w:color w:val="D55C17" w:themeColor="accent5"/>
                  </w:rPr>
                </w:rPrChange>
              </w:rPr>
            </w:pPr>
          </w:p>
          <w:p w14:paraId="0907BD26" w14:textId="77777777" w:rsidR="00DB00EB" w:rsidRPr="00542737" w:rsidRDefault="00DB00EB" w:rsidP="00592879">
            <w:pPr>
              <w:pStyle w:val="BodyText"/>
              <w:spacing w:after="0"/>
              <w:ind w:left="84"/>
            </w:pPr>
            <w:r w:rsidRPr="00542737">
              <w:rPr>
                <w:rPrChange w:id="1182" w:author="Niall Murphy" w:date="2021-04-27T11:40:00Z">
                  <w:rPr>
                    <w:color w:val="D55C17" w:themeColor="accent5"/>
                  </w:rPr>
                </w:rPrChange>
              </w:rPr>
              <w:t>Use defined IFC types</w:t>
            </w:r>
          </w:p>
        </w:tc>
        <w:tc>
          <w:tcPr>
            <w:tcW w:w="3250" w:type="dxa"/>
          </w:tcPr>
          <w:p w14:paraId="08EFFE66" w14:textId="77777777" w:rsidR="00DB00EB" w:rsidRPr="00542737" w:rsidRDefault="00DB00EB" w:rsidP="00592879">
            <w:pPr>
              <w:pStyle w:val="BodyText"/>
              <w:spacing w:after="0"/>
              <w:ind w:left="84"/>
              <w:rPr>
                <w:rPrChange w:id="1183" w:author="Niall Murphy" w:date="2021-04-27T11:40:00Z">
                  <w:rPr>
                    <w:color w:val="D55C17" w:themeColor="accent5"/>
                  </w:rPr>
                </w:rPrChange>
              </w:rPr>
            </w:pPr>
            <w:r w:rsidRPr="00542737">
              <w:rPr>
                <w:rPrChange w:id="1184" w:author="Niall Murphy" w:date="2021-04-27T11:40:00Z">
                  <w:rPr>
                    <w:color w:val="D55C17" w:themeColor="accent5"/>
                  </w:rPr>
                </w:rPrChange>
              </w:rPr>
              <w:t>Additional specialisation</w:t>
            </w:r>
          </w:p>
          <w:p w14:paraId="79FF4D3E" w14:textId="77777777" w:rsidR="00DB00EB" w:rsidRPr="00542737" w:rsidRDefault="00DB00EB" w:rsidP="00592879">
            <w:pPr>
              <w:pStyle w:val="BodyText"/>
              <w:spacing w:after="0"/>
              <w:ind w:left="84"/>
              <w:rPr>
                <w:rPrChange w:id="1185" w:author="Niall Murphy" w:date="2021-04-27T11:40:00Z">
                  <w:rPr>
                    <w:color w:val="D55C17" w:themeColor="accent5"/>
                  </w:rPr>
                </w:rPrChange>
              </w:rPr>
            </w:pPr>
          </w:p>
          <w:p w14:paraId="52433A95" w14:textId="77777777" w:rsidR="00DB00EB" w:rsidRPr="00542737" w:rsidRDefault="00DB00EB" w:rsidP="00592879">
            <w:pPr>
              <w:pStyle w:val="BodyText"/>
              <w:spacing w:after="0"/>
              <w:ind w:left="84"/>
            </w:pPr>
            <w:r w:rsidRPr="00542737">
              <w:rPr>
                <w:rPrChange w:id="1186" w:author="Niall Murphy" w:date="2021-04-27T11:40:00Z">
                  <w:rPr>
                    <w:color w:val="D55C17" w:themeColor="accent5"/>
                  </w:rPr>
                </w:rPrChange>
              </w:rPr>
              <w:t>Use CamelCase to combine multiple subtype specialisms</w:t>
            </w:r>
          </w:p>
        </w:tc>
      </w:tr>
      <w:tr w:rsidR="00DB00EB" w:rsidRPr="00542737" w14:paraId="649D0F62" w14:textId="77777777" w:rsidTr="00DB00EB">
        <w:trPr>
          <w:cnfStyle w:val="000000100000" w:firstRow="0" w:lastRow="0" w:firstColumn="0" w:lastColumn="0" w:oddVBand="0" w:evenVBand="0" w:oddHBand="1" w:evenHBand="0" w:firstRowFirstColumn="0" w:firstRowLastColumn="0" w:lastRowFirstColumn="0" w:lastRowLastColumn="0"/>
        </w:trPr>
        <w:tc>
          <w:tcPr>
            <w:tcW w:w="9752" w:type="dxa"/>
            <w:gridSpan w:val="3"/>
            <w:tcBorders>
              <w:bottom w:val="single" w:sz="18" w:space="0" w:color="404040" w:themeColor="text1" w:themeTint="BF"/>
            </w:tcBorders>
          </w:tcPr>
          <w:p w14:paraId="31DF7520" w14:textId="77777777" w:rsidR="00DB00EB" w:rsidRPr="00542737" w:rsidRDefault="00DB00EB" w:rsidP="00592879">
            <w:pPr>
              <w:pStyle w:val="BodyText"/>
              <w:spacing w:after="0"/>
              <w:ind w:left="84"/>
              <w:rPr>
                <w:rPrChange w:id="1187" w:author="Niall Murphy" w:date="2021-04-27T11:40:00Z">
                  <w:rPr>
                    <w:color w:val="D55C17" w:themeColor="accent5"/>
                  </w:rPr>
                </w:rPrChange>
              </w:rPr>
            </w:pPr>
            <w:r w:rsidRPr="00542737">
              <w:rPr>
                <w:rPrChange w:id="1188" w:author="Niall Murphy" w:date="2021-04-27T11:40:00Z">
                  <w:rPr>
                    <w:color w:val="D55C17" w:themeColor="accent5"/>
                  </w:rPr>
                </w:rPrChange>
              </w:rPr>
              <w:t>Example: CIV_PipeSegment_110mmDrainageSewer</w:t>
            </w:r>
          </w:p>
        </w:tc>
      </w:tr>
    </w:tbl>
    <w:p w14:paraId="78641CBB" w14:textId="61C8E161" w:rsidR="00DB00EB" w:rsidRPr="00542737" w:rsidRDefault="00DB00EB" w:rsidP="00DB00EB">
      <w:pPr>
        <w:pStyle w:val="Caption"/>
        <w:rPr>
          <w:rPrChange w:id="1189" w:author="Niall Murphy" w:date="2021-04-27T11:40:00Z">
            <w:rPr>
              <w:color w:val="D55C17" w:themeColor="accent5"/>
            </w:rPr>
          </w:rPrChange>
        </w:rPr>
      </w:pPr>
      <w:r w:rsidRPr="00542737">
        <w:rPr>
          <w:rPrChange w:id="1190" w:author="Niall Murphy" w:date="2021-04-27T11:40:00Z">
            <w:rPr>
              <w:color w:val="D55C17" w:themeColor="accent5"/>
            </w:rPr>
          </w:rPrChange>
        </w:rPr>
        <w:t xml:space="preserve">Table </w:t>
      </w:r>
      <w:r w:rsidR="00D257DE" w:rsidRPr="00542737">
        <w:rPr>
          <w:rPrChange w:id="1191" w:author="Niall Murphy" w:date="2021-04-27T11:40:00Z">
            <w:rPr>
              <w:color w:val="D55C17" w:themeColor="accent5"/>
            </w:rPr>
          </w:rPrChange>
        </w:rPr>
        <w:fldChar w:fldCharType="begin"/>
      </w:r>
      <w:r w:rsidR="00D257DE" w:rsidRPr="00542737">
        <w:rPr>
          <w:rPrChange w:id="1192" w:author="Niall Murphy" w:date="2021-04-27T11:40:00Z">
            <w:rPr>
              <w:color w:val="D55C17" w:themeColor="accent5"/>
            </w:rPr>
          </w:rPrChange>
        </w:rPr>
        <w:instrText xml:space="preserve"> SEQ Table \* ARABIC </w:instrText>
      </w:r>
      <w:r w:rsidR="00D257DE" w:rsidRPr="00542737">
        <w:rPr>
          <w:rPrChange w:id="1193" w:author="Niall Murphy" w:date="2021-04-27T11:40:00Z">
            <w:rPr>
              <w:color w:val="D55C17" w:themeColor="accent5"/>
            </w:rPr>
          </w:rPrChange>
        </w:rPr>
        <w:fldChar w:fldCharType="separate"/>
      </w:r>
      <w:r w:rsidR="00542737">
        <w:rPr>
          <w:noProof/>
        </w:rPr>
        <w:t>14</w:t>
      </w:r>
      <w:r w:rsidR="00D257DE" w:rsidRPr="00542737">
        <w:rPr>
          <w:rPrChange w:id="1194" w:author="Niall Murphy" w:date="2021-04-27T11:40:00Z">
            <w:rPr>
              <w:color w:val="D55C17" w:themeColor="accent5"/>
            </w:rPr>
          </w:rPrChange>
        </w:rPr>
        <w:fldChar w:fldCharType="end"/>
      </w:r>
      <w:r w:rsidRPr="00542737">
        <w:rPr>
          <w:rPrChange w:id="1195" w:author="Niall Murphy" w:date="2021-04-27T11:40:00Z">
            <w:rPr>
              <w:color w:val="D55C17" w:themeColor="accent5"/>
            </w:rPr>
          </w:rPrChange>
        </w:rPr>
        <w:t>. Object identification convention</w:t>
      </w:r>
    </w:p>
    <w:p w14:paraId="4E9F2D53" w14:textId="32518206" w:rsidR="00AA5C30" w:rsidRPr="00542737" w:rsidDel="00702829" w:rsidRDefault="00AA5C30" w:rsidP="00DB00EB">
      <w:pPr>
        <w:pStyle w:val="Caption"/>
        <w:rPr>
          <w:del w:id="1196" w:author="Niall Murphy" w:date="2021-04-29T16:36:00Z"/>
          <w:color w:val="D55C17" w:themeColor="accent5"/>
        </w:rPr>
      </w:pPr>
    </w:p>
    <w:p w14:paraId="0283F528" w14:textId="40E1D267" w:rsidR="00D257DE" w:rsidRPr="00542737" w:rsidDel="00702829" w:rsidRDefault="00D257DE" w:rsidP="00D257DE">
      <w:pPr>
        <w:pStyle w:val="BodyText"/>
        <w:rPr>
          <w:del w:id="1197" w:author="Niall Murphy" w:date="2021-04-29T16:36:00Z"/>
        </w:rPr>
      </w:pPr>
    </w:p>
    <w:p w14:paraId="5CC95714" w14:textId="67855E6A" w:rsidR="00007AFE" w:rsidRPr="00542737" w:rsidRDefault="005E0303" w:rsidP="005E0303">
      <w:pPr>
        <w:pStyle w:val="Heading3"/>
      </w:pPr>
      <w:r w:rsidRPr="00542737">
        <w:t>Location identification</w:t>
      </w:r>
    </w:p>
    <w:p w14:paraId="5C5DC415" w14:textId="307A9862" w:rsidR="00DB00EB" w:rsidRPr="00542737" w:rsidRDefault="00DB00EB" w:rsidP="00DB00EB">
      <w:pPr>
        <w:pStyle w:val="BodyText"/>
      </w:pPr>
      <w:r w:rsidRPr="00542737">
        <w:t xml:space="preserve">All levels, zones and spaces shall be uniquely identified. </w:t>
      </w:r>
    </w:p>
    <w:p w14:paraId="0B53D323" w14:textId="7078EED8" w:rsidR="00DB00EB" w:rsidRPr="00542737" w:rsidRDefault="00BD29A5">
      <w:pPr>
        <w:pStyle w:val="Heading4"/>
      </w:pPr>
      <w:r w:rsidRPr="00542737">
        <w:t>Levels</w:t>
      </w:r>
    </w:p>
    <w:p w14:paraId="6A6FD618" w14:textId="3EE28A93" w:rsidR="00BD29A5" w:rsidRPr="00542737" w:rsidRDefault="00BD29A5" w:rsidP="00BD29A5">
      <w:pPr>
        <w:pStyle w:val="BodyText"/>
      </w:pPr>
      <w:r w:rsidRPr="00542737">
        <w:t>Codes for levels IDs shall match the project</w:t>
      </w:r>
      <w:ins w:id="1198" w:author="Niall Murphy" w:date="2021-04-28T14:07:00Z">
        <w:r w:rsidR="001B7946" w:rsidRPr="00542737">
          <w:t>’</w:t>
        </w:r>
      </w:ins>
      <w:r w:rsidRPr="00542737">
        <w:t xml:space="preserve">s </w:t>
      </w:r>
      <w:del w:id="1199" w:author="Niall Murphy" w:date="2021-04-28T14:07:00Z">
        <w:r w:rsidRPr="00542737" w:rsidDel="001B7946">
          <w:delText>i</w:delText>
        </w:r>
      </w:del>
      <w:ins w:id="1200" w:author="Niall Murphy" w:date="2021-04-28T14:07:00Z">
        <w:r w:rsidR="001B7946" w:rsidRPr="00542737">
          <w:t>I</w:t>
        </w:r>
      </w:ins>
      <w:r w:rsidRPr="00542737">
        <w:t xml:space="preserve">nformation </w:t>
      </w:r>
      <w:ins w:id="1201" w:author="Niall Murphy" w:date="2021-04-28T15:24:00Z">
        <w:r w:rsidR="00261CFE">
          <w:t>M</w:t>
        </w:r>
      </w:ins>
      <w:ins w:id="1202" w:author="Laurice Peverett" w:date="2021-04-26T22:06:00Z">
        <w:del w:id="1203" w:author="Niall Murphy" w:date="2021-04-28T14:08:00Z">
          <w:r w:rsidR="008E23EC" w:rsidRPr="00542737" w:rsidDel="001B7946">
            <w:delText>m</w:delText>
          </w:r>
        </w:del>
        <w:r w:rsidR="008E23EC" w:rsidRPr="00542737">
          <w:t xml:space="preserve">anagement </w:t>
        </w:r>
      </w:ins>
      <w:r w:rsidRPr="00542737">
        <w:t>protocol (</w:t>
      </w:r>
      <w:del w:id="1204" w:author="Niall Murphy" w:date="2021-04-28T15:24:00Z">
        <w:r w:rsidRPr="00542737" w:rsidDel="00261CFE">
          <w:rPr>
            <w:color w:val="D55C17" w:themeColor="accent5"/>
          </w:rPr>
          <w:delText xml:space="preserve">Enter </w:delText>
        </w:r>
      </w:del>
      <w:ins w:id="1205" w:author="Niall Murphy" w:date="2021-04-28T15:24:00Z">
        <w:r w:rsidR="00261CFE">
          <w:rPr>
            <w:color w:val="D55C17" w:themeColor="accent5"/>
          </w:rPr>
          <w:t>doc</w:t>
        </w:r>
        <w:r w:rsidR="00261CFE" w:rsidRPr="00542737">
          <w:rPr>
            <w:color w:val="D55C17" w:themeColor="accent5"/>
          </w:rPr>
          <w:t xml:space="preserve"> </w:t>
        </w:r>
      </w:ins>
      <w:r w:rsidRPr="00542737">
        <w:rPr>
          <w:color w:val="D55C17" w:themeColor="accent5"/>
        </w:rPr>
        <w:t>reference</w:t>
      </w:r>
      <w:r w:rsidRPr="00542737">
        <w:t>)</w:t>
      </w:r>
    </w:p>
    <w:p w14:paraId="25676D26" w14:textId="1D07C2C0" w:rsidR="00BD29A5" w:rsidRPr="00542737" w:rsidRDefault="00BD29A5">
      <w:pPr>
        <w:pStyle w:val="Heading4"/>
      </w:pPr>
      <w:r w:rsidRPr="00542737">
        <w:t>Spaces</w:t>
      </w:r>
    </w:p>
    <w:p w14:paraId="4DC7134B" w14:textId="63BB14BF" w:rsidR="00317115" w:rsidRPr="00542737" w:rsidRDefault="00317115" w:rsidP="00317115">
      <w:pPr>
        <w:pStyle w:val="BodyText"/>
      </w:pPr>
      <w:r w:rsidRPr="00542737">
        <w:t xml:space="preserve">Codes for space IDs shall follow the convention in </w:t>
      </w:r>
      <w:r w:rsidR="00E75121" w:rsidRPr="00542737">
        <w:rPr>
          <w:highlight w:val="yellow"/>
        </w:rPr>
        <w:fldChar w:fldCharType="begin"/>
      </w:r>
      <w:r w:rsidR="00E75121" w:rsidRPr="00542737">
        <w:instrText xml:space="preserve"> REF _Ref70345845 \h </w:instrText>
      </w:r>
      <w:r w:rsidR="00E75121" w:rsidRPr="00542737">
        <w:rPr>
          <w:highlight w:val="yellow"/>
        </w:rPr>
      </w:r>
      <w:r w:rsidR="00E75121" w:rsidRPr="00542737">
        <w:rPr>
          <w:highlight w:val="yellow"/>
        </w:rPr>
        <w:fldChar w:fldCharType="separate"/>
      </w:r>
      <w:r w:rsidR="00542737" w:rsidRPr="00542737">
        <w:t xml:space="preserve">Table </w:t>
      </w:r>
      <w:r w:rsidR="00542737">
        <w:rPr>
          <w:noProof/>
        </w:rPr>
        <w:t>15</w:t>
      </w:r>
      <w:r w:rsidR="00E75121" w:rsidRPr="00542737">
        <w:rPr>
          <w:highlight w:val="yellow"/>
        </w:rPr>
        <w:fldChar w:fldCharType="end"/>
      </w:r>
      <w:r w:rsidR="00E75121" w:rsidRPr="00542737">
        <w:t xml:space="preserve"> </w:t>
      </w:r>
      <w:r w:rsidRPr="00542737">
        <w:t xml:space="preserve">below. For consistency task teams shall adopt space IDs matching those generated by </w:t>
      </w:r>
      <w:commentRangeStart w:id="1206"/>
      <w:r w:rsidRPr="00542737">
        <w:rPr>
          <w:color w:val="D55C17" w:themeColor="accent5"/>
        </w:rPr>
        <w:t>Responsible party</w:t>
      </w:r>
      <w:commentRangeEnd w:id="1206"/>
      <w:r w:rsidRPr="00542737">
        <w:rPr>
          <w:rStyle w:val="CommentReference"/>
          <w:rFonts w:ascii="Verdana" w:hAnsi="Verdana"/>
        </w:rPr>
        <w:commentReference w:id="1206"/>
      </w:r>
      <w:r w:rsidRPr="00542737">
        <w:t xml:space="preserve">. </w:t>
      </w:r>
    </w:p>
    <w:tbl>
      <w:tblPr>
        <w:tblStyle w:val="TurnTown"/>
        <w:tblW w:w="9672" w:type="dxa"/>
        <w:tblInd w:w="794" w:type="dxa"/>
        <w:tblLayout w:type="fixed"/>
        <w:tblLook w:val="04A0" w:firstRow="1" w:lastRow="0" w:firstColumn="1" w:lastColumn="0" w:noHBand="0" w:noVBand="1"/>
      </w:tblPr>
      <w:tblGrid>
        <w:gridCol w:w="4836"/>
        <w:gridCol w:w="4836"/>
      </w:tblGrid>
      <w:tr w:rsidR="00317115" w:rsidRPr="00542737" w14:paraId="2FEDDA28" w14:textId="77777777" w:rsidTr="00317115">
        <w:trPr>
          <w:cnfStyle w:val="100000000000" w:firstRow="1" w:lastRow="0" w:firstColumn="0" w:lastColumn="0" w:oddVBand="0" w:evenVBand="0" w:oddHBand="0" w:evenHBand="0" w:firstRowFirstColumn="0" w:firstRowLastColumn="0" w:lastRowFirstColumn="0" w:lastRowLastColumn="0"/>
        </w:trPr>
        <w:tc>
          <w:tcPr>
            <w:tcW w:w="4836" w:type="dxa"/>
            <w:vAlign w:val="center"/>
          </w:tcPr>
          <w:p w14:paraId="5ACA56DF" w14:textId="05DD4532" w:rsidR="00317115" w:rsidRPr="00542737" w:rsidRDefault="00317115" w:rsidP="00317115">
            <w:pPr>
              <w:pStyle w:val="BodyText"/>
              <w:spacing w:after="0"/>
              <w:ind w:left="0"/>
              <w:rPr>
                <w:b w:val="0"/>
                <w:color w:val="FFFFFF"/>
              </w:rPr>
            </w:pPr>
            <w:r w:rsidRPr="00542737">
              <w:rPr>
                <w:b w:val="0"/>
                <w:color w:val="FFFFFF"/>
              </w:rPr>
              <w:t>Space identification</w:t>
            </w:r>
          </w:p>
        </w:tc>
        <w:tc>
          <w:tcPr>
            <w:tcW w:w="4836" w:type="dxa"/>
            <w:vAlign w:val="center"/>
          </w:tcPr>
          <w:p w14:paraId="1F73937D" w14:textId="77777777" w:rsidR="00317115" w:rsidRPr="00542737" w:rsidRDefault="00317115" w:rsidP="00317115">
            <w:pPr>
              <w:pStyle w:val="BodyText"/>
              <w:spacing w:after="0"/>
              <w:ind w:left="0"/>
              <w:rPr>
                <w:b w:val="0"/>
                <w:color w:val="FFFFFF"/>
              </w:rPr>
            </w:pPr>
          </w:p>
        </w:tc>
      </w:tr>
      <w:tr w:rsidR="00317115" w:rsidRPr="00542737" w14:paraId="3F029C98" w14:textId="77777777" w:rsidTr="00317115">
        <w:trPr>
          <w:cnfStyle w:val="000000100000" w:firstRow="0" w:lastRow="0" w:firstColumn="0" w:lastColumn="0" w:oddVBand="0" w:evenVBand="0" w:oddHBand="1" w:evenHBand="0" w:firstRowFirstColumn="0" w:firstRowLastColumn="0" w:lastRowFirstColumn="0" w:lastRowLastColumn="0"/>
        </w:trPr>
        <w:tc>
          <w:tcPr>
            <w:tcW w:w="4836" w:type="dxa"/>
            <w:shd w:val="clear" w:color="auto" w:fill="7F7F7F" w:themeFill="text1" w:themeFillTint="80"/>
          </w:tcPr>
          <w:p w14:paraId="52D70FC4" w14:textId="7CB63149" w:rsidR="00317115" w:rsidRPr="00542737" w:rsidRDefault="00317115" w:rsidP="00317115">
            <w:pPr>
              <w:pStyle w:val="BodyText"/>
              <w:spacing w:after="0"/>
              <w:ind w:left="0"/>
              <w:rPr>
                <w:color w:val="FFFFFF" w:themeColor="background1"/>
              </w:rPr>
            </w:pPr>
            <w:r w:rsidRPr="00542737">
              <w:rPr>
                <w:color w:val="FFFFFF" w:themeColor="background1"/>
              </w:rPr>
              <w:t xml:space="preserve">Level </w:t>
            </w:r>
          </w:p>
        </w:tc>
        <w:tc>
          <w:tcPr>
            <w:tcW w:w="4836" w:type="dxa"/>
            <w:shd w:val="clear" w:color="auto" w:fill="7F7F7F" w:themeFill="text1" w:themeFillTint="80"/>
          </w:tcPr>
          <w:p w14:paraId="1F84A6E0" w14:textId="726A8D28" w:rsidR="00317115" w:rsidRPr="00542737" w:rsidRDefault="00317115" w:rsidP="00317115">
            <w:pPr>
              <w:pStyle w:val="BodyText"/>
              <w:spacing w:after="0"/>
              <w:ind w:left="0"/>
              <w:rPr>
                <w:color w:val="FFFFFF" w:themeColor="background1"/>
              </w:rPr>
            </w:pPr>
            <w:r w:rsidRPr="00542737">
              <w:rPr>
                <w:color w:val="FFFFFF" w:themeColor="background1"/>
              </w:rPr>
              <w:t>Integer</w:t>
            </w:r>
          </w:p>
        </w:tc>
      </w:tr>
      <w:tr w:rsidR="00317115" w:rsidRPr="00542737" w14:paraId="02632439" w14:textId="77777777" w:rsidTr="00317115">
        <w:trPr>
          <w:cnfStyle w:val="000000010000" w:firstRow="0" w:lastRow="0" w:firstColumn="0" w:lastColumn="0" w:oddVBand="0" w:evenVBand="0" w:oddHBand="0" w:evenHBand="1" w:firstRowFirstColumn="0" w:firstRowLastColumn="0" w:lastRowFirstColumn="0" w:lastRowLastColumn="0"/>
        </w:trPr>
        <w:tc>
          <w:tcPr>
            <w:tcW w:w="4836" w:type="dxa"/>
            <w:tcBorders>
              <w:bottom w:val="none" w:sz="0" w:space="0" w:color="auto"/>
            </w:tcBorders>
          </w:tcPr>
          <w:p w14:paraId="623E360E" w14:textId="6E91B37C" w:rsidR="00317115" w:rsidRPr="00542737" w:rsidRDefault="00317115" w:rsidP="00317115">
            <w:pPr>
              <w:pStyle w:val="BodyText"/>
              <w:spacing w:after="0"/>
              <w:ind w:left="0"/>
            </w:pPr>
            <w:r w:rsidRPr="00542737">
              <w:t xml:space="preserve">Code of </w:t>
            </w:r>
            <w:r w:rsidR="00C53583" w:rsidRPr="00542737">
              <w:t xml:space="preserve">the </w:t>
            </w:r>
            <w:r w:rsidRPr="00542737">
              <w:t>associated level on which a space is located</w:t>
            </w:r>
          </w:p>
        </w:tc>
        <w:tc>
          <w:tcPr>
            <w:tcW w:w="4836" w:type="dxa"/>
            <w:tcBorders>
              <w:bottom w:val="none" w:sz="0" w:space="0" w:color="auto"/>
            </w:tcBorders>
          </w:tcPr>
          <w:p w14:paraId="07AC91D4" w14:textId="12CE2EBD" w:rsidR="00317115" w:rsidRPr="00542737" w:rsidRDefault="00C53583" w:rsidP="00317115">
            <w:pPr>
              <w:pStyle w:val="BodyText"/>
              <w:spacing w:after="0"/>
              <w:ind w:left="0"/>
            </w:pPr>
            <w:r w:rsidRPr="00542737">
              <w:t>3-digit integer unique to that level</w:t>
            </w:r>
          </w:p>
        </w:tc>
      </w:tr>
      <w:tr w:rsidR="00317115" w:rsidRPr="00542737" w14:paraId="6E302A9D" w14:textId="77777777" w:rsidTr="00317115">
        <w:trPr>
          <w:cnfStyle w:val="000000100000" w:firstRow="0" w:lastRow="0" w:firstColumn="0" w:lastColumn="0" w:oddVBand="0" w:evenVBand="0" w:oddHBand="1" w:evenHBand="0" w:firstRowFirstColumn="0" w:firstRowLastColumn="0" w:lastRowFirstColumn="0" w:lastRowLastColumn="0"/>
        </w:trPr>
        <w:tc>
          <w:tcPr>
            <w:tcW w:w="4836" w:type="dxa"/>
            <w:tcBorders>
              <w:bottom w:val="single" w:sz="18" w:space="0" w:color="404040" w:themeColor="text1" w:themeTint="BF"/>
            </w:tcBorders>
          </w:tcPr>
          <w:p w14:paraId="307146A5" w14:textId="12B3A829" w:rsidR="00317115" w:rsidRPr="00542737" w:rsidRDefault="00317115" w:rsidP="00317115">
            <w:pPr>
              <w:pStyle w:val="BodyText"/>
              <w:spacing w:after="0"/>
              <w:ind w:left="0"/>
            </w:pPr>
            <w:r w:rsidRPr="00542737">
              <w:t>Example: 01-001</w:t>
            </w:r>
          </w:p>
        </w:tc>
        <w:tc>
          <w:tcPr>
            <w:tcW w:w="4836" w:type="dxa"/>
            <w:tcBorders>
              <w:bottom w:val="single" w:sz="18" w:space="0" w:color="404040" w:themeColor="text1" w:themeTint="BF"/>
            </w:tcBorders>
          </w:tcPr>
          <w:p w14:paraId="04AFFAAB" w14:textId="77777777" w:rsidR="00317115" w:rsidRPr="00542737" w:rsidRDefault="00317115" w:rsidP="00C53583">
            <w:pPr>
              <w:pStyle w:val="BodyText"/>
              <w:keepNext/>
              <w:spacing w:after="0"/>
              <w:ind w:left="0"/>
            </w:pPr>
          </w:p>
        </w:tc>
      </w:tr>
    </w:tbl>
    <w:p w14:paraId="4F88CBCF" w14:textId="486ACE2B" w:rsidR="00317115" w:rsidRPr="00542737" w:rsidRDefault="00C53583" w:rsidP="00C53583">
      <w:pPr>
        <w:pStyle w:val="Caption"/>
      </w:pPr>
      <w:bookmarkStart w:id="1207" w:name="_Ref70345845"/>
      <w:r w:rsidRPr="00542737">
        <w:t xml:space="preserve">Table </w:t>
      </w:r>
      <w:fldSimple w:instr=" SEQ Table \* ARABIC ">
        <w:r w:rsidR="00542737">
          <w:rPr>
            <w:noProof/>
          </w:rPr>
          <w:t>15</w:t>
        </w:r>
      </w:fldSimple>
      <w:bookmarkEnd w:id="1207"/>
      <w:r w:rsidRPr="00542737">
        <w:t>: Space identification convention</w:t>
      </w:r>
    </w:p>
    <w:p w14:paraId="6CDC8D5D" w14:textId="404D4C67" w:rsidR="00BD29A5" w:rsidRPr="00542737" w:rsidRDefault="00BD29A5">
      <w:pPr>
        <w:pStyle w:val="Heading4"/>
      </w:pPr>
      <w:r w:rsidRPr="00542737">
        <w:lastRenderedPageBreak/>
        <w:t>Zones</w:t>
      </w:r>
    </w:p>
    <w:p w14:paraId="63D014C4" w14:textId="1782C3C1" w:rsidR="00C53583" w:rsidRPr="00542737" w:rsidRDefault="00C53583" w:rsidP="00C53583">
      <w:pPr>
        <w:pStyle w:val="BodyText"/>
      </w:pPr>
      <w:r w:rsidRPr="00542737">
        <w:t xml:space="preserve">Codes for zone IDs shall follow the convention in </w:t>
      </w:r>
      <w:r w:rsidR="00E75121" w:rsidRPr="00542737">
        <w:rPr>
          <w:highlight w:val="yellow"/>
        </w:rPr>
        <w:fldChar w:fldCharType="begin"/>
      </w:r>
      <w:r w:rsidR="00E75121" w:rsidRPr="00542737">
        <w:rPr>
          <w:highlight w:val="yellow"/>
        </w:rPr>
        <w:instrText xml:space="preserve"> REF _Ref70345852 \h </w:instrText>
      </w:r>
      <w:r w:rsidR="00E75121" w:rsidRPr="00542737">
        <w:rPr>
          <w:highlight w:val="yellow"/>
        </w:rPr>
      </w:r>
      <w:r w:rsidR="00E75121" w:rsidRPr="00542737">
        <w:rPr>
          <w:highlight w:val="yellow"/>
        </w:rPr>
        <w:fldChar w:fldCharType="separate"/>
      </w:r>
      <w:r w:rsidR="00542737" w:rsidRPr="00542737">
        <w:t xml:space="preserve">Table </w:t>
      </w:r>
      <w:r w:rsidR="00542737">
        <w:rPr>
          <w:noProof/>
        </w:rPr>
        <w:t>16</w:t>
      </w:r>
      <w:r w:rsidR="00E75121" w:rsidRPr="00542737">
        <w:rPr>
          <w:highlight w:val="yellow"/>
        </w:rPr>
        <w:fldChar w:fldCharType="end"/>
      </w:r>
      <w:r w:rsidR="00E75121" w:rsidRPr="00542737">
        <w:t xml:space="preserve"> </w:t>
      </w:r>
      <w:r w:rsidRPr="00542737">
        <w:t xml:space="preserve">below. </w:t>
      </w:r>
    </w:p>
    <w:tbl>
      <w:tblPr>
        <w:tblStyle w:val="TurnTown"/>
        <w:tblW w:w="9672" w:type="dxa"/>
        <w:tblInd w:w="794" w:type="dxa"/>
        <w:tblLayout w:type="fixed"/>
        <w:tblLook w:val="04A0" w:firstRow="1" w:lastRow="0" w:firstColumn="1" w:lastColumn="0" w:noHBand="0" w:noVBand="1"/>
      </w:tblPr>
      <w:tblGrid>
        <w:gridCol w:w="3224"/>
        <w:gridCol w:w="3224"/>
        <w:gridCol w:w="3224"/>
      </w:tblGrid>
      <w:tr w:rsidR="00C53583" w:rsidRPr="00542737" w14:paraId="36B1238A" w14:textId="77777777" w:rsidTr="00C53583">
        <w:trPr>
          <w:cnfStyle w:val="100000000000" w:firstRow="1" w:lastRow="0" w:firstColumn="0" w:lastColumn="0" w:oddVBand="0" w:evenVBand="0" w:oddHBand="0" w:evenHBand="0" w:firstRowFirstColumn="0" w:firstRowLastColumn="0" w:lastRowFirstColumn="0" w:lastRowLastColumn="0"/>
        </w:trPr>
        <w:tc>
          <w:tcPr>
            <w:tcW w:w="3224" w:type="dxa"/>
            <w:vAlign w:val="center"/>
          </w:tcPr>
          <w:p w14:paraId="4F95BBC0" w14:textId="29A46C59" w:rsidR="00C53583" w:rsidRPr="00542737" w:rsidRDefault="00C53583" w:rsidP="00592879">
            <w:pPr>
              <w:pStyle w:val="BodyText"/>
              <w:spacing w:after="0"/>
              <w:ind w:left="0"/>
              <w:rPr>
                <w:b w:val="0"/>
                <w:color w:val="FFFFFF"/>
              </w:rPr>
            </w:pPr>
            <w:r w:rsidRPr="00542737">
              <w:rPr>
                <w:b w:val="0"/>
                <w:color w:val="FFFFFF"/>
              </w:rPr>
              <w:t>Zone identification</w:t>
            </w:r>
          </w:p>
        </w:tc>
        <w:tc>
          <w:tcPr>
            <w:tcW w:w="3224" w:type="dxa"/>
          </w:tcPr>
          <w:p w14:paraId="772E356B" w14:textId="77777777" w:rsidR="00C53583" w:rsidRPr="00542737" w:rsidRDefault="00C53583" w:rsidP="00592879">
            <w:pPr>
              <w:pStyle w:val="BodyText"/>
              <w:spacing w:after="0"/>
              <w:ind w:left="0"/>
              <w:rPr>
                <w:b w:val="0"/>
                <w:color w:val="FFFFFF"/>
              </w:rPr>
            </w:pPr>
          </w:p>
        </w:tc>
        <w:tc>
          <w:tcPr>
            <w:tcW w:w="3224" w:type="dxa"/>
            <w:vAlign w:val="center"/>
          </w:tcPr>
          <w:p w14:paraId="3E50A405" w14:textId="12238190" w:rsidR="00C53583" w:rsidRPr="00542737" w:rsidRDefault="00C53583" w:rsidP="00592879">
            <w:pPr>
              <w:pStyle w:val="BodyText"/>
              <w:spacing w:after="0"/>
              <w:ind w:left="0"/>
              <w:rPr>
                <w:b w:val="0"/>
                <w:color w:val="FFFFFF"/>
              </w:rPr>
            </w:pPr>
          </w:p>
        </w:tc>
      </w:tr>
      <w:tr w:rsidR="00C53583" w:rsidRPr="00542737" w14:paraId="17881483" w14:textId="77777777" w:rsidTr="00C53583">
        <w:trPr>
          <w:cnfStyle w:val="000000100000" w:firstRow="0" w:lastRow="0" w:firstColumn="0" w:lastColumn="0" w:oddVBand="0" w:evenVBand="0" w:oddHBand="1" w:evenHBand="0" w:firstRowFirstColumn="0" w:firstRowLastColumn="0" w:lastRowFirstColumn="0" w:lastRowLastColumn="0"/>
        </w:trPr>
        <w:tc>
          <w:tcPr>
            <w:tcW w:w="3224" w:type="dxa"/>
            <w:shd w:val="clear" w:color="auto" w:fill="7F7F7F" w:themeFill="text1" w:themeFillTint="80"/>
          </w:tcPr>
          <w:p w14:paraId="44AD492A" w14:textId="40CDDA5D" w:rsidR="00C53583" w:rsidRPr="00542737" w:rsidRDefault="00C53583" w:rsidP="00592879">
            <w:pPr>
              <w:pStyle w:val="BodyText"/>
              <w:spacing w:after="0"/>
              <w:ind w:left="0"/>
              <w:rPr>
                <w:color w:val="FFFFFF" w:themeColor="background1"/>
              </w:rPr>
            </w:pPr>
            <w:r w:rsidRPr="00542737">
              <w:rPr>
                <w:color w:val="FFFFFF" w:themeColor="background1"/>
              </w:rPr>
              <w:t>Originator</w:t>
            </w:r>
          </w:p>
        </w:tc>
        <w:tc>
          <w:tcPr>
            <w:tcW w:w="3224" w:type="dxa"/>
            <w:shd w:val="clear" w:color="auto" w:fill="7F7F7F" w:themeFill="text1" w:themeFillTint="80"/>
          </w:tcPr>
          <w:p w14:paraId="2B8861AE" w14:textId="25FCC666" w:rsidR="00C53583" w:rsidRPr="00542737" w:rsidRDefault="00C53583" w:rsidP="00592879">
            <w:pPr>
              <w:pStyle w:val="BodyText"/>
              <w:spacing w:after="0"/>
              <w:ind w:left="0"/>
              <w:rPr>
                <w:color w:val="FFFFFF" w:themeColor="background1"/>
              </w:rPr>
            </w:pPr>
            <w:r w:rsidRPr="00542737">
              <w:rPr>
                <w:color w:val="FFFFFF" w:themeColor="background1"/>
              </w:rPr>
              <w:t>Type</w:t>
            </w:r>
          </w:p>
        </w:tc>
        <w:tc>
          <w:tcPr>
            <w:tcW w:w="3224" w:type="dxa"/>
            <w:shd w:val="clear" w:color="auto" w:fill="7F7F7F" w:themeFill="text1" w:themeFillTint="80"/>
          </w:tcPr>
          <w:p w14:paraId="46DC968A" w14:textId="70F34012" w:rsidR="00C53583" w:rsidRPr="00542737" w:rsidRDefault="00C53583" w:rsidP="00592879">
            <w:pPr>
              <w:pStyle w:val="BodyText"/>
              <w:spacing w:after="0"/>
              <w:ind w:left="0"/>
              <w:rPr>
                <w:color w:val="FFFFFF" w:themeColor="background1"/>
              </w:rPr>
            </w:pPr>
            <w:r w:rsidRPr="00542737">
              <w:rPr>
                <w:color w:val="FFFFFF" w:themeColor="background1"/>
              </w:rPr>
              <w:t>Description</w:t>
            </w:r>
          </w:p>
        </w:tc>
      </w:tr>
      <w:tr w:rsidR="00C53583" w:rsidRPr="00542737" w14:paraId="288FA8CD" w14:textId="77777777" w:rsidTr="00C53583">
        <w:trPr>
          <w:cnfStyle w:val="000000010000" w:firstRow="0" w:lastRow="0" w:firstColumn="0" w:lastColumn="0" w:oddVBand="0" w:evenVBand="0" w:oddHBand="0" w:evenHBand="1" w:firstRowFirstColumn="0" w:firstRowLastColumn="0" w:lastRowFirstColumn="0" w:lastRowLastColumn="0"/>
        </w:trPr>
        <w:tc>
          <w:tcPr>
            <w:tcW w:w="3224" w:type="dxa"/>
          </w:tcPr>
          <w:p w14:paraId="5A879A0A" w14:textId="2DE520E0" w:rsidR="00C53583" w:rsidRPr="00542737" w:rsidRDefault="00C53583" w:rsidP="00592879">
            <w:pPr>
              <w:pStyle w:val="BodyText"/>
              <w:spacing w:after="0"/>
              <w:ind w:left="0"/>
            </w:pPr>
            <w:r w:rsidRPr="00542737">
              <w:t xml:space="preserve">Originator (task team) code </w:t>
            </w:r>
          </w:p>
        </w:tc>
        <w:tc>
          <w:tcPr>
            <w:tcW w:w="3224" w:type="dxa"/>
          </w:tcPr>
          <w:p w14:paraId="5BAE1473" w14:textId="77777777" w:rsidR="00C53583" w:rsidRPr="00542737" w:rsidRDefault="00C53583" w:rsidP="00592879">
            <w:pPr>
              <w:pStyle w:val="BodyText"/>
              <w:spacing w:after="0"/>
              <w:ind w:left="0"/>
            </w:pPr>
            <w:r w:rsidRPr="00542737">
              <w:t>One of:</w:t>
            </w:r>
          </w:p>
          <w:p w14:paraId="0B3FBCC4" w14:textId="545639BF" w:rsidR="00C53583" w:rsidRPr="00542737" w:rsidRDefault="00C53583" w:rsidP="00C53583">
            <w:pPr>
              <w:pStyle w:val="ListBullet"/>
              <w:spacing w:after="0"/>
            </w:pPr>
            <w:r w:rsidRPr="00542737">
              <w:t>Circulation</w:t>
            </w:r>
          </w:p>
          <w:p w14:paraId="78FF5BB0" w14:textId="77777777" w:rsidR="00C53583" w:rsidRPr="00542737" w:rsidRDefault="00C53583" w:rsidP="00C53583">
            <w:pPr>
              <w:pStyle w:val="ListBullet"/>
              <w:spacing w:after="0"/>
            </w:pPr>
            <w:r w:rsidRPr="00542737">
              <w:t>FireAlarm</w:t>
            </w:r>
          </w:p>
          <w:p w14:paraId="25D7A8B8" w14:textId="77777777" w:rsidR="00C53583" w:rsidRPr="00542737" w:rsidRDefault="00C53583" w:rsidP="00C53583">
            <w:pPr>
              <w:pStyle w:val="ListBullet"/>
              <w:spacing w:after="0"/>
            </w:pPr>
            <w:r w:rsidRPr="00542737">
              <w:t>HistoricalPreservation</w:t>
            </w:r>
          </w:p>
          <w:p w14:paraId="071DAE34" w14:textId="77777777" w:rsidR="00C53583" w:rsidRPr="00542737" w:rsidRDefault="00C53583" w:rsidP="00C53583">
            <w:pPr>
              <w:pStyle w:val="ListBullet"/>
              <w:spacing w:after="0"/>
            </w:pPr>
            <w:r w:rsidRPr="00542737">
              <w:t>Lighting</w:t>
            </w:r>
          </w:p>
          <w:p w14:paraId="787BD298" w14:textId="77777777" w:rsidR="00C53583" w:rsidRPr="00542737" w:rsidRDefault="00C53583" w:rsidP="00C53583">
            <w:pPr>
              <w:pStyle w:val="ListBullet"/>
              <w:spacing w:after="0"/>
            </w:pPr>
            <w:r w:rsidRPr="00542737">
              <w:t>Occupancy</w:t>
            </w:r>
          </w:p>
          <w:p w14:paraId="3F254D52" w14:textId="28F13738" w:rsidR="00C53583" w:rsidRPr="00542737" w:rsidRDefault="00C53583" w:rsidP="00C53583">
            <w:pPr>
              <w:pStyle w:val="ListBullet"/>
              <w:spacing w:after="0"/>
            </w:pPr>
            <w:r w:rsidRPr="00542737">
              <w:t>Ventilation</w:t>
            </w:r>
          </w:p>
        </w:tc>
        <w:tc>
          <w:tcPr>
            <w:tcW w:w="3224" w:type="dxa"/>
          </w:tcPr>
          <w:p w14:paraId="292F5202" w14:textId="5935EDE3" w:rsidR="00C53583" w:rsidRPr="00542737" w:rsidRDefault="00C53583" w:rsidP="00592879">
            <w:pPr>
              <w:pStyle w:val="BodyText"/>
              <w:spacing w:after="0"/>
              <w:ind w:left="0"/>
            </w:pPr>
            <w:r w:rsidRPr="00542737">
              <w:t>Plain language description of the zone.</w:t>
            </w:r>
          </w:p>
          <w:p w14:paraId="530E6113" w14:textId="77777777" w:rsidR="00C53583" w:rsidRPr="00542737" w:rsidRDefault="00C53583" w:rsidP="00592879">
            <w:pPr>
              <w:pStyle w:val="BodyText"/>
              <w:spacing w:after="0"/>
              <w:ind w:left="0"/>
            </w:pPr>
          </w:p>
          <w:p w14:paraId="1F2D512B" w14:textId="1769DB4A" w:rsidR="00C53583" w:rsidRPr="00542737" w:rsidRDefault="00C53583" w:rsidP="00592879">
            <w:pPr>
              <w:pStyle w:val="BodyText"/>
              <w:spacing w:after="0"/>
              <w:ind w:left="0"/>
            </w:pPr>
            <w:r w:rsidRPr="00542737">
              <w:t>Use CamelCase to combine multiple subtype specialisms</w:t>
            </w:r>
          </w:p>
        </w:tc>
      </w:tr>
      <w:tr w:rsidR="00C53583" w:rsidRPr="00542737" w14:paraId="490C8B87" w14:textId="77777777" w:rsidTr="00592879">
        <w:trPr>
          <w:cnfStyle w:val="000000100000" w:firstRow="0" w:lastRow="0" w:firstColumn="0" w:lastColumn="0" w:oddVBand="0" w:evenVBand="0" w:oddHBand="1" w:evenHBand="0" w:firstRowFirstColumn="0" w:firstRowLastColumn="0" w:lastRowFirstColumn="0" w:lastRowLastColumn="0"/>
        </w:trPr>
        <w:tc>
          <w:tcPr>
            <w:tcW w:w="9672" w:type="dxa"/>
            <w:gridSpan w:val="3"/>
            <w:tcBorders>
              <w:bottom w:val="single" w:sz="18" w:space="0" w:color="404040" w:themeColor="text1" w:themeTint="BF"/>
            </w:tcBorders>
          </w:tcPr>
          <w:p w14:paraId="30690C60" w14:textId="2B7C969A" w:rsidR="00C53583" w:rsidRPr="00542737" w:rsidRDefault="00C53583" w:rsidP="00C53583">
            <w:pPr>
              <w:pStyle w:val="BodyText"/>
              <w:keepNext/>
              <w:spacing w:after="0"/>
              <w:ind w:left="0"/>
            </w:pPr>
            <w:r w:rsidRPr="00542737">
              <w:t>Example: TTD-FireAlarm-WestContainmentArea</w:t>
            </w:r>
          </w:p>
        </w:tc>
      </w:tr>
    </w:tbl>
    <w:p w14:paraId="0D73EADB" w14:textId="272DED9B" w:rsidR="00DB00EB" w:rsidRPr="00542737" w:rsidRDefault="00C53583" w:rsidP="00C53583">
      <w:pPr>
        <w:pStyle w:val="Caption"/>
      </w:pPr>
      <w:bookmarkStart w:id="1208" w:name="_Ref70345852"/>
      <w:r w:rsidRPr="00542737">
        <w:t xml:space="preserve">Table </w:t>
      </w:r>
      <w:fldSimple w:instr=" SEQ Table \* ARABIC ">
        <w:r w:rsidR="00542737">
          <w:rPr>
            <w:noProof/>
          </w:rPr>
          <w:t>16</w:t>
        </w:r>
      </w:fldSimple>
      <w:bookmarkEnd w:id="1208"/>
      <w:r w:rsidRPr="00542737">
        <w:t>: Zone identification convention</w:t>
      </w:r>
    </w:p>
    <w:p w14:paraId="126508DE" w14:textId="70DF48BA" w:rsidR="003A41AC" w:rsidRPr="00542737" w:rsidRDefault="003A41AC" w:rsidP="0082522D">
      <w:pPr>
        <w:pStyle w:val="Heading3"/>
      </w:pPr>
      <w:r w:rsidRPr="00542737">
        <w:t>Systems</w:t>
      </w:r>
    </w:p>
    <w:p w14:paraId="36F83311" w14:textId="4C2C399A" w:rsidR="0064744A" w:rsidRPr="00542737" w:rsidRDefault="0064744A" w:rsidP="0064744A">
      <w:pPr>
        <w:pStyle w:val="BodyText"/>
      </w:pPr>
      <w:r w:rsidRPr="00542737">
        <w:t xml:space="preserve">Codes for system IDs shall follow the convention in </w:t>
      </w:r>
      <w:r w:rsidR="00E75121" w:rsidRPr="00542737">
        <w:rPr>
          <w:highlight w:val="yellow"/>
        </w:rPr>
        <w:fldChar w:fldCharType="begin"/>
      </w:r>
      <w:r w:rsidR="00E75121" w:rsidRPr="00542737">
        <w:instrText xml:space="preserve"> REF _Ref70345861 \h </w:instrText>
      </w:r>
      <w:r w:rsidR="00E75121" w:rsidRPr="00542737">
        <w:rPr>
          <w:highlight w:val="yellow"/>
        </w:rPr>
      </w:r>
      <w:r w:rsidR="00E75121" w:rsidRPr="00542737">
        <w:rPr>
          <w:highlight w:val="yellow"/>
        </w:rPr>
        <w:fldChar w:fldCharType="separate"/>
      </w:r>
      <w:r w:rsidR="00542737" w:rsidRPr="00542737">
        <w:t xml:space="preserve">Table </w:t>
      </w:r>
      <w:r w:rsidR="00542737">
        <w:rPr>
          <w:noProof/>
        </w:rPr>
        <w:t>17</w:t>
      </w:r>
      <w:r w:rsidR="00E75121" w:rsidRPr="00542737">
        <w:rPr>
          <w:highlight w:val="yellow"/>
        </w:rPr>
        <w:fldChar w:fldCharType="end"/>
      </w:r>
      <w:r w:rsidR="00E75121" w:rsidRPr="00542737">
        <w:t xml:space="preserve"> </w:t>
      </w:r>
      <w:r w:rsidRPr="00542737">
        <w:t xml:space="preserve">below. </w:t>
      </w:r>
    </w:p>
    <w:tbl>
      <w:tblPr>
        <w:tblStyle w:val="TurnTown"/>
        <w:tblW w:w="9672" w:type="dxa"/>
        <w:tblInd w:w="794" w:type="dxa"/>
        <w:tblLayout w:type="fixed"/>
        <w:tblLook w:val="04A0" w:firstRow="1" w:lastRow="0" w:firstColumn="1" w:lastColumn="0" w:noHBand="0" w:noVBand="1"/>
      </w:tblPr>
      <w:tblGrid>
        <w:gridCol w:w="3224"/>
        <w:gridCol w:w="3224"/>
        <w:gridCol w:w="3224"/>
      </w:tblGrid>
      <w:tr w:rsidR="0064744A" w:rsidRPr="00542737" w14:paraId="472DDD4E" w14:textId="77777777" w:rsidTr="0082522D">
        <w:trPr>
          <w:cnfStyle w:val="100000000000" w:firstRow="1" w:lastRow="0" w:firstColumn="0" w:lastColumn="0" w:oddVBand="0" w:evenVBand="0" w:oddHBand="0" w:evenHBand="0" w:firstRowFirstColumn="0" w:firstRowLastColumn="0" w:lastRowFirstColumn="0" w:lastRowLastColumn="0"/>
        </w:trPr>
        <w:tc>
          <w:tcPr>
            <w:tcW w:w="3224" w:type="dxa"/>
            <w:vAlign w:val="center"/>
          </w:tcPr>
          <w:p w14:paraId="6ACBDB8E" w14:textId="71A1D5F8" w:rsidR="0064744A" w:rsidRPr="00542737" w:rsidRDefault="0064744A" w:rsidP="0082522D">
            <w:pPr>
              <w:pStyle w:val="BodyText"/>
              <w:spacing w:after="0"/>
              <w:ind w:left="0"/>
              <w:rPr>
                <w:b w:val="0"/>
                <w:color w:val="FFFFFF"/>
              </w:rPr>
            </w:pPr>
            <w:r w:rsidRPr="00542737">
              <w:rPr>
                <w:b w:val="0"/>
                <w:color w:val="FFFFFF"/>
              </w:rPr>
              <w:t>System identification</w:t>
            </w:r>
          </w:p>
        </w:tc>
        <w:tc>
          <w:tcPr>
            <w:tcW w:w="3224" w:type="dxa"/>
          </w:tcPr>
          <w:p w14:paraId="29B2C242" w14:textId="77777777" w:rsidR="0064744A" w:rsidRPr="00542737" w:rsidRDefault="0064744A" w:rsidP="0082522D">
            <w:pPr>
              <w:pStyle w:val="BodyText"/>
              <w:spacing w:after="0"/>
              <w:ind w:left="0"/>
              <w:rPr>
                <w:b w:val="0"/>
                <w:color w:val="FFFFFF"/>
              </w:rPr>
            </w:pPr>
          </w:p>
        </w:tc>
        <w:tc>
          <w:tcPr>
            <w:tcW w:w="3224" w:type="dxa"/>
            <w:vAlign w:val="center"/>
          </w:tcPr>
          <w:p w14:paraId="49D33891" w14:textId="77777777" w:rsidR="0064744A" w:rsidRPr="00542737" w:rsidRDefault="0064744A" w:rsidP="0082522D">
            <w:pPr>
              <w:pStyle w:val="BodyText"/>
              <w:spacing w:after="0"/>
              <w:ind w:left="0"/>
              <w:rPr>
                <w:b w:val="0"/>
                <w:color w:val="FFFFFF"/>
              </w:rPr>
            </w:pPr>
          </w:p>
        </w:tc>
      </w:tr>
      <w:tr w:rsidR="0064744A" w:rsidRPr="00542737" w14:paraId="27F0BA8F" w14:textId="77777777" w:rsidTr="0082522D">
        <w:trPr>
          <w:cnfStyle w:val="000000100000" w:firstRow="0" w:lastRow="0" w:firstColumn="0" w:lastColumn="0" w:oddVBand="0" w:evenVBand="0" w:oddHBand="1" w:evenHBand="0" w:firstRowFirstColumn="0" w:firstRowLastColumn="0" w:lastRowFirstColumn="0" w:lastRowLastColumn="0"/>
        </w:trPr>
        <w:tc>
          <w:tcPr>
            <w:tcW w:w="3224" w:type="dxa"/>
            <w:shd w:val="clear" w:color="auto" w:fill="7F7F7F" w:themeFill="text1" w:themeFillTint="80"/>
          </w:tcPr>
          <w:p w14:paraId="458FCFE1" w14:textId="77777777" w:rsidR="0064744A" w:rsidRPr="00542737" w:rsidRDefault="0064744A" w:rsidP="0082522D">
            <w:pPr>
              <w:pStyle w:val="BodyText"/>
              <w:spacing w:after="0"/>
              <w:ind w:left="0"/>
              <w:rPr>
                <w:color w:val="FFFFFF" w:themeColor="background1"/>
              </w:rPr>
            </w:pPr>
            <w:r w:rsidRPr="00542737">
              <w:rPr>
                <w:color w:val="FFFFFF" w:themeColor="background1"/>
              </w:rPr>
              <w:t>Originator</w:t>
            </w:r>
          </w:p>
        </w:tc>
        <w:tc>
          <w:tcPr>
            <w:tcW w:w="3224" w:type="dxa"/>
            <w:shd w:val="clear" w:color="auto" w:fill="7F7F7F" w:themeFill="text1" w:themeFillTint="80"/>
          </w:tcPr>
          <w:p w14:paraId="3926BCB6" w14:textId="7E48F8F9" w:rsidR="0064744A" w:rsidRPr="00542737" w:rsidRDefault="0064744A" w:rsidP="0082522D">
            <w:pPr>
              <w:pStyle w:val="BodyText"/>
              <w:spacing w:after="0"/>
              <w:ind w:left="0"/>
              <w:rPr>
                <w:color w:val="FFFFFF" w:themeColor="background1"/>
              </w:rPr>
            </w:pPr>
            <w:r w:rsidRPr="00542737">
              <w:rPr>
                <w:color w:val="FFFFFF" w:themeColor="background1"/>
              </w:rPr>
              <w:t>Description</w:t>
            </w:r>
          </w:p>
        </w:tc>
        <w:tc>
          <w:tcPr>
            <w:tcW w:w="3224" w:type="dxa"/>
            <w:shd w:val="clear" w:color="auto" w:fill="7F7F7F" w:themeFill="text1" w:themeFillTint="80"/>
          </w:tcPr>
          <w:p w14:paraId="1E226105" w14:textId="412D0747" w:rsidR="0064744A" w:rsidRPr="00542737" w:rsidRDefault="0064744A" w:rsidP="0082522D">
            <w:pPr>
              <w:pStyle w:val="BodyText"/>
              <w:spacing w:after="0"/>
              <w:ind w:left="0"/>
              <w:rPr>
                <w:color w:val="FFFFFF" w:themeColor="background1"/>
              </w:rPr>
            </w:pPr>
            <w:r w:rsidRPr="00542737">
              <w:rPr>
                <w:color w:val="FFFFFF" w:themeColor="background1"/>
              </w:rPr>
              <w:t>Integer</w:t>
            </w:r>
          </w:p>
        </w:tc>
      </w:tr>
      <w:tr w:rsidR="0064744A" w:rsidRPr="00542737" w14:paraId="72494E51" w14:textId="77777777" w:rsidTr="0082522D">
        <w:trPr>
          <w:cnfStyle w:val="000000010000" w:firstRow="0" w:lastRow="0" w:firstColumn="0" w:lastColumn="0" w:oddVBand="0" w:evenVBand="0" w:oddHBand="0" w:evenHBand="1" w:firstRowFirstColumn="0" w:firstRowLastColumn="0" w:lastRowFirstColumn="0" w:lastRowLastColumn="0"/>
        </w:trPr>
        <w:tc>
          <w:tcPr>
            <w:tcW w:w="3224" w:type="dxa"/>
          </w:tcPr>
          <w:p w14:paraId="5931CD33" w14:textId="77777777" w:rsidR="0064744A" w:rsidRPr="00542737" w:rsidRDefault="0064744A" w:rsidP="0064744A">
            <w:pPr>
              <w:pStyle w:val="BodyText"/>
              <w:spacing w:after="0"/>
              <w:ind w:left="0"/>
            </w:pPr>
            <w:r w:rsidRPr="00542737">
              <w:t xml:space="preserve">Originator (task team) code </w:t>
            </w:r>
          </w:p>
        </w:tc>
        <w:tc>
          <w:tcPr>
            <w:tcW w:w="3224" w:type="dxa"/>
          </w:tcPr>
          <w:p w14:paraId="40BE7414" w14:textId="77777777" w:rsidR="0064744A" w:rsidRPr="00542737" w:rsidRDefault="0064744A" w:rsidP="0064744A">
            <w:pPr>
              <w:pStyle w:val="BodyText"/>
              <w:spacing w:after="0"/>
              <w:ind w:left="0"/>
            </w:pPr>
            <w:r w:rsidRPr="00542737">
              <w:t>Plain language description of the zone.</w:t>
            </w:r>
          </w:p>
          <w:p w14:paraId="657806D8" w14:textId="77777777" w:rsidR="0064744A" w:rsidRPr="00542737" w:rsidRDefault="0064744A" w:rsidP="0064744A">
            <w:pPr>
              <w:pStyle w:val="BodyText"/>
              <w:spacing w:after="0"/>
              <w:ind w:left="0"/>
            </w:pPr>
          </w:p>
          <w:p w14:paraId="09F2E5E6" w14:textId="48AB75AB" w:rsidR="0064744A" w:rsidRPr="00542737" w:rsidRDefault="0064744A" w:rsidP="0064744A">
            <w:pPr>
              <w:pStyle w:val="ListBullet"/>
              <w:numPr>
                <w:ilvl w:val="0"/>
                <w:numId w:val="0"/>
              </w:numPr>
              <w:spacing w:after="0"/>
            </w:pPr>
            <w:r w:rsidRPr="00542737">
              <w:t>Use CamelCase to combine multiple subtype specialisms</w:t>
            </w:r>
          </w:p>
        </w:tc>
        <w:tc>
          <w:tcPr>
            <w:tcW w:w="3224" w:type="dxa"/>
          </w:tcPr>
          <w:p w14:paraId="400DF3A8" w14:textId="4A6645F7" w:rsidR="0064744A" w:rsidRPr="00542737" w:rsidRDefault="0064744A" w:rsidP="0064744A">
            <w:pPr>
              <w:pStyle w:val="BodyText"/>
              <w:spacing w:after="0"/>
              <w:ind w:left="0"/>
            </w:pPr>
            <w:r w:rsidRPr="00542737">
              <w:t>3-digit integer unique to that originator and description</w:t>
            </w:r>
          </w:p>
        </w:tc>
      </w:tr>
      <w:tr w:rsidR="0064744A" w:rsidRPr="00542737" w14:paraId="39E7CF4F" w14:textId="77777777" w:rsidTr="0082522D">
        <w:trPr>
          <w:cnfStyle w:val="000000100000" w:firstRow="0" w:lastRow="0" w:firstColumn="0" w:lastColumn="0" w:oddVBand="0" w:evenVBand="0" w:oddHBand="1" w:evenHBand="0" w:firstRowFirstColumn="0" w:firstRowLastColumn="0" w:lastRowFirstColumn="0" w:lastRowLastColumn="0"/>
        </w:trPr>
        <w:tc>
          <w:tcPr>
            <w:tcW w:w="9672" w:type="dxa"/>
            <w:gridSpan w:val="3"/>
            <w:tcBorders>
              <w:bottom w:val="single" w:sz="18" w:space="0" w:color="404040" w:themeColor="text1" w:themeTint="BF"/>
            </w:tcBorders>
          </w:tcPr>
          <w:p w14:paraId="014E74E9" w14:textId="17BD2BA2" w:rsidR="0064744A" w:rsidRPr="00542737" w:rsidRDefault="0064744A" w:rsidP="0064744A">
            <w:pPr>
              <w:pStyle w:val="BodyText"/>
              <w:keepNext/>
              <w:spacing w:after="0"/>
              <w:ind w:left="0"/>
            </w:pPr>
            <w:r w:rsidRPr="00542737">
              <w:t>Example: TTD-HighVoltagePower-001</w:t>
            </w:r>
          </w:p>
        </w:tc>
      </w:tr>
    </w:tbl>
    <w:p w14:paraId="0D08DA2D" w14:textId="5D231F4B" w:rsidR="0064744A" w:rsidRPr="00542737" w:rsidRDefault="0064744A" w:rsidP="0064744A">
      <w:pPr>
        <w:pStyle w:val="Caption"/>
      </w:pPr>
      <w:bookmarkStart w:id="1209" w:name="_Ref70345861"/>
      <w:r w:rsidRPr="00542737">
        <w:t xml:space="preserve">Table </w:t>
      </w:r>
      <w:fldSimple w:instr=" SEQ Table \* ARABIC ">
        <w:r w:rsidR="00542737">
          <w:rPr>
            <w:noProof/>
          </w:rPr>
          <w:t>17</w:t>
        </w:r>
      </w:fldSimple>
      <w:bookmarkEnd w:id="1209"/>
      <w:r w:rsidRPr="00542737">
        <w:t>: System identification convention</w:t>
      </w:r>
    </w:p>
    <w:p w14:paraId="3337575B" w14:textId="77777777" w:rsidR="00AA5C30" w:rsidRPr="00542737" w:rsidRDefault="00AA5C30" w:rsidP="00C53583">
      <w:pPr>
        <w:pStyle w:val="Caption"/>
      </w:pPr>
    </w:p>
    <w:p w14:paraId="5041B730" w14:textId="77777777" w:rsidR="00702829" w:rsidRDefault="00702829">
      <w:pPr>
        <w:spacing w:after="200" w:line="276" w:lineRule="auto"/>
        <w:rPr>
          <w:ins w:id="1210" w:author="Niall Murphy" w:date="2021-04-29T16:36:00Z"/>
          <w:rFonts w:ascii="Arial" w:eastAsiaTheme="majorEastAsia" w:hAnsi="Arial" w:cs="Arial"/>
          <w:b/>
          <w:bCs/>
          <w:color w:val="404040" w:themeColor="text1" w:themeTint="BF"/>
          <w:sz w:val="20"/>
          <w:szCs w:val="20"/>
        </w:rPr>
      </w:pPr>
      <w:bookmarkStart w:id="1211" w:name="_Ref70512872"/>
      <w:ins w:id="1212" w:author="Niall Murphy" w:date="2021-04-29T16:36:00Z">
        <w:r>
          <w:br w:type="page"/>
        </w:r>
      </w:ins>
    </w:p>
    <w:p w14:paraId="71AD2761" w14:textId="245AF3A5" w:rsidR="00007AFE" w:rsidRPr="00542737" w:rsidRDefault="00007AFE" w:rsidP="00007AFE">
      <w:pPr>
        <w:pStyle w:val="Heading2"/>
      </w:pPr>
      <w:bookmarkStart w:id="1213" w:name="_Toc70607079"/>
      <w:r w:rsidRPr="00542737">
        <w:lastRenderedPageBreak/>
        <w:t>Classification of information</w:t>
      </w:r>
      <w:bookmarkEnd w:id="1211"/>
      <w:bookmarkEnd w:id="1213"/>
    </w:p>
    <w:p w14:paraId="6D97504A" w14:textId="3944F15E" w:rsidR="00592879" w:rsidRPr="00542737" w:rsidRDefault="00592879" w:rsidP="00592879">
      <w:pPr>
        <w:pStyle w:val="BodyText"/>
      </w:pPr>
      <w:r w:rsidRPr="00542737">
        <w:t>Classification is required for all information within information models and shall be in accordance with Uniclass 2015</w:t>
      </w:r>
      <w:ins w:id="1214" w:author="Niall Murphy" w:date="2021-04-27T11:42:00Z">
        <w:r w:rsidR="0098158F" w:rsidRPr="00542737">
          <w:t>.</w:t>
        </w:r>
      </w:ins>
      <w:del w:id="1215" w:author="Niall Murphy" w:date="2021-04-27T11:42:00Z">
        <w:r w:rsidRPr="00542737" w:rsidDel="0098158F">
          <w:delText xml:space="preserve"> (the UK implementation </w:delText>
        </w:r>
        <w:commentRangeStart w:id="1216"/>
        <w:r w:rsidRPr="00542737" w:rsidDel="0098158F">
          <w:delText>of ISO 12006</w:delText>
        </w:r>
        <w:r w:rsidRPr="00542737" w:rsidDel="0098158F">
          <w:rPr>
            <w:rFonts w:ascii="Cambria Math" w:hAnsi="Cambria Math" w:cs="Cambria Math"/>
          </w:rPr>
          <w:delText>‑</w:delText>
        </w:r>
        <w:r w:rsidRPr="00542737" w:rsidDel="0098158F">
          <w:delText>2:2018</w:delText>
        </w:r>
        <w:commentRangeEnd w:id="1216"/>
        <w:r w:rsidR="008E23EC" w:rsidRPr="00542737" w:rsidDel="0098158F">
          <w:rPr>
            <w:rStyle w:val="CommentReference"/>
            <w:rFonts w:ascii="Verdana" w:hAnsi="Verdana"/>
          </w:rPr>
          <w:commentReference w:id="1216"/>
        </w:r>
        <w:r w:rsidRPr="00542737" w:rsidDel="0098158F">
          <w:delText xml:space="preserve">). </w:delText>
        </w:r>
      </w:del>
    </w:p>
    <w:p w14:paraId="60F023C9" w14:textId="57AAB118" w:rsidR="00592879" w:rsidRPr="00542737" w:rsidRDefault="00592879" w:rsidP="00592879">
      <w:pPr>
        <w:pStyle w:val="BodyText"/>
      </w:pPr>
      <w:r w:rsidRPr="00542737">
        <w:t xml:space="preserve">Classification tables shall use as </w:t>
      </w:r>
      <w:ins w:id="1217" w:author="Laurice Peverett" w:date="2021-04-26T22:09:00Z">
        <w:r w:rsidR="008E23EC" w:rsidRPr="00542737">
          <w:t xml:space="preserve">a </w:t>
        </w:r>
      </w:ins>
      <w:r w:rsidRPr="00542737">
        <w:t xml:space="preserve">minimum the version appearing in the table below. Tables may be accessed at this location: </w:t>
      </w:r>
      <w:hyperlink r:id="rId31" w:history="1">
        <w:r w:rsidRPr="00542737">
          <w:rPr>
            <w:rStyle w:val="Hyperlink"/>
          </w:rPr>
          <w:t>https://www.thenbs.com/our-tools/uniclass-2015</w:t>
        </w:r>
      </w:hyperlink>
    </w:p>
    <w:tbl>
      <w:tblPr>
        <w:tblStyle w:val="TurnTown"/>
        <w:tblW w:w="9752" w:type="dxa"/>
        <w:tblInd w:w="794" w:type="dxa"/>
        <w:tblBorders>
          <w:bottom w:val="single" w:sz="18" w:space="0" w:color="404040" w:themeColor="text1" w:themeTint="BF"/>
        </w:tblBorders>
        <w:tblLayout w:type="fixed"/>
        <w:tblLook w:val="04A0" w:firstRow="1" w:lastRow="0" w:firstColumn="1" w:lastColumn="0" w:noHBand="0" w:noVBand="1"/>
      </w:tblPr>
      <w:tblGrid>
        <w:gridCol w:w="3250"/>
        <w:gridCol w:w="3251"/>
        <w:gridCol w:w="3251"/>
      </w:tblGrid>
      <w:tr w:rsidR="00592879" w:rsidRPr="00542737" w14:paraId="418B1D5E" w14:textId="77777777" w:rsidTr="00592879">
        <w:trPr>
          <w:cnfStyle w:val="100000000000" w:firstRow="1" w:lastRow="0" w:firstColumn="0" w:lastColumn="0" w:oddVBand="0" w:evenVBand="0" w:oddHBand="0" w:evenHBand="0" w:firstRowFirstColumn="0" w:firstRowLastColumn="0" w:lastRowFirstColumn="0" w:lastRowLastColumn="0"/>
        </w:trPr>
        <w:tc>
          <w:tcPr>
            <w:tcW w:w="3250" w:type="dxa"/>
            <w:vAlign w:val="center"/>
          </w:tcPr>
          <w:p w14:paraId="7799CE6D" w14:textId="77777777" w:rsidR="00592879" w:rsidRPr="00542737" w:rsidRDefault="00592879" w:rsidP="00592879">
            <w:pPr>
              <w:pStyle w:val="BodyText"/>
              <w:spacing w:after="0"/>
              <w:ind w:left="0"/>
              <w:rPr>
                <w:b w:val="0"/>
                <w:bCs/>
                <w:color w:val="FFFFFF" w:themeColor="background1"/>
              </w:rPr>
            </w:pPr>
            <w:commentRangeStart w:id="1218"/>
            <w:r w:rsidRPr="00542737">
              <w:rPr>
                <w:b w:val="0"/>
                <w:bCs/>
                <w:color w:val="FFFFFF" w:themeColor="background1"/>
              </w:rPr>
              <w:t>Uniclass 2015 Table</w:t>
            </w:r>
          </w:p>
        </w:tc>
        <w:tc>
          <w:tcPr>
            <w:tcW w:w="3251" w:type="dxa"/>
          </w:tcPr>
          <w:p w14:paraId="629127D4" w14:textId="77777777" w:rsidR="00592879" w:rsidRPr="00542737" w:rsidRDefault="00592879" w:rsidP="00592879">
            <w:pPr>
              <w:pStyle w:val="BodyText"/>
              <w:spacing w:after="0"/>
              <w:ind w:left="0"/>
              <w:rPr>
                <w:b w:val="0"/>
                <w:bCs/>
                <w:color w:val="FFFFFF" w:themeColor="background1"/>
              </w:rPr>
            </w:pPr>
            <w:r w:rsidRPr="00542737">
              <w:rPr>
                <w:b w:val="0"/>
                <w:bCs/>
                <w:color w:val="FFFFFF" w:themeColor="background1"/>
              </w:rPr>
              <w:t xml:space="preserve">Version </w:t>
            </w:r>
          </w:p>
        </w:tc>
        <w:tc>
          <w:tcPr>
            <w:tcW w:w="3251" w:type="dxa"/>
            <w:vAlign w:val="center"/>
          </w:tcPr>
          <w:p w14:paraId="75B1D025" w14:textId="77777777" w:rsidR="00592879" w:rsidRPr="00542737" w:rsidRDefault="00592879" w:rsidP="00592879">
            <w:pPr>
              <w:pStyle w:val="BodyText"/>
              <w:spacing w:after="0"/>
              <w:ind w:left="0"/>
              <w:rPr>
                <w:b w:val="0"/>
                <w:bCs/>
                <w:color w:val="FFFFFF" w:themeColor="background1"/>
              </w:rPr>
            </w:pPr>
            <w:r w:rsidRPr="00542737">
              <w:rPr>
                <w:b w:val="0"/>
                <w:bCs/>
                <w:color w:val="FFFFFF" w:themeColor="background1"/>
              </w:rPr>
              <w:t>Publish Date</w:t>
            </w:r>
          </w:p>
        </w:tc>
      </w:tr>
      <w:tr w:rsidR="00592879" w:rsidRPr="00542737" w14:paraId="79313D4B" w14:textId="77777777" w:rsidTr="00592879">
        <w:trPr>
          <w:cnfStyle w:val="000000100000" w:firstRow="0" w:lastRow="0" w:firstColumn="0" w:lastColumn="0" w:oddVBand="0" w:evenVBand="0" w:oddHBand="1" w:evenHBand="0" w:firstRowFirstColumn="0" w:firstRowLastColumn="0" w:lastRowFirstColumn="0" w:lastRowLastColumn="0"/>
        </w:trPr>
        <w:tc>
          <w:tcPr>
            <w:tcW w:w="325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0F277CB" w14:textId="77777777" w:rsidR="00592879" w:rsidRPr="00542737" w:rsidRDefault="00592879" w:rsidP="00592879">
            <w:pPr>
              <w:pStyle w:val="BodyText"/>
              <w:spacing w:after="0"/>
              <w:ind w:left="0"/>
              <w:rPr>
                <w:color w:val="D55C17" w:themeColor="accent5"/>
              </w:rPr>
            </w:pPr>
            <w:r w:rsidRPr="00542737">
              <w:rPr>
                <w:color w:val="D55C17" w:themeColor="accent5"/>
              </w:rPr>
              <w:t>Ro - Roles</w:t>
            </w:r>
          </w:p>
        </w:tc>
        <w:tc>
          <w:tcPr>
            <w:tcW w:w="325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0EA55A7" w14:textId="77777777" w:rsidR="00592879" w:rsidRPr="00542737" w:rsidRDefault="00592879" w:rsidP="00592879">
            <w:pPr>
              <w:pStyle w:val="BodyText"/>
              <w:spacing w:after="0"/>
              <w:ind w:left="0"/>
              <w:rPr>
                <w:color w:val="D55C17" w:themeColor="accent5"/>
              </w:rPr>
            </w:pPr>
            <w:r w:rsidRPr="00542737">
              <w:rPr>
                <w:color w:val="D55C17" w:themeColor="accent5"/>
              </w:rPr>
              <w:t>V1.4</w:t>
            </w:r>
          </w:p>
        </w:tc>
        <w:tc>
          <w:tcPr>
            <w:tcW w:w="3251"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8E4B644" w14:textId="77777777" w:rsidR="00592879" w:rsidRPr="00542737" w:rsidRDefault="00592879" w:rsidP="00592879">
            <w:pPr>
              <w:pStyle w:val="BodyText"/>
              <w:spacing w:after="0"/>
              <w:ind w:left="0"/>
              <w:rPr>
                <w:color w:val="D55C17" w:themeColor="accent5"/>
              </w:rPr>
            </w:pPr>
            <w:r w:rsidRPr="00542737">
              <w:rPr>
                <w:color w:val="D55C17" w:themeColor="accent5"/>
              </w:rPr>
              <w:t>January 2021</w:t>
            </w:r>
          </w:p>
        </w:tc>
      </w:tr>
      <w:tr w:rsidR="00592879" w:rsidRPr="00542737" w14:paraId="51F8A827" w14:textId="77777777" w:rsidTr="00592879">
        <w:trPr>
          <w:cnfStyle w:val="000000010000" w:firstRow="0" w:lastRow="0" w:firstColumn="0" w:lastColumn="0" w:oddVBand="0" w:evenVBand="0" w:oddHBand="0" w:evenHBand="1" w:firstRowFirstColumn="0" w:firstRowLastColumn="0" w:lastRowFirstColumn="0" w:lastRowLastColumn="0"/>
        </w:trPr>
        <w:tc>
          <w:tcPr>
            <w:tcW w:w="325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1096A58" w14:textId="77777777" w:rsidR="00592879" w:rsidRPr="00542737" w:rsidRDefault="00592879" w:rsidP="00592879">
            <w:pPr>
              <w:pStyle w:val="BodyText"/>
              <w:spacing w:after="0"/>
              <w:ind w:left="0"/>
              <w:rPr>
                <w:color w:val="D55C17" w:themeColor="accent5"/>
              </w:rPr>
            </w:pPr>
            <w:r w:rsidRPr="00542737">
              <w:rPr>
                <w:color w:val="D55C17" w:themeColor="accent5"/>
              </w:rPr>
              <w:t>En - Entities</w:t>
            </w:r>
          </w:p>
        </w:tc>
        <w:tc>
          <w:tcPr>
            <w:tcW w:w="325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14194CD" w14:textId="77777777" w:rsidR="00592879" w:rsidRPr="00542737" w:rsidRDefault="00592879" w:rsidP="00592879">
            <w:pPr>
              <w:pStyle w:val="BodyText"/>
              <w:spacing w:after="0"/>
              <w:ind w:left="0"/>
              <w:rPr>
                <w:color w:val="D55C17" w:themeColor="accent5"/>
              </w:rPr>
            </w:pPr>
            <w:r w:rsidRPr="00542737">
              <w:rPr>
                <w:color w:val="D55C17" w:themeColor="accent5"/>
              </w:rPr>
              <w:t>V1.19</w:t>
            </w:r>
          </w:p>
        </w:tc>
        <w:tc>
          <w:tcPr>
            <w:tcW w:w="325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BF6466E" w14:textId="77777777" w:rsidR="00592879" w:rsidRPr="00542737" w:rsidRDefault="00592879" w:rsidP="00592879">
            <w:pPr>
              <w:pStyle w:val="BodyText"/>
              <w:spacing w:after="0"/>
              <w:ind w:left="0"/>
              <w:rPr>
                <w:color w:val="D55C17" w:themeColor="accent5"/>
              </w:rPr>
            </w:pPr>
            <w:r w:rsidRPr="00542737">
              <w:rPr>
                <w:color w:val="D55C17" w:themeColor="accent5"/>
              </w:rPr>
              <w:t>January 2021</w:t>
            </w:r>
          </w:p>
        </w:tc>
      </w:tr>
      <w:tr w:rsidR="00592879" w:rsidRPr="00542737" w14:paraId="2D7D34FA" w14:textId="77777777" w:rsidTr="00592879">
        <w:trPr>
          <w:cnfStyle w:val="000000100000" w:firstRow="0" w:lastRow="0" w:firstColumn="0" w:lastColumn="0" w:oddVBand="0" w:evenVBand="0" w:oddHBand="1" w:evenHBand="0" w:firstRowFirstColumn="0" w:firstRowLastColumn="0" w:lastRowFirstColumn="0" w:lastRowLastColumn="0"/>
        </w:trPr>
        <w:tc>
          <w:tcPr>
            <w:tcW w:w="325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B57B0DE" w14:textId="77777777" w:rsidR="00592879" w:rsidRPr="00542737" w:rsidRDefault="00592879" w:rsidP="00592879">
            <w:pPr>
              <w:pStyle w:val="BodyText"/>
              <w:spacing w:after="0"/>
              <w:ind w:left="0"/>
            </w:pPr>
            <w:r w:rsidRPr="00542737">
              <w:t>SL – Space/locations</w:t>
            </w:r>
          </w:p>
        </w:tc>
        <w:tc>
          <w:tcPr>
            <w:tcW w:w="325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E29002C" w14:textId="77777777" w:rsidR="00592879" w:rsidRPr="00542737" w:rsidRDefault="00592879" w:rsidP="00592879">
            <w:pPr>
              <w:pStyle w:val="BodyText"/>
              <w:spacing w:after="0"/>
              <w:ind w:left="0"/>
            </w:pPr>
            <w:r w:rsidRPr="00542737">
              <w:t>V1.19</w:t>
            </w:r>
          </w:p>
        </w:tc>
        <w:tc>
          <w:tcPr>
            <w:tcW w:w="325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5F89BCA" w14:textId="77777777" w:rsidR="00592879" w:rsidRPr="00542737" w:rsidRDefault="00592879" w:rsidP="00592879">
            <w:pPr>
              <w:pStyle w:val="BodyText"/>
              <w:spacing w:after="0"/>
              <w:ind w:left="0"/>
            </w:pPr>
            <w:r w:rsidRPr="00542737">
              <w:t>January 2021</w:t>
            </w:r>
          </w:p>
        </w:tc>
      </w:tr>
      <w:tr w:rsidR="00592879" w:rsidRPr="00542737" w14:paraId="2EB17C52" w14:textId="77777777" w:rsidTr="00592879">
        <w:trPr>
          <w:cnfStyle w:val="000000010000" w:firstRow="0" w:lastRow="0" w:firstColumn="0" w:lastColumn="0" w:oddVBand="0" w:evenVBand="0" w:oddHBand="0" w:evenHBand="1" w:firstRowFirstColumn="0" w:firstRowLastColumn="0" w:lastRowFirstColumn="0" w:lastRowLastColumn="0"/>
        </w:trPr>
        <w:tc>
          <w:tcPr>
            <w:tcW w:w="325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766352F" w14:textId="77777777" w:rsidR="00592879" w:rsidRPr="00542737" w:rsidRDefault="00592879" w:rsidP="00592879">
            <w:pPr>
              <w:pStyle w:val="BodyText"/>
              <w:spacing w:after="0"/>
              <w:ind w:left="0"/>
            </w:pPr>
            <w:r w:rsidRPr="00542737">
              <w:t>Ss – Systems</w:t>
            </w:r>
          </w:p>
        </w:tc>
        <w:tc>
          <w:tcPr>
            <w:tcW w:w="325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7132829" w14:textId="77777777" w:rsidR="00592879" w:rsidRPr="00542737" w:rsidRDefault="00592879" w:rsidP="00592879">
            <w:pPr>
              <w:pStyle w:val="BodyText"/>
              <w:spacing w:after="0"/>
              <w:ind w:left="0"/>
            </w:pPr>
            <w:r w:rsidRPr="00542737">
              <w:t>V1.21</w:t>
            </w:r>
          </w:p>
        </w:tc>
        <w:tc>
          <w:tcPr>
            <w:tcW w:w="325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4F88FCC" w14:textId="77777777" w:rsidR="00592879" w:rsidRPr="00542737" w:rsidRDefault="00592879" w:rsidP="00592879">
            <w:pPr>
              <w:pStyle w:val="BodyText"/>
              <w:spacing w:after="0"/>
              <w:ind w:left="0"/>
            </w:pPr>
            <w:r w:rsidRPr="00542737">
              <w:t>January 2021</w:t>
            </w:r>
          </w:p>
        </w:tc>
      </w:tr>
      <w:tr w:rsidR="00592879" w:rsidRPr="00542737" w14:paraId="628060BB" w14:textId="77777777" w:rsidTr="00592879">
        <w:trPr>
          <w:cnfStyle w:val="000000100000" w:firstRow="0" w:lastRow="0" w:firstColumn="0" w:lastColumn="0" w:oddVBand="0" w:evenVBand="0" w:oddHBand="1" w:evenHBand="0" w:firstRowFirstColumn="0" w:firstRowLastColumn="0" w:lastRowFirstColumn="0" w:lastRowLastColumn="0"/>
        </w:trPr>
        <w:tc>
          <w:tcPr>
            <w:tcW w:w="325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9FB2F40" w14:textId="77777777" w:rsidR="00592879" w:rsidRPr="00542737" w:rsidRDefault="00592879" w:rsidP="00592879">
            <w:pPr>
              <w:pStyle w:val="BodyText"/>
              <w:spacing w:after="0"/>
              <w:ind w:left="0"/>
              <w:rPr>
                <w:color w:val="D55C17" w:themeColor="accent5"/>
              </w:rPr>
            </w:pPr>
            <w:r w:rsidRPr="00542737">
              <w:rPr>
                <w:color w:val="D55C17" w:themeColor="accent5"/>
              </w:rPr>
              <w:t>Pr - Products</w:t>
            </w:r>
          </w:p>
        </w:tc>
        <w:tc>
          <w:tcPr>
            <w:tcW w:w="325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450A5CE" w14:textId="77777777" w:rsidR="00592879" w:rsidRPr="00542737" w:rsidRDefault="00592879" w:rsidP="00592879">
            <w:pPr>
              <w:pStyle w:val="BodyText"/>
              <w:spacing w:after="0"/>
              <w:ind w:left="0"/>
              <w:rPr>
                <w:color w:val="D55C17" w:themeColor="accent5"/>
              </w:rPr>
            </w:pPr>
            <w:r w:rsidRPr="00542737">
              <w:rPr>
                <w:color w:val="D55C17" w:themeColor="accent5"/>
              </w:rPr>
              <w:t>V1.21</w:t>
            </w:r>
          </w:p>
        </w:tc>
        <w:tc>
          <w:tcPr>
            <w:tcW w:w="325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4F5BDD6" w14:textId="77777777" w:rsidR="00592879" w:rsidRPr="00542737" w:rsidRDefault="00592879" w:rsidP="00592879">
            <w:pPr>
              <w:pStyle w:val="BodyText"/>
              <w:keepNext/>
              <w:spacing w:after="0"/>
              <w:ind w:left="0"/>
              <w:rPr>
                <w:color w:val="D55C17" w:themeColor="accent5"/>
              </w:rPr>
            </w:pPr>
            <w:r w:rsidRPr="00542737">
              <w:rPr>
                <w:color w:val="D55C17" w:themeColor="accent5"/>
              </w:rPr>
              <w:t>January 2021</w:t>
            </w:r>
          </w:p>
        </w:tc>
      </w:tr>
    </w:tbl>
    <w:p w14:paraId="49C0DAA8" w14:textId="61C2C346" w:rsidR="00592879" w:rsidRPr="00542737" w:rsidRDefault="00592879" w:rsidP="00592879">
      <w:pPr>
        <w:pStyle w:val="Caption"/>
      </w:pPr>
      <w:r w:rsidRPr="00542737">
        <w:t xml:space="preserve">Table </w:t>
      </w:r>
      <w:fldSimple w:instr=" SEQ Table \* ARABIC ">
        <w:r w:rsidR="00542737">
          <w:rPr>
            <w:noProof/>
          </w:rPr>
          <w:t>18</w:t>
        </w:r>
      </w:fldSimple>
      <w:r w:rsidRPr="00542737">
        <w:t>: Applicable Uniclass 2015 classifications</w:t>
      </w:r>
    </w:p>
    <w:p w14:paraId="7CB981CE" w14:textId="07CA3038" w:rsidR="00592879" w:rsidRPr="00542737" w:rsidRDefault="00592879" w:rsidP="00592879">
      <w:pPr>
        <w:pStyle w:val="BodyText"/>
        <w:rPr>
          <w:rStyle w:val="Hyperlink"/>
        </w:rPr>
      </w:pPr>
      <w:r w:rsidRPr="00542737">
        <w:t xml:space="preserve">Where Task Teams are authoring 3D information models using Revit, the population of Uniclass2015 within the Information Models shall be achieved using the Autodesk Classification Manager for Revit add-in: </w:t>
      </w:r>
      <w:hyperlink r:id="rId32" w:history="1">
        <w:r w:rsidRPr="00542737">
          <w:rPr>
            <w:rStyle w:val="Hyperlink"/>
          </w:rPr>
          <w:t>http://www.biminteroperabilitytools.com/classificationmanager.php</w:t>
        </w:r>
      </w:hyperlink>
      <w:r w:rsidRPr="00542737">
        <w:rPr>
          <w:rStyle w:val="Hyperlink"/>
        </w:rPr>
        <w:t xml:space="preserve">. </w:t>
      </w:r>
    </w:p>
    <w:p w14:paraId="457239C4" w14:textId="7515AF30" w:rsidR="00592879" w:rsidRPr="00542737" w:rsidRDefault="00592879" w:rsidP="00592879">
      <w:pPr>
        <w:pStyle w:val="BodyText"/>
      </w:pPr>
      <w:r w:rsidRPr="00542737">
        <w:t xml:space="preserve">The Autodesk Classification Manager for Revit add-in will populate Uniclass2015 information within attributes named as per the list below. Where a Task Team is not using Revit, or information exists outside the Revit file, Information Originators shall replicate the naming of these attributes </w:t>
      </w:r>
      <w:r w:rsidR="001255C6" w:rsidRPr="00542737">
        <w:t>within their chosen software. This shall ensure consistent information delivery.</w:t>
      </w:r>
    </w:p>
    <w:p w14:paraId="3F4ABE45" w14:textId="77777777" w:rsidR="00592879" w:rsidRPr="00542737" w:rsidRDefault="00592879" w:rsidP="00592879">
      <w:pPr>
        <w:pStyle w:val="ListBullet"/>
        <w:ind w:left="1134"/>
        <w:rPr>
          <w:color w:val="D55C17" w:themeColor="accent5"/>
        </w:rPr>
      </w:pPr>
      <w:r w:rsidRPr="00542737">
        <w:rPr>
          <w:color w:val="D55C17" w:themeColor="accent5"/>
        </w:rPr>
        <w:t>Classification.Roles.Number</w:t>
      </w:r>
    </w:p>
    <w:p w14:paraId="317243DF" w14:textId="77777777" w:rsidR="00592879" w:rsidRPr="00542737" w:rsidRDefault="00592879" w:rsidP="00592879">
      <w:pPr>
        <w:pStyle w:val="ListBullet"/>
        <w:ind w:left="1134"/>
        <w:rPr>
          <w:color w:val="D55C17" w:themeColor="accent5"/>
        </w:rPr>
      </w:pPr>
      <w:r w:rsidRPr="00542737">
        <w:rPr>
          <w:color w:val="D55C17" w:themeColor="accent5"/>
        </w:rPr>
        <w:t>Classification.Roles.Description</w:t>
      </w:r>
    </w:p>
    <w:p w14:paraId="07A27D95" w14:textId="77777777" w:rsidR="00592879" w:rsidRPr="00542737" w:rsidRDefault="00592879" w:rsidP="00592879">
      <w:pPr>
        <w:pStyle w:val="ListBullet"/>
        <w:ind w:left="1134"/>
        <w:rPr>
          <w:color w:val="D55C17" w:themeColor="accent5"/>
        </w:rPr>
      </w:pPr>
      <w:r w:rsidRPr="00542737">
        <w:rPr>
          <w:color w:val="D55C17" w:themeColor="accent5"/>
        </w:rPr>
        <w:t>Classification.Facility.Number</w:t>
      </w:r>
    </w:p>
    <w:p w14:paraId="7FB8801C" w14:textId="77777777" w:rsidR="00592879" w:rsidRPr="00542737" w:rsidRDefault="00592879" w:rsidP="00592879">
      <w:pPr>
        <w:pStyle w:val="ListBullet"/>
        <w:ind w:left="1134"/>
        <w:rPr>
          <w:color w:val="D55C17" w:themeColor="accent5"/>
        </w:rPr>
      </w:pPr>
      <w:r w:rsidRPr="00542737">
        <w:rPr>
          <w:color w:val="D55C17" w:themeColor="accent5"/>
        </w:rPr>
        <w:t>Classification.Facility.Description</w:t>
      </w:r>
    </w:p>
    <w:p w14:paraId="6417C135" w14:textId="77777777" w:rsidR="00592879" w:rsidRPr="00542737" w:rsidRDefault="00592879" w:rsidP="00592879">
      <w:pPr>
        <w:pStyle w:val="ListBullet"/>
        <w:ind w:left="1134"/>
      </w:pPr>
      <w:r w:rsidRPr="00542737">
        <w:t>Classification.Space.Number</w:t>
      </w:r>
    </w:p>
    <w:p w14:paraId="7E5C0503" w14:textId="77777777" w:rsidR="00592879" w:rsidRPr="00542737" w:rsidRDefault="00592879" w:rsidP="00592879">
      <w:pPr>
        <w:pStyle w:val="ListBullet"/>
        <w:ind w:left="1134"/>
      </w:pPr>
      <w:r w:rsidRPr="00542737">
        <w:t>Classification.Space.Description</w:t>
      </w:r>
    </w:p>
    <w:p w14:paraId="2B394079" w14:textId="77777777" w:rsidR="00592879" w:rsidRPr="00542737" w:rsidRDefault="00592879" w:rsidP="00592879">
      <w:pPr>
        <w:pStyle w:val="ListBullet"/>
        <w:ind w:left="1134"/>
      </w:pPr>
      <w:r w:rsidRPr="00542737">
        <w:t>Classification.Uniclass.Ss.Number</w:t>
      </w:r>
    </w:p>
    <w:p w14:paraId="4E6B2983" w14:textId="77777777" w:rsidR="00592879" w:rsidRPr="00542737" w:rsidRDefault="00592879" w:rsidP="00592879">
      <w:pPr>
        <w:pStyle w:val="ListBullet"/>
        <w:ind w:left="1134"/>
      </w:pPr>
      <w:r w:rsidRPr="00542737">
        <w:t>Classification.Uniclass.Ss.Description</w:t>
      </w:r>
    </w:p>
    <w:p w14:paraId="00247257" w14:textId="77777777" w:rsidR="00592879" w:rsidRPr="00542737" w:rsidRDefault="00592879" w:rsidP="00592879">
      <w:pPr>
        <w:pStyle w:val="ListBullet"/>
        <w:ind w:left="1134"/>
        <w:rPr>
          <w:color w:val="D55C17" w:themeColor="accent5"/>
        </w:rPr>
      </w:pPr>
      <w:r w:rsidRPr="00542737">
        <w:rPr>
          <w:color w:val="D55C17" w:themeColor="accent5"/>
        </w:rPr>
        <w:t>Classification.Uniclass.Pr.Number</w:t>
      </w:r>
    </w:p>
    <w:p w14:paraId="11432EBA" w14:textId="77777777" w:rsidR="00592879" w:rsidRPr="00542737" w:rsidRDefault="00592879" w:rsidP="00592879">
      <w:pPr>
        <w:pStyle w:val="ListBullet"/>
        <w:ind w:left="1134"/>
        <w:rPr>
          <w:color w:val="D55C17" w:themeColor="accent5"/>
        </w:rPr>
      </w:pPr>
      <w:r w:rsidRPr="00542737">
        <w:rPr>
          <w:color w:val="D55C17" w:themeColor="accent5"/>
        </w:rPr>
        <w:t>Classification.Uniclass.Pr.Description.</w:t>
      </w:r>
      <w:commentRangeEnd w:id="1218"/>
      <w:r w:rsidRPr="00542737">
        <w:rPr>
          <w:rStyle w:val="CommentReference"/>
          <w:rFonts w:ascii="Verdana" w:hAnsi="Verdana"/>
          <w:color w:val="auto"/>
          <w:spacing w:val="0"/>
        </w:rPr>
        <w:commentReference w:id="1218"/>
      </w:r>
    </w:p>
    <w:p w14:paraId="2C5FADB2" w14:textId="5C8E00AE" w:rsidR="00592879" w:rsidRDefault="00592879" w:rsidP="00592879">
      <w:pPr>
        <w:pStyle w:val="BodyText"/>
        <w:rPr>
          <w:ins w:id="1219" w:author="Niall Murphy" w:date="2021-04-29T14:53:00Z"/>
        </w:rPr>
      </w:pPr>
    </w:p>
    <w:p w14:paraId="4EBCF810" w14:textId="42856A62" w:rsidR="00B845F1" w:rsidRDefault="00B845F1" w:rsidP="00592879">
      <w:pPr>
        <w:pStyle w:val="BodyText"/>
        <w:rPr>
          <w:ins w:id="1220" w:author="Niall Murphy" w:date="2021-04-29T14:53:00Z"/>
        </w:rPr>
      </w:pPr>
    </w:p>
    <w:p w14:paraId="134F1303" w14:textId="77777777" w:rsidR="00B845F1" w:rsidRPr="00542737" w:rsidRDefault="00B845F1" w:rsidP="00592879">
      <w:pPr>
        <w:pStyle w:val="BodyText"/>
      </w:pPr>
    </w:p>
    <w:p w14:paraId="7EA081D6" w14:textId="77777777" w:rsidR="00702829" w:rsidRDefault="00702829">
      <w:pPr>
        <w:spacing w:after="200" w:line="276" w:lineRule="auto"/>
        <w:rPr>
          <w:ins w:id="1221" w:author="Niall Murphy" w:date="2021-04-29T16:36:00Z"/>
          <w:rFonts w:ascii="Arial" w:eastAsiaTheme="majorEastAsia" w:hAnsi="Arial" w:cs="Arial"/>
          <w:b/>
          <w:bCs/>
          <w:color w:val="404040" w:themeColor="text1" w:themeTint="BF"/>
          <w:sz w:val="20"/>
          <w:szCs w:val="20"/>
        </w:rPr>
      </w:pPr>
      <w:ins w:id="1222" w:author="Niall Murphy" w:date="2021-04-29T16:36:00Z">
        <w:r>
          <w:br w:type="page"/>
        </w:r>
      </w:ins>
    </w:p>
    <w:p w14:paraId="009EAE33" w14:textId="041D99C3" w:rsidR="00007AFE" w:rsidRPr="00542737" w:rsidRDefault="00007AFE" w:rsidP="00007AFE">
      <w:pPr>
        <w:pStyle w:val="Heading2"/>
      </w:pPr>
      <w:bookmarkStart w:id="1223" w:name="_Toc70607080"/>
      <w:r w:rsidRPr="00542737">
        <w:lastRenderedPageBreak/>
        <w:t>Risk Register</w:t>
      </w:r>
      <w:bookmarkEnd w:id="1223"/>
    </w:p>
    <w:p w14:paraId="1DE81BB4" w14:textId="42A335E9" w:rsidR="000B4534" w:rsidRPr="00542737" w:rsidRDefault="000B4534" w:rsidP="0031191A">
      <w:pPr>
        <w:pStyle w:val="BodyText"/>
      </w:pPr>
      <w:r w:rsidRPr="00542737">
        <w:t>The Delivery Team’s risk register for risks associated to the timely delivery of information in accordance with the Appointing Party’s EIR has been incorporated within the project’s main risk register</w:t>
      </w:r>
      <w:r w:rsidR="000910E6" w:rsidRPr="00542737">
        <w:t xml:space="preserve">, </w:t>
      </w:r>
      <w:del w:id="1224" w:author="Niall Murphy" w:date="2021-04-28T15:25:00Z">
        <w:r w:rsidR="000910E6" w:rsidRPr="00542737" w:rsidDel="00261CFE">
          <w:rPr>
            <w:color w:val="D55C17" w:themeColor="accent5"/>
          </w:rPr>
          <w:delText>R</w:delText>
        </w:r>
      </w:del>
      <w:ins w:id="1225" w:author="Niall Murphy" w:date="2021-04-28T15:25:00Z">
        <w:r w:rsidR="00261CFE">
          <w:rPr>
            <w:color w:val="D55C17" w:themeColor="accent5"/>
          </w:rPr>
          <w:t>&lt;</w:t>
        </w:r>
      </w:ins>
      <w:ins w:id="1226" w:author="Niall Murphy" w:date="2021-04-29T14:53:00Z">
        <w:r w:rsidR="00B845F1">
          <w:rPr>
            <w:color w:val="D55C17" w:themeColor="accent5"/>
          </w:rPr>
          <w:t>CDE</w:t>
        </w:r>
      </w:ins>
      <w:ins w:id="1227" w:author="Niall Murphy" w:date="2021-04-28T15:25:00Z">
        <w:r w:rsidR="00261CFE">
          <w:rPr>
            <w:color w:val="D55C17" w:themeColor="accent5"/>
          </w:rPr>
          <w:t xml:space="preserve"> R</w:t>
        </w:r>
      </w:ins>
      <w:r w:rsidR="000910E6" w:rsidRPr="00542737">
        <w:rPr>
          <w:color w:val="D55C17" w:themeColor="accent5"/>
        </w:rPr>
        <w:t>eference</w:t>
      </w:r>
      <w:ins w:id="1228" w:author="Niall Murphy" w:date="2021-04-28T15:26:00Z">
        <w:r w:rsidR="00261CFE">
          <w:rPr>
            <w:color w:val="D55C17" w:themeColor="accent5"/>
          </w:rPr>
          <w:t>&gt;</w:t>
        </w:r>
      </w:ins>
      <w:r w:rsidR="000910E6" w:rsidRPr="00542737">
        <w:t>.</w:t>
      </w:r>
    </w:p>
    <w:p w14:paraId="1D02C46D" w14:textId="17C7AD38" w:rsidR="0098158F" w:rsidRPr="00542737" w:rsidRDefault="000910E6" w:rsidP="0031191A">
      <w:pPr>
        <w:pStyle w:val="BodyText"/>
        <w:rPr>
          <w:ins w:id="1229" w:author="Niall Murphy" w:date="2021-04-27T11:42:00Z"/>
        </w:rPr>
      </w:pPr>
      <w:r w:rsidRPr="00542737">
        <w:t xml:space="preserve">Review of the risk register shall form an agenda item at each BIM coordination meeting. </w:t>
      </w:r>
      <w:ins w:id="1230" w:author="Niall Murphy" w:date="2021-04-27T11:42:00Z">
        <w:r w:rsidR="0098158F" w:rsidRPr="00542737">
          <w:t xml:space="preserve">To facilitate this, all risks </w:t>
        </w:r>
      </w:ins>
      <w:ins w:id="1231" w:author="Niall Murphy" w:date="2021-04-27T11:43:00Z">
        <w:r w:rsidR="0098158F" w:rsidRPr="00542737">
          <w:t>related to fulfilling the EIR shall be classified as ‘BIM’, so that they ma</w:t>
        </w:r>
      </w:ins>
      <w:ins w:id="1232" w:author="Niall Murphy" w:date="2021-04-27T11:44:00Z">
        <w:r w:rsidR="0098158F" w:rsidRPr="00542737">
          <w:t>y be easily filtered.</w:t>
        </w:r>
      </w:ins>
    </w:p>
    <w:p w14:paraId="01AD8D6D" w14:textId="6AF9B556" w:rsidR="000910E6" w:rsidRPr="00542737" w:rsidDel="0098158F" w:rsidRDefault="000910E6" w:rsidP="0031191A">
      <w:pPr>
        <w:pStyle w:val="BodyText"/>
        <w:rPr>
          <w:del w:id="1233" w:author="Niall Murphy" w:date="2021-04-27T11:44:00Z"/>
        </w:rPr>
      </w:pPr>
      <w:del w:id="1234" w:author="Niall Murphy" w:date="2021-04-27T11:44:00Z">
        <w:r w:rsidRPr="00542737" w:rsidDel="0098158F">
          <w:delText>To facilitate this all risks relating to meeting the EIR shall be classified as ‘</w:delText>
        </w:r>
        <w:r w:rsidRPr="00542737" w:rsidDel="0098158F">
          <w:rPr>
            <w:b/>
            <w:bCs/>
          </w:rPr>
          <w:delText>BIM’</w:delText>
        </w:r>
        <w:r w:rsidRPr="00542737" w:rsidDel="0098158F">
          <w:delText>.</w:delText>
        </w:r>
        <w:commentRangeStart w:id="1235"/>
        <w:r w:rsidR="00305098" w:rsidRPr="00542737" w:rsidDel="0098158F">
          <w:delText>valid</w:delText>
        </w:r>
        <w:commentRangeEnd w:id="1235"/>
        <w:r w:rsidR="008E23EC" w:rsidRPr="00542737" w:rsidDel="0098158F">
          <w:rPr>
            <w:rStyle w:val="CommentReference"/>
            <w:rFonts w:ascii="Verdana" w:hAnsi="Verdana"/>
          </w:rPr>
          <w:commentReference w:id="1235"/>
        </w:r>
      </w:del>
    </w:p>
    <w:p w14:paraId="0A1F7482" w14:textId="08AEA2A6" w:rsidR="00305098" w:rsidRPr="00542737" w:rsidDel="0098158F" w:rsidRDefault="00305098" w:rsidP="0031191A">
      <w:pPr>
        <w:pStyle w:val="BodyText"/>
        <w:rPr>
          <w:del w:id="1236" w:author="Niall Murphy" w:date="2021-04-27T11:44:00Z"/>
        </w:rPr>
      </w:pPr>
    </w:p>
    <w:p w14:paraId="2D5C83B1" w14:textId="77777777" w:rsidR="00B41B6F" w:rsidRPr="00542737" w:rsidRDefault="00B41B6F" w:rsidP="0031191A">
      <w:pPr>
        <w:pStyle w:val="BodyText"/>
      </w:pPr>
    </w:p>
    <w:p w14:paraId="3319C29B" w14:textId="77777777" w:rsidR="000910E6" w:rsidRPr="00542737" w:rsidRDefault="00007AFE" w:rsidP="00007AFE">
      <w:pPr>
        <w:pStyle w:val="Heading2"/>
      </w:pPr>
      <w:bookmarkStart w:id="1237" w:name="_Toc70607081"/>
      <w:r w:rsidRPr="00542737">
        <w:t>Task information Delivery Plan</w:t>
      </w:r>
      <w:bookmarkEnd w:id="1237"/>
    </w:p>
    <w:p w14:paraId="4EE4BF10" w14:textId="50DDB2B2" w:rsidR="00305098" w:rsidRPr="00542737" w:rsidRDefault="000910E6" w:rsidP="000910E6">
      <w:pPr>
        <w:pStyle w:val="BodyText"/>
      </w:pPr>
      <w:r w:rsidRPr="00542737">
        <w:t xml:space="preserve">As per </w:t>
      </w:r>
      <w:r w:rsidRPr="00542737">
        <w:rPr>
          <w:b/>
          <w:bCs/>
        </w:rPr>
        <w:t>EIR section 6.8</w:t>
      </w:r>
      <w:r w:rsidRPr="00542737">
        <w:t xml:space="preserve"> each Task Team shall establish a TIDP and maintain this throughout their appointment.</w:t>
      </w:r>
      <w:r w:rsidR="00305098" w:rsidRPr="00542737">
        <w:t xml:space="preserve"> Each Task Team Manager is responsible for ensuring their Task Team’s TIDP remains current.</w:t>
      </w:r>
    </w:p>
    <w:p w14:paraId="57E14762" w14:textId="71474A13" w:rsidR="00305098" w:rsidRPr="00542737" w:rsidRDefault="00305098" w:rsidP="000910E6">
      <w:pPr>
        <w:pStyle w:val="BodyText"/>
      </w:pPr>
      <w:r w:rsidRPr="00542737">
        <w:t>On each occasion the TIDP undergoes revision, the Task Team Manager shall upload the new version to the following CDE location and notify the Lead Appointing Party.</w:t>
      </w:r>
    </w:p>
    <w:p w14:paraId="56F1BF60" w14:textId="1880CE7B" w:rsidR="00305098" w:rsidRPr="00542737" w:rsidRDefault="00AA5C30" w:rsidP="000910E6">
      <w:pPr>
        <w:pStyle w:val="BodyText"/>
      </w:pPr>
      <w:r w:rsidRPr="00542737">
        <w:t xml:space="preserve">Location of TIDPs: </w:t>
      </w:r>
      <w:del w:id="1238" w:author="Niall Murphy" w:date="2021-04-28T15:25:00Z">
        <w:r w:rsidRPr="00542737" w:rsidDel="00261CFE">
          <w:rPr>
            <w:color w:val="D55C17" w:themeColor="accent5"/>
          </w:rPr>
          <w:delText>C</w:delText>
        </w:r>
      </w:del>
      <w:ins w:id="1239" w:author="Niall Murphy" w:date="2021-04-28T15:25:00Z">
        <w:r w:rsidR="00261CFE">
          <w:rPr>
            <w:color w:val="D55C17" w:themeColor="accent5"/>
          </w:rPr>
          <w:t>&lt;C</w:t>
        </w:r>
      </w:ins>
      <w:r w:rsidRPr="00542737">
        <w:rPr>
          <w:color w:val="D55C17" w:themeColor="accent5"/>
        </w:rPr>
        <w:t>DE Reference</w:t>
      </w:r>
      <w:ins w:id="1240" w:author="Niall Murphy" w:date="2021-04-28T15:25:00Z">
        <w:r w:rsidR="00261CFE">
          <w:rPr>
            <w:color w:val="D55C17" w:themeColor="accent5"/>
          </w:rPr>
          <w:t>&gt;</w:t>
        </w:r>
      </w:ins>
    </w:p>
    <w:p w14:paraId="0539E8FB" w14:textId="77777777" w:rsidR="00305098" w:rsidRPr="00542737" w:rsidRDefault="00305098" w:rsidP="000910E6">
      <w:pPr>
        <w:pStyle w:val="BodyText"/>
      </w:pPr>
    </w:p>
    <w:p w14:paraId="10FA0553" w14:textId="0C465115" w:rsidR="00BC676B" w:rsidRPr="00542737" w:rsidRDefault="00BC676B" w:rsidP="000910E6">
      <w:pPr>
        <w:pStyle w:val="BodyText"/>
      </w:pPr>
      <w:r w:rsidRPr="00542737">
        <w:br w:type="page"/>
      </w:r>
    </w:p>
    <w:p w14:paraId="12E9D196" w14:textId="77777777" w:rsidR="00BC676B" w:rsidRPr="00542737" w:rsidRDefault="00BC676B" w:rsidP="00BC676B">
      <w:pPr>
        <w:pStyle w:val="Heading1"/>
      </w:pPr>
      <w:bookmarkStart w:id="1241" w:name="_Toc70607082"/>
      <w:r w:rsidRPr="00542737">
        <w:lastRenderedPageBreak/>
        <w:t>INFORMATION PRODUCTION METHODS AND PROCEDURES</w:t>
      </w:r>
      <w:bookmarkEnd w:id="1241"/>
    </w:p>
    <w:p w14:paraId="5B5A636F" w14:textId="35D2718E" w:rsidR="000E3BA3" w:rsidRPr="00542737" w:rsidRDefault="000E3BA3" w:rsidP="00BC676B">
      <w:pPr>
        <w:pStyle w:val="Heading2"/>
      </w:pPr>
      <w:bookmarkStart w:id="1242" w:name="_Toc70607083"/>
      <w:r w:rsidRPr="00542737">
        <w:t>Common Data Environment</w:t>
      </w:r>
      <w:bookmarkEnd w:id="1242"/>
    </w:p>
    <w:tbl>
      <w:tblPr>
        <w:tblStyle w:val="TurnTown"/>
        <w:tblW w:w="9070" w:type="dxa"/>
        <w:tblInd w:w="794" w:type="dxa"/>
        <w:tblLayout w:type="fixed"/>
        <w:tblLook w:val="0480" w:firstRow="0" w:lastRow="0" w:firstColumn="1" w:lastColumn="0" w:noHBand="0" w:noVBand="1"/>
      </w:tblPr>
      <w:tblGrid>
        <w:gridCol w:w="4535"/>
        <w:gridCol w:w="4535"/>
      </w:tblGrid>
      <w:tr w:rsidR="00FF1BA0" w:rsidRPr="00542737" w14:paraId="46B104B6" w14:textId="77777777" w:rsidTr="00067789">
        <w:trPr>
          <w:cnfStyle w:val="000000100000" w:firstRow="0" w:lastRow="0" w:firstColumn="0" w:lastColumn="0" w:oddVBand="0" w:evenVBand="0" w:oddHBand="1" w:evenHBand="0" w:firstRowFirstColumn="0" w:firstRowLastColumn="0" w:lastRowFirstColumn="0" w:lastRowLastColumn="0"/>
        </w:trPr>
        <w:tc>
          <w:tcPr>
            <w:tcW w:w="4535" w:type="dxa"/>
            <w:shd w:val="clear" w:color="auto" w:fill="689319"/>
          </w:tcPr>
          <w:p w14:paraId="5857A6F5" w14:textId="2DEF96CD" w:rsidR="00FF1BA0" w:rsidRPr="00542737" w:rsidRDefault="00FF1BA0" w:rsidP="00067789">
            <w:pPr>
              <w:pStyle w:val="BodyText"/>
              <w:spacing w:after="0"/>
              <w:ind w:left="0"/>
              <w:rPr>
                <w:rFonts w:cs="Arial"/>
                <w:color w:val="FFFFFF" w:themeColor="background1"/>
              </w:rPr>
            </w:pPr>
            <w:r w:rsidRPr="00542737">
              <w:rPr>
                <w:rFonts w:eastAsia="Verdana" w:cs="Arial"/>
                <w:color w:val="FFFFFF" w:themeColor="background1"/>
              </w:rPr>
              <w:t>CDE</w:t>
            </w:r>
          </w:p>
        </w:tc>
        <w:tc>
          <w:tcPr>
            <w:tcW w:w="4535" w:type="dxa"/>
          </w:tcPr>
          <w:p w14:paraId="35ACF147" w14:textId="085C240B" w:rsidR="00FF1BA0" w:rsidRPr="00542737" w:rsidRDefault="00FF1BA0" w:rsidP="00067789">
            <w:pPr>
              <w:pStyle w:val="BodyText"/>
              <w:spacing w:after="0"/>
              <w:ind w:left="0"/>
              <w:rPr>
                <w:rFonts w:cs="Arial"/>
              </w:rPr>
            </w:pPr>
            <w:r w:rsidRPr="00542737">
              <w:rPr>
                <w:rFonts w:eastAsia="Verdana" w:cs="Arial"/>
              </w:rPr>
              <w:t>BIM 360</w:t>
            </w:r>
          </w:p>
        </w:tc>
      </w:tr>
      <w:tr w:rsidR="00FF1BA0" w:rsidRPr="00542737" w14:paraId="2B46EBCD" w14:textId="77777777" w:rsidTr="00067789">
        <w:trPr>
          <w:cnfStyle w:val="000000010000" w:firstRow="0" w:lastRow="0" w:firstColumn="0" w:lastColumn="0" w:oddVBand="0" w:evenVBand="0" w:oddHBand="0" w:evenHBand="1" w:firstRowFirstColumn="0" w:firstRowLastColumn="0" w:lastRowFirstColumn="0" w:lastRowLastColumn="0"/>
        </w:trPr>
        <w:tc>
          <w:tcPr>
            <w:tcW w:w="4535" w:type="dxa"/>
            <w:shd w:val="clear" w:color="auto" w:fill="689319"/>
          </w:tcPr>
          <w:p w14:paraId="76C186BC" w14:textId="35DDAFDA" w:rsidR="00FF1BA0" w:rsidRPr="00542737" w:rsidRDefault="00FF1BA0" w:rsidP="00067789">
            <w:pPr>
              <w:pStyle w:val="BodyText"/>
              <w:spacing w:after="0"/>
              <w:ind w:left="0"/>
              <w:rPr>
                <w:rFonts w:eastAsia="Verdana" w:cs="Arial"/>
                <w:color w:val="FFFFFF" w:themeColor="background1"/>
              </w:rPr>
            </w:pPr>
            <w:r w:rsidRPr="00542737">
              <w:rPr>
                <w:rFonts w:eastAsia="Verdana" w:cs="Arial"/>
                <w:color w:val="FFFFFF" w:themeColor="background1"/>
              </w:rPr>
              <w:t>CDE location</w:t>
            </w:r>
          </w:p>
        </w:tc>
        <w:tc>
          <w:tcPr>
            <w:tcW w:w="4535" w:type="dxa"/>
          </w:tcPr>
          <w:p w14:paraId="795ACBBC" w14:textId="2A4730A9" w:rsidR="00FF1BA0" w:rsidRPr="00542737" w:rsidRDefault="00261CFE" w:rsidP="00FF1BA0">
            <w:pPr>
              <w:pStyle w:val="BodyText"/>
              <w:keepNext/>
              <w:spacing w:after="0"/>
              <w:ind w:left="0"/>
              <w:rPr>
                <w:rFonts w:eastAsia="Verdana" w:cs="Arial"/>
              </w:rPr>
            </w:pPr>
            <w:ins w:id="1243" w:author="Niall Murphy" w:date="2021-04-28T15:26:00Z">
              <w:r>
                <w:rPr>
                  <w:color w:val="D55C17" w:themeColor="accent5"/>
                </w:rPr>
                <w:t>&lt;C</w:t>
              </w:r>
              <w:r w:rsidRPr="00542737">
                <w:rPr>
                  <w:color w:val="D55C17" w:themeColor="accent5"/>
                </w:rPr>
                <w:t>DE Reference</w:t>
              </w:r>
              <w:r>
                <w:rPr>
                  <w:color w:val="D55C17" w:themeColor="accent5"/>
                </w:rPr>
                <w:t>&gt;</w:t>
              </w:r>
            </w:ins>
            <w:commentRangeStart w:id="1244"/>
            <w:del w:id="1245" w:author="Niall Murphy" w:date="2021-04-28T15:26:00Z">
              <w:r w:rsidR="00FF1BA0" w:rsidRPr="00542737" w:rsidDel="00261CFE">
                <w:rPr>
                  <w:rFonts w:eastAsia="Verdana" w:cs="Arial"/>
                  <w:color w:val="D55C17" w:themeColor="accent5"/>
                </w:rPr>
                <w:delText>TBC</w:delText>
              </w:r>
              <w:commentRangeEnd w:id="1244"/>
              <w:r w:rsidR="00FF1BA0" w:rsidRPr="00542737" w:rsidDel="00261CFE">
                <w:rPr>
                  <w:rStyle w:val="CommentReference"/>
                  <w:rFonts w:ascii="Verdana" w:eastAsiaTheme="minorHAnsi" w:hAnsi="Verdana" w:cstheme="minorBidi"/>
                  <w:lang w:eastAsia="en-US"/>
                </w:rPr>
                <w:commentReference w:id="1244"/>
              </w:r>
            </w:del>
          </w:p>
        </w:tc>
      </w:tr>
    </w:tbl>
    <w:p w14:paraId="45471125" w14:textId="647A977E" w:rsidR="00FF1BA0" w:rsidRPr="00542737" w:rsidRDefault="00FF1BA0" w:rsidP="00FF1BA0">
      <w:pPr>
        <w:pStyle w:val="Caption"/>
      </w:pPr>
      <w:r w:rsidRPr="00542737">
        <w:t xml:space="preserve">Table </w:t>
      </w:r>
      <w:fldSimple w:instr=" SEQ Table \* ARABIC ">
        <w:r w:rsidR="00542737">
          <w:rPr>
            <w:noProof/>
          </w:rPr>
          <w:t>19</w:t>
        </w:r>
      </w:fldSimple>
      <w:r w:rsidRPr="00542737">
        <w:t>: Details of the Common Data Environment</w:t>
      </w:r>
    </w:p>
    <w:p w14:paraId="1B9EDB35" w14:textId="04163A49" w:rsidR="00FF1BA0" w:rsidRPr="00542737" w:rsidRDefault="00FF1BA0" w:rsidP="00FF1BA0">
      <w:pPr>
        <w:pStyle w:val="BodyText"/>
      </w:pPr>
      <w:r w:rsidRPr="00542737">
        <w:t xml:space="preserve">The purpose of the CDE is to provide </w:t>
      </w:r>
      <w:sdt>
        <w:sdtPr>
          <w:tag w:val="CLIENT"/>
          <w:id w:val="-1047996909"/>
          <w:placeholder>
            <w:docPart w:val="86C746772BAB417EB8DC7DB529B8CFB3"/>
          </w:placeholder>
          <w:text/>
        </w:sdtPr>
        <w:sdtEndPr/>
        <w:sdtContent>
          <w:r w:rsidR="00500416">
            <w:t>SP Energy Networks</w:t>
          </w:r>
        </w:sdtContent>
      </w:sdt>
      <w:r w:rsidRPr="00542737">
        <w:t xml:space="preserve"> and Project Stakeholders with a secure, central, accessible resource for collecting, managing and disseminating each information container through a managed process. A CDE </w:t>
      </w:r>
      <w:r w:rsidR="00D91939" w:rsidRPr="00542737">
        <w:t>‘</w:t>
      </w:r>
      <w:r w:rsidRPr="00542737">
        <w:t>workflow</w:t>
      </w:r>
      <w:r w:rsidR="00D91939" w:rsidRPr="00542737">
        <w:t>’</w:t>
      </w:r>
      <w:r w:rsidRPr="00542737">
        <w:t xml:space="preserve"> describes the processes to be used and a CDE “solution” can provide the technology to support those processes. </w:t>
      </w:r>
    </w:p>
    <w:p w14:paraId="384C488F" w14:textId="57E7EFD2" w:rsidR="00FF1BA0" w:rsidRPr="00542737" w:rsidRDefault="00FF1BA0" w:rsidP="00FF1BA0">
      <w:pPr>
        <w:pStyle w:val="BodyText"/>
      </w:pPr>
      <w:r w:rsidRPr="00542737">
        <w:t xml:space="preserve">On this project, the current CDE is owned by </w:t>
      </w:r>
      <w:sdt>
        <w:sdtPr>
          <w:tag w:val="CLIENT"/>
          <w:id w:val="2019114900"/>
          <w:placeholder>
            <w:docPart w:val="5820BAAF518445DE8B11FFFF7B5581F2"/>
          </w:placeholder>
          <w:text/>
        </w:sdtPr>
        <w:sdtEndPr/>
        <w:sdtContent>
          <w:r w:rsidR="00500416">
            <w:t>SP Energy Networks</w:t>
          </w:r>
        </w:sdtContent>
      </w:sdt>
      <w:r w:rsidRPr="00542737">
        <w:t xml:space="preserve">. The CDE will be the repository for the PIM for the project lifecycle. The Lead Appointing Party CDE Information Manager has established the project’s common data environment (CDE) to serve the overall requirements of the project and to support the collaborative production of information. </w:t>
      </w:r>
      <w:ins w:id="1246" w:author="Niall Murphy" w:date="2021-04-28T12:03:00Z">
        <w:r w:rsidR="00AB11D5" w:rsidRPr="00542737">
          <w:t>All stakeholder s</w:t>
        </w:r>
      </w:ins>
      <w:ins w:id="1247" w:author="Niall Murphy" w:date="2021-04-28T12:04:00Z">
        <w:r w:rsidR="00AB11D5" w:rsidRPr="00542737">
          <w:t>hall comply with the information management processes outlined in the Information Management Protocol.</w:t>
        </w:r>
      </w:ins>
    </w:p>
    <w:p w14:paraId="61887AA7" w14:textId="214C847F" w:rsidR="00FF1BA0" w:rsidRPr="00542737" w:rsidRDefault="00FF1BA0" w:rsidP="00FF1BA0">
      <w:pPr>
        <w:pStyle w:val="BodyText"/>
      </w:pPr>
      <w:r w:rsidRPr="00542737">
        <w:t xml:space="preserve">Project Stakeholders are responsible for storing and maintaining a copy of all their project information in a secure, stable location within their own organisation and must make information available if requested, over the CDE. </w:t>
      </w:r>
      <w:sdt>
        <w:sdtPr>
          <w:tag w:val="CLIENT"/>
          <w:id w:val="-101582929"/>
          <w:placeholder>
            <w:docPart w:val="20C19A995415419A9F4574DBC5AAE49D"/>
          </w:placeholder>
          <w:text/>
        </w:sdtPr>
        <w:sdtEndPr/>
        <w:sdtContent>
          <w:r w:rsidR="00500416">
            <w:t>SP Energy Networks</w:t>
          </w:r>
        </w:sdtContent>
      </w:sdt>
      <w:r w:rsidRPr="00542737">
        <w:t xml:space="preserve"> must have access to both native and exchange information models stored in the CDE at any point during the project. </w:t>
      </w:r>
    </w:p>
    <w:p w14:paraId="4BD6374D" w14:textId="2BD15C1E" w:rsidR="00FF1BA0" w:rsidRPr="00542737" w:rsidRDefault="00FF1BA0" w:rsidP="00FF1BA0">
      <w:pPr>
        <w:pStyle w:val="BodyText"/>
      </w:pPr>
      <w:r w:rsidRPr="00542737">
        <w:t>As per the requirement contained within the EIR models must be issued within three working days of an RFI requesting this information.</w:t>
      </w:r>
    </w:p>
    <w:p w14:paraId="5D5BC588" w14:textId="59FC8A43" w:rsidR="000E3BA3" w:rsidRPr="00542737" w:rsidRDefault="000E3BA3" w:rsidP="000E3BA3">
      <w:pPr>
        <w:pStyle w:val="Heading3"/>
      </w:pPr>
      <w:r w:rsidRPr="00542737">
        <w:t>Trialling of the CDE</w:t>
      </w:r>
    </w:p>
    <w:p w14:paraId="73C73936" w14:textId="394CDB3E" w:rsidR="00F57BBB" w:rsidRPr="00542737" w:rsidRDefault="00F57BBB" w:rsidP="0082522D">
      <w:pPr>
        <w:pStyle w:val="BodyText"/>
      </w:pPr>
      <w:r w:rsidRPr="00542737">
        <w:t>T</w:t>
      </w:r>
      <w:r w:rsidR="0082522D" w:rsidRPr="00542737">
        <w:t xml:space="preserve">o trial the exchange of information models, </w:t>
      </w:r>
      <w:commentRangeStart w:id="1248"/>
      <w:commentRangeStart w:id="1249"/>
      <w:r w:rsidR="0082522D" w:rsidRPr="00542737">
        <w:t>the Lead Appointed Party</w:t>
      </w:r>
      <w:ins w:id="1250" w:author="Niall Murphy" w:date="2021-04-27T11:45:00Z">
        <w:r w:rsidR="00697460" w:rsidRPr="00542737">
          <w:t xml:space="preserve">, with support from the </w:t>
        </w:r>
      </w:ins>
      <w:ins w:id="1251" w:author="Niall Murphy" w:date="2021-04-27T11:44:00Z">
        <w:r w:rsidR="00697460" w:rsidRPr="00542737">
          <w:t>Lead Appointed Party CDE Information Manager</w:t>
        </w:r>
      </w:ins>
      <w:r w:rsidR="0082522D" w:rsidRPr="00542737">
        <w:t xml:space="preserve"> </w:t>
      </w:r>
      <w:commentRangeEnd w:id="1248"/>
      <w:r w:rsidR="008E23EC" w:rsidRPr="00542737">
        <w:rPr>
          <w:rStyle w:val="CommentReference"/>
          <w:rFonts w:ascii="Verdana" w:hAnsi="Verdana"/>
        </w:rPr>
        <w:commentReference w:id="1248"/>
      </w:r>
      <w:commentRangeEnd w:id="1249"/>
      <w:r w:rsidR="00697460" w:rsidRPr="00542737">
        <w:rPr>
          <w:rStyle w:val="CommentReference"/>
          <w:rFonts w:ascii="Verdana" w:hAnsi="Verdana"/>
        </w:rPr>
        <w:commentReference w:id="1249"/>
      </w:r>
      <w:r w:rsidR="0082522D" w:rsidRPr="00542737">
        <w:t>will facilitate the initial sharing and linking of project models issued via the CDE</w:t>
      </w:r>
      <w:r w:rsidRPr="00542737">
        <w:t>. The process for this will be as follows.</w:t>
      </w:r>
    </w:p>
    <w:p w14:paraId="4895C933" w14:textId="3D6A7134" w:rsidR="00882FEF" w:rsidRPr="00542737" w:rsidRDefault="00882FEF" w:rsidP="00F57BBB">
      <w:pPr>
        <w:pStyle w:val="ListBullet"/>
        <w:ind w:left="1134"/>
      </w:pPr>
      <w:r w:rsidRPr="00542737">
        <w:t xml:space="preserve">The Lead Appointed Party will generate a </w:t>
      </w:r>
      <w:r w:rsidRPr="00542737">
        <w:rPr>
          <w:rFonts w:cs="Arial"/>
        </w:rPr>
        <w:t xml:space="preserve">‘Shared levels and grids’ model as per </w:t>
      </w:r>
      <w:r w:rsidRPr="00542737">
        <w:rPr>
          <w:rFonts w:cs="Arial"/>
          <w:b/>
          <w:bCs/>
        </w:rPr>
        <w:t xml:space="preserve">section </w:t>
      </w:r>
      <w:r w:rsidR="00E75121" w:rsidRPr="00542737">
        <w:rPr>
          <w:rFonts w:cs="Arial"/>
          <w:b/>
          <w:bCs/>
        </w:rPr>
        <w:fldChar w:fldCharType="begin"/>
      </w:r>
      <w:r w:rsidR="00E75121" w:rsidRPr="00542737">
        <w:rPr>
          <w:rFonts w:cs="Arial"/>
          <w:b/>
          <w:bCs/>
        </w:rPr>
        <w:instrText xml:space="preserve"> REF _Ref70345918 \r \h  \* MERGEFORMAT </w:instrText>
      </w:r>
      <w:r w:rsidR="00E75121" w:rsidRPr="00542737">
        <w:rPr>
          <w:rFonts w:cs="Arial"/>
          <w:b/>
          <w:bCs/>
        </w:rPr>
      </w:r>
      <w:r w:rsidR="00E75121" w:rsidRPr="00542737">
        <w:rPr>
          <w:rFonts w:cs="Arial"/>
          <w:b/>
          <w:bCs/>
        </w:rPr>
        <w:fldChar w:fldCharType="separate"/>
      </w:r>
      <w:r w:rsidR="00542737">
        <w:rPr>
          <w:rFonts w:cs="Arial"/>
          <w:b/>
          <w:bCs/>
        </w:rPr>
        <w:t>8.3.1</w:t>
      </w:r>
      <w:r w:rsidR="00E75121" w:rsidRPr="00542737">
        <w:rPr>
          <w:rFonts w:cs="Arial"/>
          <w:b/>
          <w:bCs/>
        </w:rPr>
        <w:fldChar w:fldCharType="end"/>
      </w:r>
    </w:p>
    <w:p w14:paraId="2237890E" w14:textId="7D00E728" w:rsidR="00882FEF" w:rsidRPr="00542737" w:rsidRDefault="00882FEF" w:rsidP="00F57BBB">
      <w:pPr>
        <w:pStyle w:val="ListBullet"/>
        <w:ind w:left="1134"/>
      </w:pPr>
      <w:r w:rsidRPr="00542737">
        <w:t>The Lead Appointed Party will issue their model in both native format and exchange information format using the shared CDE workflow</w:t>
      </w:r>
    </w:p>
    <w:p w14:paraId="00FADCDE" w14:textId="2AB4697A" w:rsidR="00882FEF" w:rsidRPr="00542737" w:rsidRDefault="00882FEF" w:rsidP="00F57BBB">
      <w:pPr>
        <w:pStyle w:val="ListBullet"/>
        <w:ind w:left="1134"/>
      </w:pPr>
      <w:r w:rsidRPr="00542737">
        <w:rPr>
          <w:rFonts w:cs="Arial"/>
        </w:rPr>
        <w:t>All task teams will access the ‘Shared levels and grid’ model and use this as a reference to create their own information model</w:t>
      </w:r>
    </w:p>
    <w:p w14:paraId="663F48F5" w14:textId="47468F3A" w:rsidR="00882FEF" w:rsidRPr="00542737" w:rsidRDefault="00882FEF" w:rsidP="00F57BBB">
      <w:pPr>
        <w:pStyle w:val="ListBullet"/>
        <w:ind w:left="1134"/>
      </w:pPr>
      <w:r w:rsidRPr="00542737">
        <w:rPr>
          <w:rFonts w:cs="Arial"/>
        </w:rPr>
        <w:t>All task teams will issue their information models to the CDE using the shared workflow.</w:t>
      </w:r>
    </w:p>
    <w:p w14:paraId="4A45A9B9" w14:textId="320DC91B" w:rsidR="0082522D" w:rsidRPr="00542737" w:rsidRDefault="0082522D" w:rsidP="0082522D">
      <w:pPr>
        <w:pStyle w:val="BodyText"/>
      </w:pPr>
      <w:r w:rsidRPr="00542737">
        <w:t xml:space="preserve">Upon completion of the trial(s) the Lead Appointed Party and Appointing Party Information Manager </w:t>
      </w:r>
      <w:r w:rsidR="00882FEF" w:rsidRPr="00542737">
        <w:t>will</w:t>
      </w:r>
      <w:r w:rsidRPr="00542737">
        <w:t xml:space="preserve"> report outcomes to the Appointing Party CDE Information Manager.</w:t>
      </w:r>
    </w:p>
    <w:p w14:paraId="48511B3C" w14:textId="430A08C9" w:rsidR="00FF1BA0" w:rsidRPr="00542737" w:rsidRDefault="00FF1BA0" w:rsidP="00FF1BA0">
      <w:pPr>
        <w:pStyle w:val="BodyText"/>
        <w:rPr>
          <w:highlight w:val="yellow"/>
        </w:rPr>
      </w:pPr>
    </w:p>
    <w:p w14:paraId="7C9E9844" w14:textId="6B445379" w:rsidR="00FF1BA0" w:rsidRPr="00542737" w:rsidRDefault="00FF1BA0" w:rsidP="00FF1BA0">
      <w:pPr>
        <w:pStyle w:val="BodyText"/>
        <w:rPr>
          <w:highlight w:val="yellow"/>
        </w:rPr>
      </w:pPr>
    </w:p>
    <w:p w14:paraId="37434304" w14:textId="77777777" w:rsidR="00FF1BA0" w:rsidRPr="00542737" w:rsidRDefault="00FF1BA0" w:rsidP="00FF1BA0">
      <w:pPr>
        <w:pStyle w:val="BodyText"/>
        <w:rPr>
          <w:highlight w:val="yellow"/>
        </w:rPr>
      </w:pPr>
    </w:p>
    <w:p w14:paraId="5FE9BD3B" w14:textId="77777777" w:rsidR="00882FEF" w:rsidRPr="00542737" w:rsidRDefault="00882FEF">
      <w:pPr>
        <w:spacing w:after="200" w:line="276" w:lineRule="auto"/>
        <w:rPr>
          <w:rFonts w:ascii="Arial" w:eastAsiaTheme="majorEastAsia" w:hAnsi="Arial" w:cs="Arial"/>
          <w:b/>
          <w:bCs/>
          <w:color w:val="404040" w:themeColor="text1" w:themeTint="BF"/>
          <w:sz w:val="20"/>
          <w:szCs w:val="20"/>
          <w:highlight w:val="yellow"/>
        </w:rPr>
      </w:pPr>
      <w:r w:rsidRPr="00542737">
        <w:rPr>
          <w:highlight w:val="yellow"/>
        </w:rPr>
        <w:br w:type="page"/>
      </w:r>
    </w:p>
    <w:p w14:paraId="33F852B8" w14:textId="55E8D2BF" w:rsidR="000E3BA3" w:rsidRPr="00542737" w:rsidRDefault="000E3BA3" w:rsidP="000E3BA3">
      <w:pPr>
        <w:pStyle w:val="Heading2"/>
      </w:pPr>
      <w:bookmarkStart w:id="1252" w:name="_Ref70498729"/>
      <w:bookmarkStart w:id="1253" w:name="_Toc70607084"/>
      <w:r w:rsidRPr="00542737">
        <w:lastRenderedPageBreak/>
        <w:t>Collaboration process</w:t>
      </w:r>
      <w:bookmarkEnd w:id="1252"/>
      <w:bookmarkEnd w:id="1253"/>
    </w:p>
    <w:p w14:paraId="1B31835C" w14:textId="781C9B1E" w:rsidR="0009714C" w:rsidRPr="00542737" w:rsidRDefault="0009714C" w:rsidP="00310845">
      <w:pPr>
        <w:pStyle w:val="Heading3"/>
      </w:pPr>
      <w:bookmarkStart w:id="1254" w:name="_Ref70499104"/>
      <w:r w:rsidRPr="00542737">
        <w:t>BIM Meetings</w:t>
      </w:r>
      <w:bookmarkEnd w:id="1254"/>
    </w:p>
    <w:p w14:paraId="7C77BDEA" w14:textId="4BC3C6D8" w:rsidR="0009714C" w:rsidRPr="00542737" w:rsidRDefault="0009714C" w:rsidP="0009714C">
      <w:pPr>
        <w:pStyle w:val="BodyText"/>
      </w:pPr>
      <w:r w:rsidRPr="00542737">
        <w:t>To establish and maintain a collaborative environment the following meetings have been identified</w:t>
      </w:r>
      <w:r w:rsidR="002927B3" w:rsidRPr="00542737">
        <w:t xml:space="preserve">. The Lead Appointed Party will notify via </w:t>
      </w:r>
      <w:r w:rsidR="00EF6EDC" w:rsidRPr="00542737">
        <w:t xml:space="preserve">email </w:t>
      </w:r>
      <w:r w:rsidR="002927B3" w:rsidRPr="00542737">
        <w:t>invite any individuals required to attend.</w:t>
      </w:r>
    </w:p>
    <w:tbl>
      <w:tblPr>
        <w:tblStyle w:val="TurnTown"/>
        <w:tblW w:w="9672" w:type="dxa"/>
        <w:tblInd w:w="794" w:type="dxa"/>
        <w:tblLayout w:type="fixed"/>
        <w:tblLook w:val="04A0" w:firstRow="1" w:lastRow="0" w:firstColumn="1" w:lastColumn="0" w:noHBand="0" w:noVBand="1"/>
      </w:tblPr>
      <w:tblGrid>
        <w:gridCol w:w="2296"/>
        <w:gridCol w:w="2297"/>
        <w:gridCol w:w="1269"/>
        <w:gridCol w:w="1270"/>
        <w:gridCol w:w="1270"/>
        <w:gridCol w:w="1270"/>
      </w:tblGrid>
      <w:tr w:rsidR="0009714C" w:rsidRPr="00542737" w14:paraId="36D77D05" w14:textId="77777777" w:rsidTr="002927B3">
        <w:trPr>
          <w:cnfStyle w:val="100000000000" w:firstRow="1" w:lastRow="0" w:firstColumn="0" w:lastColumn="0" w:oddVBand="0" w:evenVBand="0" w:oddHBand="0" w:evenHBand="0" w:firstRowFirstColumn="0" w:firstRowLastColumn="0" w:lastRowFirstColumn="0" w:lastRowLastColumn="0"/>
        </w:trPr>
        <w:tc>
          <w:tcPr>
            <w:tcW w:w="2296" w:type="dxa"/>
            <w:shd w:val="clear" w:color="auto" w:fill="auto"/>
          </w:tcPr>
          <w:p w14:paraId="49495856" w14:textId="5D1C841F" w:rsidR="0009714C" w:rsidRPr="00542737" w:rsidRDefault="0009714C" w:rsidP="0009714C">
            <w:pPr>
              <w:pStyle w:val="BodyText"/>
              <w:spacing w:after="0"/>
              <w:ind w:left="0"/>
              <w:rPr>
                <w:b w:val="0"/>
                <w:color w:val="FFFFFF"/>
              </w:rPr>
            </w:pPr>
          </w:p>
        </w:tc>
        <w:tc>
          <w:tcPr>
            <w:tcW w:w="2297" w:type="dxa"/>
            <w:shd w:val="clear" w:color="auto" w:fill="auto"/>
          </w:tcPr>
          <w:p w14:paraId="1DCEAC9E" w14:textId="59383A2C" w:rsidR="0009714C" w:rsidRPr="00542737" w:rsidRDefault="0009714C" w:rsidP="0009714C">
            <w:pPr>
              <w:pStyle w:val="BodyText"/>
              <w:spacing w:after="0"/>
              <w:ind w:left="0"/>
              <w:rPr>
                <w:b w:val="0"/>
                <w:color w:val="FFFFFF"/>
              </w:rPr>
            </w:pPr>
          </w:p>
        </w:tc>
        <w:tc>
          <w:tcPr>
            <w:tcW w:w="1269" w:type="dxa"/>
          </w:tcPr>
          <w:p w14:paraId="1CC0E6EB" w14:textId="6CCCEAC7" w:rsidR="0009714C" w:rsidRPr="00542737" w:rsidRDefault="0009714C" w:rsidP="0009714C">
            <w:pPr>
              <w:pStyle w:val="BodyText"/>
              <w:spacing w:after="0"/>
              <w:ind w:left="0"/>
              <w:rPr>
                <w:b w:val="0"/>
                <w:color w:val="FFFFFF"/>
              </w:rPr>
            </w:pPr>
            <w:r w:rsidRPr="00542737">
              <w:rPr>
                <w:b w:val="0"/>
                <w:color w:val="FFFFFF"/>
              </w:rPr>
              <w:t>Project Stage</w:t>
            </w:r>
          </w:p>
        </w:tc>
        <w:tc>
          <w:tcPr>
            <w:tcW w:w="1270" w:type="dxa"/>
          </w:tcPr>
          <w:p w14:paraId="2F677DB8" w14:textId="77777777" w:rsidR="0009714C" w:rsidRPr="00542737" w:rsidRDefault="0009714C" w:rsidP="0009714C">
            <w:pPr>
              <w:pStyle w:val="BodyText"/>
              <w:spacing w:after="0"/>
              <w:ind w:left="0"/>
              <w:rPr>
                <w:b w:val="0"/>
                <w:color w:val="FFFFFF"/>
              </w:rPr>
            </w:pPr>
          </w:p>
        </w:tc>
        <w:tc>
          <w:tcPr>
            <w:tcW w:w="1270" w:type="dxa"/>
          </w:tcPr>
          <w:p w14:paraId="304EC619" w14:textId="77777777" w:rsidR="0009714C" w:rsidRPr="00542737" w:rsidRDefault="0009714C" w:rsidP="0009714C">
            <w:pPr>
              <w:pStyle w:val="BodyText"/>
              <w:spacing w:after="0"/>
              <w:ind w:left="0"/>
              <w:rPr>
                <w:b w:val="0"/>
                <w:color w:val="FFFFFF"/>
              </w:rPr>
            </w:pPr>
          </w:p>
        </w:tc>
        <w:tc>
          <w:tcPr>
            <w:tcW w:w="1270" w:type="dxa"/>
          </w:tcPr>
          <w:p w14:paraId="59128725" w14:textId="77777777" w:rsidR="0009714C" w:rsidRPr="00542737" w:rsidRDefault="0009714C" w:rsidP="0009714C">
            <w:pPr>
              <w:pStyle w:val="BodyText"/>
              <w:spacing w:after="0"/>
              <w:ind w:left="0"/>
              <w:rPr>
                <w:b w:val="0"/>
                <w:color w:val="FFFFFF"/>
              </w:rPr>
            </w:pPr>
          </w:p>
        </w:tc>
      </w:tr>
      <w:tr w:rsidR="005E583E" w:rsidRPr="00542737" w14:paraId="45F8CD7F" w14:textId="77777777" w:rsidTr="002927B3">
        <w:trPr>
          <w:cnfStyle w:val="000000100000" w:firstRow="0" w:lastRow="0" w:firstColumn="0" w:lastColumn="0" w:oddVBand="0" w:evenVBand="0" w:oddHBand="1" w:evenHBand="0" w:firstRowFirstColumn="0" w:firstRowLastColumn="0" w:lastRowFirstColumn="0" w:lastRowLastColumn="0"/>
        </w:trPr>
        <w:tc>
          <w:tcPr>
            <w:tcW w:w="2296" w:type="dxa"/>
            <w:shd w:val="clear" w:color="auto" w:fill="689319"/>
          </w:tcPr>
          <w:p w14:paraId="3FD2F82C" w14:textId="425BA28A" w:rsidR="005E583E" w:rsidRPr="005E583E" w:rsidRDefault="005E583E" w:rsidP="005E583E">
            <w:pPr>
              <w:pStyle w:val="BodyText"/>
              <w:spacing w:after="0"/>
              <w:ind w:left="0"/>
              <w:rPr>
                <w:bCs/>
                <w:color w:val="FFFFFF"/>
                <w:rPrChange w:id="1255" w:author="Niall Murphy" w:date="2021-04-29T16:24:00Z">
                  <w:rPr>
                    <w:b/>
                    <w:color w:val="FFFFFF"/>
                  </w:rPr>
                </w:rPrChange>
              </w:rPr>
            </w:pPr>
            <w:r w:rsidRPr="005E583E">
              <w:rPr>
                <w:bCs/>
                <w:color w:val="FFFFFF"/>
                <w:rPrChange w:id="1256" w:author="Niall Murphy" w:date="2021-04-29T16:24:00Z">
                  <w:rPr>
                    <w:b/>
                    <w:color w:val="FFFFFF"/>
                  </w:rPr>
                </w:rPrChange>
              </w:rPr>
              <w:t>Meeting</w:t>
            </w:r>
          </w:p>
        </w:tc>
        <w:tc>
          <w:tcPr>
            <w:tcW w:w="2297" w:type="dxa"/>
            <w:shd w:val="clear" w:color="auto" w:fill="689319"/>
          </w:tcPr>
          <w:p w14:paraId="1B877B4A" w14:textId="265C6B14" w:rsidR="005E583E" w:rsidRPr="005E583E" w:rsidRDefault="005E583E" w:rsidP="005E583E">
            <w:pPr>
              <w:pStyle w:val="BodyText"/>
              <w:spacing w:after="0"/>
              <w:ind w:left="0"/>
              <w:rPr>
                <w:bCs/>
                <w:color w:val="FFFFFF"/>
                <w:rPrChange w:id="1257" w:author="Niall Murphy" w:date="2021-04-29T16:24:00Z">
                  <w:rPr>
                    <w:b/>
                    <w:color w:val="FFFFFF"/>
                  </w:rPr>
                </w:rPrChange>
              </w:rPr>
            </w:pPr>
            <w:r w:rsidRPr="005E583E">
              <w:rPr>
                <w:bCs/>
                <w:color w:val="FFFFFF"/>
                <w:rPrChange w:id="1258" w:author="Niall Murphy" w:date="2021-04-29T16:24:00Z">
                  <w:rPr>
                    <w:b/>
                    <w:color w:val="FFFFFF"/>
                  </w:rPr>
                </w:rPrChange>
              </w:rPr>
              <w:t>Description</w:t>
            </w:r>
          </w:p>
        </w:tc>
        <w:tc>
          <w:tcPr>
            <w:tcW w:w="1269" w:type="dxa"/>
            <w:shd w:val="clear" w:color="auto" w:fill="7F7F7F" w:themeFill="text1" w:themeFillTint="80"/>
          </w:tcPr>
          <w:p w14:paraId="37918E6A" w14:textId="7C28CBAB" w:rsidR="005E583E" w:rsidRPr="005E583E" w:rsidRDefault="005E583E" w:rsidP="005E583E">
            <w:pPr>
              <w:pStyle w:val="BodyText"/>
              <w:spacing w:after="0"/>
              <w:ind w:left="0"/>
              <w:rPr>
                <w:bCs/>
                <w:color w:val="FFFFFF"/>
                <w:rPrChange w:id="1259" w:author="Niall Murphy" w:date="2021-04-29T16:24:00Z">
                  <w:rPr>
                    <w:b/>
                    <w:color w:val="FFFFFF"/>
                  </w:rPr>
                </w:rPrChange>
              </w:rPr>
            </w:pPr>
            <w:ins w:id="1260" w:author="Niall Murphy" w:date="2021-04-29T16:21:00Z">
              <w:r w:rsidRPr="005E583E">
                <w:rPr>
                  <w:bCs/>
                  <w:color w:val="FFFFFF"/>
                  <w:rPrChange w:id="1261" w:author="Niall Murphy" w:date="2021-04-29T16:24:00Z">
                    <w:rPr>
                      <w:b/>
                      <w:color w:val="FFFFFF"/>
                    </w:rPr>
                  </w:rPrChange>
                </w:rPr>
                <w:t>Concept &amp; Initiation</w:t>
              </w:r>
            </w:ins>
            <w:del w:id="1262" w:author="Niall Murphy" w:date="2021-04-29T16:21:00Z">
              <w:r w:rsidRPr="005E583E" w:rsidDel="00496F8A">
                <w:rPr>
                  <w:bCs/>
                  <w:color w:val="FFFFFF"/>
                  <w:rPrChange w:id="1263" w:author="Niall Murphy" w:date="2021-04-29T16:24:00Z">
                    <w:rPr>
                      <w:b/>
                      <w:color w:val="FFFFFF"/>
                    </w:rPr>
                  </w:rPrChange>
                </w:rPr>
                <w:delText>Concept</w:delText>
              </w:r>
            </w:del>
          </w:p>
        </w:tc>
        <w:tc>
          <w:tcPr>
            <w:tcW w:w="1270" w:type="dxa"/>
            <w:shd w:val="clear" w:color="auto" w:fill="7F7F7F" w:themeFill="text1" w:themeFillTint="80"/>
          </w:tcPr>
          <w:p w14:paraId="66114BC0" w14:textId="40638085" w:rsidR="005E583E" w:rsidRPr="005E583E" w:rsidRDefault="005E583E" w:rsidP="005E583E">
            <w:pPr>
              <w:pStyle w:val="BodyText"/>
              <w:spacing w:after="0"/>
              <w:ind w:left="0"/>
              <w:rPr>
                <w:bCs/>
                <w:color w:val="FFFFFF"/>
                <w:rPrChange w:id="1264" w:author="Niall Murphy" w:date="2021-04-29T16:24:00Z">
                  <w:rPr>
                    <w:b/>
                    <w:color w:val="FFFFFF"/>
                  </w:rPr>
                </w:rPrChange>
              </w:rPr>
            </w:pPr>
            <w:ins w:id="1265" w:author="Niall Murphy" w:date="2021-04-29T16:21:00Z">
              <w:r w:rsidRPr="005E583E">
                <w:rPr>
                  <w:bCs/>
                  <w:color w:val="FFFFFF"/>
                  <w:rPrChange w:id="1266" w:author="Niall Murphy" w:date="2021-04-29T16:24:00Z">
                    <w:rPr>
                      <w:b/>
                      <w:color w:val="FFFFFF"/>
                    </w:rPr>
                  </w:rPrChange>
                </w:rPr>
                <w:t>Tender Design</w:t>
              </w:r>
            </w:ins>
            <w:del w:id="1267" w:author="Niall Murphy" w:date="2021-04-29T16:21:00Z">
              <w:r w:rsidRPr="005E583E" w:rsidDel="00496F8A">
                <w:rPr>
                  <w:bCs/>
                  <w:color w:val="FFFFFF"/>
                  <w:rPrChange w:id="1268" w:author="Niall Murphy" w:date="2021-04-29T16:24:00Z">
                    <w:rPr>
                      <w:b/>
                      <w:color w:val="FFFFFF"/>
                    </w:rPr>
                  </w:rPrChange>
                </w:rPr>
                <w:delText>Definition</w:delText>
              </w:r>
            </w:del>
          </w:p>
        </w:tc>
        <w:tc>
          <w:tcPr>
            <w:tcW w:w="1270" w:type="dxa"/>
            <w:shd w:val="clear" w:color="auto" w:fill="7F7F7F" w:themeFill="text1" w:themeFillTint="80"/>
          </w:tcPr>
          <w:p w14:paraId="4093FD63" w14:textId="58A108D0" w:rsidR="005E583E" w:rsidRPr="005E583E" w:rsidRDefault="005E583E" w:rsidP="005E583E">
            <w:pPr>
              <w:pStyle w:val="BodyText"/>
              <w:spacing w:after="0"/>
              <w:ind w:left="0"/>
              <w:rPr>
                <w:bCs/>
                <w:color w:val="FFFFFF"/>
                <w:rPrChange w:id="1269" w:author="Niall Murphy" w:date="2021-04-29T16:24:00Z">
                  <w:rPr>
                    <w:b/>
                    <w:color w:val="FFFFFF"/>
                  </w:rPr>
                </w:rPrChange>
              </w:rPr>
            </w:pPr>
            <w:ins w:id="1270" w:author="Niall Murphy" w:date="2021-04-29T16:21:00Z">
              <w:r w:rsidRPr="005E583E">
                <w:rPr>
                  <w:bCs/>
                  <w:color w:val="FFFFFF"/>
                  <w:rPrChange w:id="1271" w:author="Niall Murphy" w:date="2021-04-29T16:24:00Z">
                    <w:rPr>
                      <w:b/>
                      <w:color w:val="FFFFFF"/>
                    </w:rPr>
                  </w:rPrChange>
                </w:rPr>
                <w:t>VPC Design</w:t>
              </w:r>
            </w:ins>
            <w:del w:id="1272" w:author="Niall Murphy" w:date="2021-04-29T16:21:00Z">
              <w:r w:rsidRPr="005E583E" w:rsidDel="00496F8A">
                <w:rPr>
                  <w:bCs/>
                  <w:color w:val="FFFFFF"/>
                  <w:rPrChange w:id="1273" w:author="Niall Murphy" w:date="2021-04-29T16:24:00Z">
                    <w:rPr>
                      <w:b/>
                      <w:color w:val="FFFFFF"/>
                    </w:rPr>
                  </w:rPrChange>
                </w:rPr>
                <w:delText>Detailed Design</w:delText>
              </w:r>
            </w:del>
          </w:p>
        </w:tc>
        <w:tc>
          <w:tcPr>
            <w:tcW w:w="1270" w:type="dxa"/>
            <w:shd w:val="clear" w:color="auto" w:fill="7F7F7F" w:themeFill="text1" w:themeFillTint="80"/>
          </w:tcPr>
          <w:p w14:paraId="086C8361" w14:textId="755D2C82" w:rsidR="005E583E" w:rsidRPr="005E583E" w:rsidRDefault="005E583E" w:rsidP="005E583E">
            <w:pPr>
              <w:pStyle w:val="BodyText"/>
              <w:spacing w:after="0"/>
              <w:ind w:left="0"/>
              <w:rPr>
                <w:bCs/>
                <w:color w:val="FFFFFF"/>
                <w:rPrChange w:id="1274" w:author="Niall Murphy" w:date="2021-04-29T16:24:00Z">
                  <w:rPr>
                    <w:b/>
                    <w:color w:val="FFFFFF"/>
                  </w:rPr>
                </w:rPrChange>
              </w:rPr>
            </w:pPr>
            <w:ins w:id="1275" w:author="Niall Murphy" w:date="2021-04-29T16:21:00Z">
              <w:r w:rsidRPr="005E583E">
                <w:rPr>
                  <w:bCs/>
                  <w:color w:val="FFFFFF"/>
                  <w:rPrChange w:id="1276" w:author="Niall Murphy" w:date="2021-04-29T16:24:00Z">
                    <w:rPr>
                      <w:b/>
                      <w:color w:val="FFFFFF"/>
                    </w:rPr>
                  </w:rPrChange>
                </w:rPr>
                <w:t>Construction</w:t>
              </w:r>
            </w:ins>
            <w:del w:id="1277" w:author="Niall Murphy" w:date="2021-04-29T16:21:00Z">
              <w:r w:rsidRPr="005E583E" w:rsidDel="00496F8A">
                <w:rPr>
                  <w:bCs/>
                  <w:color w:val="FFFFFF"/>
                  <w:rPrChange w:id="1278" w:author="Niall Murphy" w:date="2021-04-29T16:24:00Z">
                    <w:rPr>
                      <w:b/>
                      <w:color w:val="FFFFFF"/>
                    </w:rPr>
                  </w:rPrChange>
                </w:rPr>
                <w:delText>Build</w:delText>
              </w:r>
            </w:del>
          </w:p>
        </w:tc>
      </w:tr>
      <w:tr w:rsidR="002927B3" w:rsidRPr="00542737" w14:paraId="59AB703D" w14:textId="77777777" w:rsidTr="00280F48">
        <w:trPr>
          <w:cnfStyle w:val="000000010000" w:firstRow="0" w:lastRow="0" w:firstColumn="0" w:lastColumn="0" w:oddVBand="0" w:evenVBand="0" w:oddHBand="0" w:evenHBand="1" w:firstRowFirstColumn="0" w:firstRowLastColumn="0" w:lastRowFirstColumn="0" w:lastRowLastColumn="0"/>
        </w:trPr>
        <w:tc>
          <w:tcPr>
            <w:tcW w:w="2296" w:type="dxa"/>
          </w:tcPr>
          <w:p w14:paraId="03E3F5D9" w14:textId="00C9B199" w:rsidR="0009714C" w:rsidRPr="00542737" w:rsidRDefault="002927B3" w:rsidP="0009714C">
            <w:pPr>
              <w:pStyle w:val="BodyText"/>
              <w:spacing w:after="0"/>
              <w:ind w:left="0"/>
            </w:pPr>
            <w:r w:rsidRPr="00542737">
              <w:t>BIM kick-off workshop</w:t>
            </w:r>
          </w:p>
        </w:tc>
        <w:tc>
          <w:tcPr>
            <w:tcW w:w="2297" w:type="dxa"/>
          </w:tcPr>
          <w:p w14:paraId="13F7C1A3" w14:textId="4F91F857" w:rsidR="0009714C" w:rsidRPr="00542737" w:rsidRDefault="002927B3" w:rsidP="0009714C">
            <w:pPr>
              <w:pStyle w:val="BodyText"/>
              <w:spacing w:after="0"/>
              <w:ind w:left="0"/>
            </w:pPr>
            <w:r w:rsidRPr="00542737">
              <w:t>Delivery team playback of the BIM Execution Plan (BEP)</w:t>
            </w:r>
          </w:p>
          <w:p w14:paraId="144A143B" w14:textId="77777777" w:rsidR="002927B3" w:rsidRPr="00542737" w:rsidRDefault="002927B3" w:rsidP="0009714C">
            <w:pPr>
              <w:pStyle w:val="BodyText"/>
              <w:spacing w:after="0"/>
              <w:ind w:left="0"/>
            </w:pPr>
          </w:p>
          <w:p w14:paraId="5B5B2ED1" w14:textId="30EA716E" w:rsidR="002927B3" w:rsidRPr="00542737" w:rsidRDefault="002927B3" w:rsidP="0009714C">
            <w:pPr>
              <w:pStyle w:val="BodyText"/>
              <w:spacing w:after="0"/>
              <w:ind w:left="0"/>
              <w:rPr>
                <w:i/>
                <w:iCs/>
              </w:rPr>
            </w:pPr>
            <w:r w:rsidRPr="00542737">
              <w:rPr>
                <w:i/>
                <w:iCs/>
              </w:rPr>
              <w:t xml:space="preserve">Freq: </w:t>
            </w:r>
            <w:commentRangeStart w:id="1279"/>
            <w:r w:rsidRPr="00542737">
              <w:rPr>
                <w:i/>
                <w:iCs/>
              </w:rPr>
              <w:t>Start of stage</w:t>
            </w:r>
            <w:commentRangeEnd w:id="1279"/>
            <w:r w:rsidR="008E23EC" w:rsidRPr="00542737">
              <w:rPr>
                <w:rStyle w:val="CommentReference"/>
                <w:rFonts w:ascii="Verdana" w:eastAsiaTheme="minorHAnsi" w:hAnsi="Verdana" w:cstheme="minorBidi"/>
                <w:lang w:eastAsia="en-US"/>
              </w:rPr>
              <w:commentReference w:id="1279"/>
            </w:r>
            <w:ins w:id="1280" w:author="Niall Murphy" w:date="2021-04-27T11:47:00Z">
              <w:r w:rsidR="00697460" w:rsidRPr="00542737">
                <w:rPr>
                  <w:i/>
                  <w:iCs/>
                </w:rPr>
                <w:t xml:space="preserve"> and </w:t>
              </w:r>
            </w:ins>
            <w:ins w:id="1281" w:author="Niall Murphy" w:date="2021-04-27T11:48:00Z">
              <w:r w:rsidR="00697460" w:rsidRPr="00542737">
                <w:rPr>
                  <w:i/>
                  <w:iCs/>
                </w:rPr>
                <w:t>upon award of new appointments</w:t>
              </w:r>
            </w:ins>
          </w:p>
        </w:tc>
        <w:tc>
          <w:tcPr>
            <w:tcW w:w="1269" w:type="dxa"/>
          </w:tcPr>
          <w:p w14:paraId="541FEF7A" w14:textId="3469712B" w:rsidR="0009714C" w:rsidRPr="00542737" w:rsidRDefault="002927B3" w:rsidP="00280F48">
            <w:pPr>
              <w:pStyle w:val="BodyText"/>
              <w:spacing w:after="0"/>
              <w:ind w:left="0"/>
              <w:jc w:val="center"/>
            </w:pPr>
            <w:r w:rsidRPr="00542737">
              <w:rPr>
                <w:rFonts w:ascii="Segoe UI Symbol" w:eastAsia="Wingdings" w:hAnsi="Segoe UI Symbol" w:cs="Segoe UI Symbol"/>
              </w:rPr>
              <w:t>✓</w:t>
            </w:r>
          </w:p>
        </w:tc>
        <w:tc>
          <w:tcPr>
            <w:tcW w:w="1270" w:type="dxa"/>
          </w:tcPr>
          <w:p w14:paraId="6832F635" w14:textId="0937955B" w:rsidR="0009714C" w:rsidRPr="00542737" w:rsidRDefault="0009714C" w:rsidP="00280F48">
            <w:pPr>
              <w:pStyle w:val="BodyText"/>
              <w:spacing w:after="0"/>
              <w:ind w:left="0"/>
              <w:jc w:val="center"/>
            </w:pPr>
          </w:p>
        </w:tc>
        <w:tc>
          <w:tcPr>
            <w:tcW w:w="1270" w:type="dxa"/>
          </w:tcPr>
          <w:p w14:paraId="061C35C2" w14:textId="77777777" w:rsidR="0009714C" w:rsidRPr="00542737" w:rsidRDefault="0009714C" w:rsidP="00280F48">
            <w:pPr>
              <w:pStyle w:val="BodyText"/>
              <w:spacing w:after="0"/>
              <w:ind w:left="0"/>
              <w:jc w:val="center"/>
            </w:pPr>
          </w:p>
        </w:tc>
        <w:tc>
          <w:tcPr>
            <w:tcW w:w="1270" w:type="dxa"/>
          </w:tcPr>
          <w:p w14:paraId="0347198A" w14:textId="409019D7" w:rsidR="0009714C" w:rsidRPr="00542737" w:rsidRDefault="002927B3" w:rsidP="00280F48">
            <w:pPr>
              <w:pStyle w:val="BodyText"/>
              <w:spacing w:after="0"/>
              <w:ind w:left="0"/>
              <w:jc w:val="center"/>
            </w:pPr>
            <w:r w:rsidRPr="00542737">
              <w:rPr>
                <w:rFonts w:ascii="Segoe UI Symbol" w:eastAsia="Wingdings" w:hAnsi="Segoe UI Symbol" w:cs="Segoe UI Symbol"/>
              </w:rPr>
              <w:t>✓</w:t>
            </w:r>
          </w:p>
        </w:tc>
      </w:tr>
      <w:tr w:rsidR="0009714C" w:rsidRPr="00542737" w14:paraId="4F08DE17" w14:textId="77777777" w:rsidTr="00280F48">
        <w:trPr>
          <w:cnfStyle w:val="000000100000" w:firstRow="0" w:lastRow="0" w:firstColumn="0" w:lastColumn="0" w:oddVBand="0" w:evenVBand="0" w:oddHBand="1" w:evenHBand="0" w:firstRowFirstColumn="0" w:firstRowLastColumn="0" w:lastRowFirstColumn="0" w:lastRowLastColumn="0"/>
        </w:trPr>
        <w:tc>
          <w:tcPr>
            <w:tcW w:w="2296" w:type="dxa"/>
          </w:tcPr>
          <w:p w14:paraId="20FDBB57" w14:textId="68281B8F" w:rsidR="0009714C" w:rsidRPr="00542737" w:rsidRDefault="002927B3" w:rsidP="0009714C">
            <w:pPr>
              <w:pStyle w:val="BodyText"/>
              <w:spacing w:after="0"/>
              <w:ind w:left="0"/>
            </w:pPr>
            <w:r w:rsidRPr="00542737">
              <w:t>BIM coordination meeting</w:t>
            </w:r>
          </w:p>
        </w:tc>
        <w:tc>
          <w:tcPr>
            <w:tcW w:w="2297" w:type="dxa"/>
          </w:tcPr>
          <w:p w14:paraId="148A907C" w14:textId="5BB8490E" w:rsidR="0009714C" w:rsidRPr="00542737" w:rsidRDefault="002927B3" w:rsidP="0009714C">
            <w:pPr>
              <w:pStyle w:val="BodyText"/>
              <w:spacing w:after="0"/>
              <w:ind w:left="0"/>
              <w:rPr>
                <w:rFonts w:eastAsiaTheme="minorEastAsia"/>
              </w:rPr>
            </w:pPr>
            <w:r w:rsidRPr="00542737">
              <w:rPr>
                <w:rFonts w:eastAsiaTheme="minorEastAsia"/>
              </w:rPr>
              <w:t>Spatial and data coordination of federated BIM. Resolution responsibilities agreed</w:t>
            </w:r>
          </w:p>
          <w:p w14:paraId="47D787CF" w14:textId="77777777" w:rsidR="002927B3" w:rsidRPr="00542737" w:rsidRDefault="002927B3" w:rsidP="0009714C">
            <w:pPr>
              <w:pStyle w:val="BodyText"/>
              <w:spacing w:after="0"/>
              <w:ind w:left="0"/>
              <w:rPr>
                <w:rFonts w:eastAsiaTheme="minorEastAsia"/>
              </w:rPr>
            </w:pPr>
          </w:p>
          <w:p w14:paraId="4108C7A8" w14:textId="063340D6" w:rsidR="002927B3" w:rsidRPr="00542737" w:rsidRDefault="002927B3" w:rsidP="0009714C">
            <w:pPr>
              <w:pStyle w:val="BodyText"/>
              <w:spacing w:after="0"/>
              <w:ind w:left="0"/>
              <w:rPr>
                <w:i/>
                <w:iCs/>
              </w:rPr>
            </w:pPr>
            <w:r w:rsidRPr="00542737">
              <w:rPr>
                <w:rFonts w:eastAsiaTheme="minorEastAsia"/>
                <w:i/>
                <w:iCs/>
              </w:rPr>
              <w:t xml:space="preserve">Freq: </w:t>
            </w:r>
            <w:r w:rsidRPr="00542737">
              <w:rPr>
                <w:rFonts w:eastAsiaTheme="minorEastAsia"/>
                <w:i/>
                <w:iCs/>
                <w:color w:val="D55C17" w:themeColor="accent5"/>
              </w:rPr>
              <w:t>Fortnightly</w:t>
            </w:r>
          </w:p>
        </w:tc>
        <w:tc>
          <w:tcPr>
            <w:tcW w:w="1269" w:type="dxa"/>
          </w:tcPr>
          <w:p w14:paraId="08E043B6" w14:textId="1B33F80B" w:rsidR="0009714C" w:rsidRPr="00542737" w:rsidRDefault="002927B3" w:rsidP="00280F48">
            <w:pPr>
              <w:pStyle w:val="BodyText"/>
              <w:spacing w:after="0"/>
              <w:ind w:left="0"/>
              <w:jc w:val="center"/>
            </w:pPr>
            <w:r w:rsidRPr="00542737">
              <w:rPr>
                <w:rFonts w:ascii="Segoe UI Symbol" w:eastAsia="Wingdings" w:hAnsi="Segoe UI Symbol" w:cs="Segoe UI Symbol"/>
              </w:rPr>
              <w:t>✓</w:t>
            </w:r>
          </w:p>
        </w:tc>
        <w:tc>
          <w:tcPr>
            <w:tcW w:w="1270" w:type="dxa"/>
          </w:tcPr>
          <w:p w14:paraId="1E926221" w14:textId="6388377E" w:rsidR="0009714C" w:rsidRPr="00542737" w:rsidRDefault="002927B3" w:rsidP="00280F48">
            <w:pPr>
              <w:pStyle w:val="BodyText"/>
              <w:spacing w:after="0"/>
              <w:ind w:left="0"/>
              <w:jc w:val="center"/>
            </w:pPr>
            <w:r w:rsidRPr="00542737">
              <w:rPr>
                <w:rFonts w:ascii="Segoe UI Symbol" w:eastAsia="Wingdings" w:hAnsi="Segoe UI Symbol" w:cs="Segoe UI Symbol"/>
              </w:rPr>
              <w:t>✓</w:t>
            </w:r>
          </w:p>
        </w:tc>
        <w:tc>
          <w:tcPr>
            <w:tcW w:w="1270" w:type="dxa"/>
          </w:tcPr>
          <w:p w14:paraId="70CB4AA0" w14:textId="473F264F" w:rsidR="0009714C" w:rsidRPr="00542737" w:rsidRDefault="002927B3" w:rsidP="00280F48">
            <w:pPr>
              <w:pStyle w:val="BodyText"/>
              <w:spacing w:after="0"/>
              <w:ind w:left="0"/>
              <w:jc w:val="center"/>
            </w:pPr>
            <w:r w:rsidRPr="00542737">
              <w:rPr>
                <w:rFonts w:ascii="Segoe UI Symbol" w:eastAsia="Wingdings" w:hAnsi="Segoe UI Symbol" w:cs="Segoe UI Symbol"/>
              </w:rPr>
              <w:t>✓</w:t>
            </w:r>
          </w:p>
        </w:tc>
        <w:tc>
          <w:tcPr>
            <w:tcW w:w="1270" w:type="dxa"/>
          </w:tcPr>
          <w:p w14:paraId="41FAD6A2" w14:textId="490B70BC" w:rsidR="0009714C" w:rsidRPr="00542737" w:rsidRDefault="002927B3" w:rsidP="00280F48">
            <w:pPr>
              <w:pStyle w:val="BodyText"/>
              <w:spacing w:after="0"/>
              <w:ind w:left="0"/>
              <w:jc w:val="center"/>
            </w:pPr>
            <w:r w:rsidRPr="00542737">
              <w:rPr>
                <w:rFonts w:ascii="Segoe UI Symbol" w:eastAsia="Wingdings" w:hAnsi="Segoe UI Symbol" w:cs="Segoe UI Symbol"/>
              </w:rPr>
              <w:t>✓</w:t>
            </w:r>
          </w:p>
        </w:tc>
      </w:tr>
      <w:tr w:rsidR="002927B3" w:rsidRPr="00542737" w14:paraId="71670FAC" w14:textId="77777777" w:rsidTr="00280F48">
        <w:trPr>
          <w:cnfStyle w:val="000000010000" w:firstRow="0" w:lastRow="0" w:firstColumn="0" w:lastColumn="0" w:oddVBand="0" w:evenVBand="0" w:oddHBand="0" w:evenHBand="1" w:firstRowFirstColumn="0" w:firstRowLastColumn="0" w:lastRowFirstColumn="0" w:lastRowLastColumn="0"/>
        </w:trPr>
        <w:tc>
          <w:tcPr>
            <w:tcW w:w="2296" w:type="dxa"/>
            <w:tcBorders>
              <w:bottom w:val="none" w:sz="0" w:space="0" w:color="auto"/>
            </w:tcBorders>
          </w:tcPr>
          <w:p w14:paraId="4FAA8E39" w14:textId="02C0D0D0" w:rsidR="002927B3" w:rsidRPr="00542737" w:rsidRDefault="002927B3" w:rsidP="0009714C">
            <w:pPr>
              <w:pStyle w:val="BodyText"/>
              <w:spacing w:after="0"/>
              <w:ind w:left="0"/>
            </w:pPr>
            <w:r w:rsidRPr="00542737">
              <w:t>BIM lessons learnt meeting</w:t>
            </w:r>
          </w:p>
        </w:tc>
        <w:tc>
          <w:tcPr>
            <w:tcW w:w="2297" w:type="dxa"/>
            <w:tcBorders>
              <w:bottom w:val="none" w:sz="0" w:space="0" w:color="auto"/>
            </w:tcBorders>
          </w:tcPr>
          <w:p w14:paraId="2666D412" w14:textId="77777777" w:rsidR="002927B3" w:rsidRPr="00542737" w:rsidRDefault="002927B3" w:rsidP="0009714C">
            <w:pPr>
              <w:pStyle w:val="BodyText"/>
              <w:spacing w:after="0"/>
              <w:ind w:left="0"/>
              <w:rPr>
                <w:rFonts w:eastAsiaTheme="minorEastAsia"/>
              </w:rPr>
            </w:pPr>
            <w:r w:rsidRPr="00542737">
              <w:rPr>
                <w:rFonts w:eastAsiaTheme="minorEastAsia"/>
              </w:rPr>
              <w:t>Review of project issues and solutions</w:t>
            </w:r>
          </w:p>
          <w:p w14:paraId="78209511" w14:textId="77777777" w:rsidR="002927B3" w:rsidRPr="00542737" w:rsidRDefault="002927B3" w:rsidP="0009714C">
            <w:pPr>
              <w:pStyle w:val="BodyText"/>
              <w:spacing w:after="0"/>
              <w:ind w:left="0"/>
              <w:rPr>
                <w:rFonts w:eastAsiaTheme="minorEastAsia"/>
              </w:rPr>
            </w:pPr>
          </w:p>
          <w:p w14:paraId="5D1EF8E5" w14:textId="720320DA" w:rsidR="002927B3" w:rsidRPr="00542737" w:rsidRDefault="002927B3" w:rsidP="0009714C">
            <w:pPr>
              <w:pStyle w:val="BodyText"/>
              <w:spacing w:after="0"/>
              <w:ind w:left="0"/>
              <w:rPr>
                <w:i/>
                <w:iCs/>
              </w:rPr>
            </w:pPr>
            <w:r w:rsidRPr="00542737">
              <w:rPr>
                <w:rFonts w:eastAsiaTheme="minorEastAsia"/>
                <w:i/>
                <w:iCs/>
              </w:rPr>
              <w:t xml:space="preserve">Freq: </w:t>
            </w:r>
            <w:r w:rsidRPr="00542737">
              <w:rPr>
                <w:rFonts w:eastAsiaTheme="minorEastAsia"/>
                <w:i/>
                <w:iCs/>
                <w:color w:val="D55C17" w:themeColor="accent5"/>
              </w:rPr>
              <w:t>Quarterly</w:t>
            </w:r>
          </w:p>
        </w:tc>
        <w:tc>
          <w:tcPr>
            <w:tcW w:w="1269" w:type="dxa"/>
            <w:tcBorders>
              <w:bottom w:val="none" w:sz="0" w:space="0" w:color="auto"/>
            </w:tcBorders>
          </w:tcPr>
          <w:p w14:paraId="083F6161" w14:textId="77777777" w:rsidR="002927B3" w:rsidRPr="00542737" w:rsidRDefault="002927B3" w:rsidP="00280F48">
            <w:pPr>
              <w:pStyle w:val="BodyText"/>
              <w:spacing w:after="0"/>
              <w:ind w:left="0"/>
              <w:jc w:val="center"/>
            </w:pPr>
          </w:p>
        </w:tc>
        <w:tc>
          <w:tcPr>
            <w:tcW w:w="1270" w:type="dxa"/>
            <w:tcBorders>
              <w:bottom w:val="none" w:sz="0" w:space="0" w:color="auto"/>
            </w:tcBorders>
          </w:tcPr>
          <w:p w14:paraId="02878735" w14:textId="782DFDCD" w:rsidR="002927B3" w:rsidRPr="00542737" w:rsidRDefault="002927B3" w:rsidP="00280F48">
            <w:pPr>
              <w:pStyle w:val="BodyText"/>
              <w:spacing w:after="0"/>
              <w:ind w:left="0"/>
              <w:jc w:val="center"/>
            </w:pPr>
            <w:r w:rsidRPr="00542737">
              <w:rPr>
                <w:rFonts w:ascii="Segoe UI Symbol" w:eastAsia="Wingdings" w:hAnsi="Segoe UI Symbol" w:cs="Segoe UI Symbol"/>
              </w:rPr>
              <w:t>✓</w:t>
            </w:r>
          </w:p>
        </w:tc>
        <w:tc>
          <w:tcPr>
            <w:tcW w:w="1270" w:type="dxa"/>
            <w:tcBorders>
              <w:bottom w:val="none" w:sz="0" w:space="0" w:color="auto"/>
            </w:tcBorders>
          </w:tcPr>
          <w:p w14:paraId="245A9BE0" w14:textId="7BBE8F93" w:rsidR="002927B3" w:rsidRPr="00542737" w:rsidRDefault="002927B3" w:rsidP="00280F48">
            <w:pPr>
              <w:pStyle w:val="BodyText"/>
              <w:spacing w:after="0"/>
              <w:ind w:left="0"/>
              <w:jc w:val="center"/>
            </w:pPr>
            <w:r w:rsidRPr="00542737">
              <w:rPr>
                <w:rFonts w:ascii="Segoe UI Symbol" w:eastAsia="Wingdings" w:hAnsi="Segoe UI Symbol" w:cs="Segoe UI Symbol"/>
              </w:rPr>
              <w:t>✓</w:t>
            </w:r>
          </w:p>
        </w:tc>
        <w:tc>
          <w:tcPr>
            <w:tcW w:w="1270" w:type="dxa"/>
            <w:tcBorders>
              <w:bottom w:val="none" w:sz="0" w:space="0" w:color="auto"/>
            </w:tcBorders>
          </w:tcPr>
          <w:p w14:paraId="431AACE1" w14:textId="3E4D1F6B" w:rsidR="002927B3" w:rsidRPr="00542737" w:rsidRDefault="002927B3" w:rsidP="00280F48">
            <w:pPr>
              <w:pStyle w:val="BodyText"/>
              <w:spacing w:after="0"/>
              <w:ind w:left="0"/>
              <w:jc w:val="center"/>
            </w:pPr>
            <w:r w:rsidRPr="00542737">
              <w:rPr>
                <w:rFonts w:ascii="Segoe UI Symbol" w:eastAsia="Wingdings" w:hAnsi="Segoe UI Symbol" w:cs="Segoe UI Symbol"/>
              </w:rPr>
              <w:t>✓</w:t>
            </w:r>
          </w:p>
        </w:tc>
      </w:tr>
      <w:tr w:rsidR="002927B3" w:rsidRPr="00542737" w14:paraId="100184DA" w14:textId="77777777" w:rsidTr="00280F48">
        <w:trPr>
          <w:cnfStyle w:val="000000100000" w:firstRow="0" w:lastRow="0" w:firstColumn="0" w:lastColumn="0" w:oddVBand="0" w:evenVBand="0" w:oddHBand="1" w:evenHBand="0" w:firstRowFirstColumn="0" w:firstRowLastColumn="0" w:lastRowFirstColumn="0" w:lastRowLastColumn="0"/>
        </w:trPr>
        <w:tc>
          <w:tcPr>
            <w:tcW w:w="2296" w:type="dxa"/>
            <w:tcBorders>
              <w:bottom w:val="single" w:sz="18" w:space="0" w:color="404040" w:themeColor="text1" w:themeTint="BF"/>
            </w:tcBorders>
          </w:tcPr>
          <w:p w14:paraId="6D772537" w14:textId="139B0C43" w:rsidR="002927B3" w:rsidRPr="00542737" w:rsidRDefault="002927B3" w:rsidP="0009714C">
            <w:pPr>
              <w:pStyle w:val="BodyText"/>
              <w:spacing w:after="0"/>
              <w:ind w:left="0"/>
            </w:pPr>
            <w:r w:rsidRPr="00542737">
              <w:t>Supply chain meetings</w:t>
            </w:r>
          </w:p>
        </w:tc>
        <w:tc>
          <w:tcPr>
            <w:tcW w:w="2297" w:type="dxa"/>
            <w:tcBorders>
              <w:bottom w:val="single" w:sz="18" w:space="0" w:color="404040" w:themeColor="text1" w:themeTint="BF"/>
            </w:tcBorders>
          </w:tcPr>
          <w:p w14:paraId="19B5F20D" w14:textId="77777777" w:rsidR="002927B3" w:rsidRPr="00542737" w:rsidRDefault="002927B3" w:rsidP="0009714C">
            <w:pPr>
              <w:pStyle w:val="BodyText"/>
              <w:spacing w:after="0"/>
              <w:ind w:left="0"/>
              <w:rPr>
                <w:rFonts w:eastAsiaTheme="minorEastAsia"/>
              </w:rPr>
            </w:pPr>
            <w:r w:rsidRPr="00542737">
              <w:rPr>
                <w:rFonts w:eastAsiaTheme="minorEastAsia"/>
              </w:rPr>
              <w:t>Workshop meetings are held to discuss competence, implementation and best practice.</w:t>
            </w:r>
          </w:p>
          <w:p w14:paraId="2C8FF1B6" w14:textId="77777777" w:rsidR="002927B3" w:rsidRPr="00542737" w:rsidRDefault="002927B3" w:rsidP="0009714C">
            <w:pPr>
              <w:pStyle w:val="BodyText"/>
              <w:spacing w:after="0"/>
              <w:ind w:left="0"/>
              <w:rPr>
                <w:rFonts w:eastAsiaTheme="minorEastAsia"/>
              </w:rPr>
            </w:pPr>
          </w:p>
          <w:p w14:paraId="0EDBA6DE" w14:textId="075CA0F5" w:rsidR="002927B3" w:rsidRPr="00542737" w:rsidRDefault="002927B3" w:rsidP="0009714C">
            <w:pPr>
              <w:pStyle w:val="BodyText"/>
              <w:spacing w:after="0"/>
              <w:ind w:left="0"/>
            </w:pPr>
            <w:r w:rsidRPr="00542737">
              <w:rPr>
                <w:i/>
                <w:iCs/>
              </w:rPr>
              <w:t>Freq: As required</w:t>
            </w:r>
          </w:p>
        </w:tc>
        <w:tc>
          <w:tcPr>
            <w:tcW w:w="1269" w:type="dxa"/>
            <w:tcBorders>
              <w:bottom w:val="single" w:sz="18" w:space="0" w:color="404040" w:themeColor="text1" w:themeTint="BF"/>
            </w:tcBorders>
          </w:tcPr>
          <w:p w14:paraId="1B9D5E1B" w14:textId="77777777" w:rsidR="002927B3" w:rsidRPr="00542737" w:rsidRDefault="002927B3" w:rsidP="00280F48">
            <w:pPr>
              <w:pStyle w:val="BodyText"/>
              <w:spacing w:after="0"/>
              <w:ind w:left="0"/>
              <w:jc w:val="center"/>
            </w:pPr>
          </w:p>
        </w:tc>
        <w:tc>
          <w:tcPr>
            <w:tcW w:w="1270" w:type="dxa"/>
            <w:tcBorders>
              <w:bottom w:val="single" w:sz="18" w:space="0" w:color="404040" w:themeColor="text1" w:themeTint="BF"/>
            </w:tcBorders>
          </w:tcPr>
          <w:p w14:paraId="7F2FE1E9" w14:textId="14176195" w:rsidR="002927B3" w:rsidRPr="00542737" w:rsidRDefault="002927B3" w:rsidP="00280F48">
            <w:pPr>
              <w:pStyle w:val="BodyText"/>
              <w:spacing w:after="0"/>
              <w:ind w:left="0"/>
              <w:jc w:val="center"/>
            </w:pPr>
            <w:r w:rsidRPr="00542737">
              <w:rPr>
                <w:rFonts w:ascii="Segoe UI Symbol" w:eastAsia="Wingdings" w:hAnsi="Segoe UI Symbol" w:cs="Segoe UI Symbol"/>
              </w:rPr>
              <w:t>✓</w:t>
            </w:r>
          </w:p>
        </w:tc>
        <w:tc>
          <w:tcPr>
            <w:tcW w:w="1270" w:type="dxa"/>
            <w:tcBorders>
              <w:bottom w:val="single" w:sz="18" w:space="0" w:color="404040" w:themeColor="text1" w:themeTint="BF"/>
            </w:tcBorders>
          </w:tcPr>
          <w:p w14:paraId="6AFA9902" w14:textId="304E9297" w:rsidR="002927B3" w:rsidRPr="00542737" w:rsidRDefault="002927B3" w:rsidP="00280F48">
            <w:pPr>
              <w:pStyle w:val="BodyText"/>
              <w:spacing w:after="0"/>
              <w:ind w:left="0"/>
              <w:jc w:val="center"/>
            </w:pPr>
            <w:r w:rsidRPr="00542737">
              <w:rPr>
                <w:rFonts w:ascii="Segoe UI Symbol" w:eastAsia="Wingdings" w:hAnsi="Segoe UI Symbol" w:cs="Segoe UI Symbol"/>
              </w:rPr>
              <w:t>✓</w:t>
            </w:r>
          </w:p>
        </w:tc>
        <w:tc>
          <w:tcPr>
            <w:tcW w:w="1270" w:type="dxa"/>
            <w:tcBorders>
              <w:bottom w:val="single" w:sz="18" w:space="0" w:color="404040" w:themeColor="text1" w:themeTint="BF"/>
            </w:tcBorders>
          </w:tcPr>
          <w:p w14:paraId="2ACCDB30" w14:textId="226AA6A9" w:rsidR="002927B3" w:rsidRPr="00542737" w:rsidRDefault="002927B3" w:rsidP="00280F48">
            <w:pPr>
              <w:pStyle w:val="BodyText"/>
              <w:keepNext/>
              <w:spacing w:after="0"/>
              <w:ind w:left="0"/>
              <w:jc w:val="center"/>
            </w:pPr>
            <w:r w:rsidRPr="00542737">
              <w:rPr>
                <w:rFonts w:ascii="Segoe UI Symbol" w:eastAsia="Wingdings" w:hAnsi="Segoe UI Symbol" w:cs="Segoe UI Symbol"/>
              </w:rPr>
              <w:t>✓</w:t>
            </w:r>
          </w:p>
        </w:tc>
      </w:tr>
    </w:tbl>
    <w:p w14:paraId="422F1A77" w14:textId="0ABA7B39" w:rsidR="0009714C" w:rsidRPr="00542737" w:rsidRDefault="002927B3" w:rsidP="002927B3">
      <w:pPr>
        <w:pStyle w:val="Caption"/>
        <w:rPr>
          <w:highlight w:val="yellow"/>
        </w:rPr>
      </w:pPr>
      <w:r w:rsidRPr="00542737">
        <w:t xml:space="preserve">Table </w:t>
      </w:r>
      <w:fldSimple w:instr=" SEQ Table \* ARABIC ">
        <w:r w:rsidR="00542737">
          <w:rPr>
            <w:noProof/>
          </w:rPr>
          <w:t>20</w:t>
        </w:r>
      </w:fldSimple>
      <w:r w:rsidRPr="00542737">
        <w:t>: BIM meetings</w:t>
      </w:r>
    </w:p>
    <w:p w14:paraId="5ED0C6D2" w14:textId="77777777" w:rsidR="00021C4C" w:rsidRPr="00542737" w:rsidRDefault="00021C4C">
      <w:pPr>
        <w:spacing w:after="200" w:line="276" w:lineRule="auto"/>
        <w:rPr>
          <w:rFonts w:ascii="Arial" w:eastAsiaTheme="majorEastAsia" w:hAnsi="Arial" w:cs="Arial"/>
          <w:b/>
          <w:bCs/>
          <w:sz w:val="20"/>
          <w:szCs w:val="20"/>
          <w:highlight w:val="yellow"/>
        </w:rPr>
      </w:pPr>
      <w:r w:rsidRPr="00542737">
        <w:rPr>
          <w:highlight w:val="yellow"/>
        </w:rPr>
        <w:br w:type="page"/>
      </w:r>
    </w:p>
    <w:p w14:paraId="53FB7C15" w14:textId="7FEA6926" w:rsidR="00310845" w:rsidRPr="00542737" w:rsidRDefault="00310845" w:rsidP="00310845">
      <w:pPr>
        <w:pStyle w:val="Heading3"/>
      </w:pPr>
      <w:bookmarkStart w:id="1282" w:name="_Ref70498761"/>
      <w:r w:rsidRPr="00542737">
        <w:lastRenderedPageBreak/>
        <w:t>Coordination and clash detection process</w:t>
      </w:r>
      <w:bookmarkEnd w:id="1282"/>
      <w:r w:rsidRPr="00542737">
        <w:t xml:space="preserve"> </w:t>
      </w:r>
    </w:p>
    <w:p w14:paraId="03D30AA5" w14:textId="700F3A99" w:rsidR="0009714C" w:rsidRPr="00542737" w:rsidRDefault="0009714C" w:rsidP="0009714C">
      <w:pPr>
        <w:pStyle w:val="BodyText"/>
        <w:rPr>
          <w:rFonts w:cs="Arial"/>
        </w:rPr>
      </w:pPr>
      <w:r w:rsidRPr="00542737">
        <w:rPr>
          <w:rFonts w:cs="Arial"/>
        </w:rPr>
        <w:t xml:space="preserve">All task teams are to issue models a minimum of five working days prior to Design Team/BIM Coordination meetings. </w:t>
      </w:r>
    </w:p>
    <w:p w14:paraId="62E4C59B" w14:textId="77777777" w:rsidR="00021C4C" w:rsidRPr="00542737" w:rsidRDefault="00021C4C">
      <w:pPr>
        <w:pStyle w:val="Heading4"/>
      </w:pPr>
      <w:r w:rsidRPr="00542737">
        <w:t>Coordination and clash detection</w:t>
      </w:r>
    </w:p>
    <w:p w14:paraId="7D7DC776" w14:textId="4E9A58F5" w:rsidR="00021C4C" w:rsidRPr="00542737" w:rsidRDefault="00021C4C" w:rsidP="00021C4C">
      <w:pPr>
        <w:pStyle w:val="BodyText"/>
        <w:rPr>
          <w:rFonts w:cs="Arial"/>
        </w:rPr>
      </w:pPr>
      <w:r w:rsidRPr="00542737">
        <w:rPr>
          <w:rFonts w:cs="Arial"/>
        </w:rPr>
        <w:t xml:space="preserve">All task teams are responsible for clash detecting their own models prior to issue in accordance with the requirements of the Information Delivery Strategy. The table below details individual’s responsibility to </w:t>
      </w:r>
      <w:ins w:id="1283" w:author="Niall Murphy" w:date="2021-04-27T11:48:00Z">
        <w:r w:rsidR="00697460" w:rsidRPr="00542737">
          <w:rPr>
            <w:rFonts w:cs="Arial"/>
          </w:rPr>
          <w:t>input to the</w:t>
        </w:r>
      </w:ins>
      <w:commentRangeStart w:id="1284"/>
      <w:del w:id="1285" w:author="Niall Murphy" w:date="2021-04-27T11:48:00Z">
        <w:r w:rsidRPr="00542737" w:rsidDel="00697460">
          <w:rPr>
            <w:rFonts w:cs="Arial"/>
          </w:rPr>
          <w:delText>ensure</w:delText>
        </w:r>
      </w:del>
      <w:commentRangeEnd w:id="1284"/>
      <w:r w:rsidR="000740B4" w:rsidRPr="00542737">
        <w:rPr>
          <w:rStyle w:val="CommentReference"/>
          <w:rFonts w:ascii="Verdana" w:hAnsi="Verdana"/>
        </w:rPr>
        <w:commentReference w:id="1284"/>
      </w:r>
      <w:r w:rsidRPr="00542737">
        <w:rPr>
          <w:rFonts w:cs="Arial"/>
        </w:rPr>
        <w:t xml:space="preserve"> delivery of a ‘clash free’ Project Information Model.</w:t>
      </w:r>
      <w:r w:rsidRPr="00542737">
        <w:rPr>
          <w:rFonts w:eastAsia="Verdana" w:cs="Arial"/>
          <w:color w:val="000000" w:themeColor="text1"/>
          <w:szCs w:val="20"/>
        </w:rPr>
        <w:t xml:space="preserve"> </w:t>
      </w:r>
    </w:p>
    <w:tbl>
      <w:tblPr>
        <w:tblStyle w:val="TurnTown"/>
        <w:tblW w:w="9070" w:type="dxa"/>
        <w:tblInd w:w="794" w:type="dxa"/>
        <w:tblLayout w:type="fixed"/>
        <w:tblLook w:val="04A0" w:firstRow="1" w:lastRow="0" w:firstColumn="1" w:lastColumn="0" w:noHBand="0" w:noVBand="1"/>
        <w:tblPrChange w:id="1286" w:author="Niall Murphy" w:date="2021-04-27T11:49:00Z">
          <w:tblPr>
            <w:tblStyle w:val="TurnTown"/>
            <w:tblW w:w="9070" w:type="dxa"/>
            <w:tblInd w:w="794" w:type="dxa"/>
            <w:tblLayout w:type="fixed"/>
            <w:tblLook w:val="04A0" w:firstRow="1" w:lastRow="0" w:firstColumn="1" w:lastColumn="0" w:noHBand="0" w:noVBand="1"/>
          </w:tblPr>
        </w:tblPrChange>
      </w:tblPr>
      <w:tblGrid>
        <w:gridCol w:w="3024"/>
        <w:gridCol w:w="3023"/>
        <w:gridCol w:w="3023"/>
        <w:tblGridChange w:id="1287">
          <w:tblGrid>
            <w:gridCol w:w="3022"/>
            <w:gridCol w:w="3024"/>
            <w:gridCol w:w="3024"/>
          </w:tblGrid>
        </w:tblGridChange>
      </w:tblGrid>
      <w:tr w:rsidR="00F43EAA" w:rsidRPr="00542737" w:rsidDel="00AF1368" w14:paraId="5E40D24E" w14:textId="15A98396" w:rsidTr="00697460">
        <w:trPr>
          <w:cnfStyle w:val="100000000000" w:firstRow="1" w:lastRow="0" w:firstColumn="0" w:lastColumn="0" w:oddVBand="0" w:evenVBand="0" w:oddHBand="0" w:evenHBand="0" w:firstRowFirstColumn="0" w:firstRowLastColumn="0" w:lastRowFirstColumn="0" w:lastRowLastColumn="0"/>
          <w:del w:id="1288" w:author="Niall Murphy" w:date="2021-04-27T12:01:00Z"/>
        </w:trPr>
        <w:tc>
          <w:tcPr>
            <w:tcW w:w="0" w:type="dxa"/>
            <w:shd w:val="clear" w:color="auto" w:fill="BFBFBF" w:themeFill="background1" w:themeFillShade="BF"/>
            <w:tcPrChange w:id="1289" w:author="Niall Murphy" w:date="2021-04-27T11:49:00Z">
              <w:tcPr>
                <w:tcW w:w="3022" w:type="dxa"/>
                <w:shd w:val="clear" w:color="auto" w:fill="7F7F7F" w:themeFill="text1" w:themeFillTint="80"/>
              </w:tcPr>
            </w:tcPrChange>
          </w:tcPr>
          <w:p w14:paraId="2D446936" w14:textId="7796C371" w:rsidR="00F43EAA" w:rsidRPr="00542737" w:rsidDel="00AF1368" w:rsidRDefault="00F43EAA" w:rsidP="00021C4C">
            <w:pPr>
              <w:pStyle w:val="BodyText"/>
              <w:spacing w:after="0"/>
              <w:ind w:left="0"/>
              <w:cnfStyle w:val="100000000000" w:firstRow="1" w:lastRow="0" w:firstColumn="0" w:lastColumn="0" w:oddVBand="0" w:evenVBand="0" w:oddHBand="0" w:evenHBand="0" w:firstRowFirstColumn="0" w:firstRowLastColumn="0" w:lastRowFirstColumn="0" w:lastRowLastColumn="0"/>
              <w:rPr>
                <w:del w:id="1290" w:author="Niall Murphy" w:date="2021-04-27T12:01:00Z"/>
                <w:rFonts w:cs="Arial"/>
                <w:bCs/>
                <w:color w:val="FFFFFF"/>
                <w:rPrChange w:id="1291" w:author="Niall Murphy" w:date="2021-04-27T11:49:00Z">
                  <w:rPr>
                    <w:del w:id="1292" w:author="Niall Murphy" w:date="2021-04-27T12:01:00Z"/>
                    <w:rFonts w:cs="Arial"/>
                    <w:color w:val="FFFFFF"/>
                  </w:rPr>
                </w:rPrChange>
              </w:rPr>
            </w:pPr>
            <w:del w:id="1293" w:author="Niall Murphy" w:date="2021-04-27T12:01:00Z">
              <w:r w:rsidRPr="00E132BC" w:rsidDel="00AF1368">
                <w:rPr>
                  <w:rFonts w:cs="Arial"/>
                  <w:bCs/>
                  <w:color w:val="FFFFFF"/>
                </w:rPr>
                <w:delText>LAP</w:delText>
              </w:r>
            </w:del>
          </w:p>
          <w:p w14:paraId="5FBBB7A2" w14:textId="15F786AD" w:rsidR="00F43EAA" w:rsidRPr="00542737" w:rsidDel="00AF1368" w:rsidRDefault="00F43EAA" w:rsidP="00021C4C">
            <w:pPr>
              <w:pStyle w:val="BodyText"/>
              <w:spacing w:after="0"/>
              <w:ind w:left="0"/>
              <w:cnfStyle w:val="100000000000" w:firstRow="1" w:lastRow="0" w:firstColumn="0" w:lastColumn="0" w:oddVBand="0" w:evenVBand="0" w:oddHBand="0" w:evenHBand="0" w:firstRowFirstColumn="0" w:firstRowLastColumn="0" w:lastRowFirstColumn="0" w:lastRowLastColumn="0"/>
              <w:rPr>
                <w:del w:id="1294" w:author="Niall Murphy" w:date="2021-04-27T12:01:00Z"/>
                <w:rFonts w:cs="Arial"/>
                <w:bCs/>
                <w:i/>
                <w:iCs/>
                <w:color w:val="FFFFFF"/>
                <w:rPrChange w:id="1295" w:author="Niall Murphy" w:date="2021-04-27T11:49:00Z">
                  <w:rPr>
                    <w:del w:id="1296" w:author="Niall Murphy" w:date="2021-04-27T12:01:00Z"/>
                    <w:rFonts w:cs="Arial"/>
                    <w:b w:val="0"/>
                    <w:i/>
                    <w:iCs/>
                    <w:color w:val="FFFFFF"/>
                  </w:rPr>
                </w:rPrChange>
              </w:rPr>
            </w:pPr>
            <w:del w:id="1297" w:author="Niall Murphy" w:date="2021-04-27T12:01:00Z">
              <w:r w:rsidRPr="00542737" w:rsidDel="00AF1368">
                <w:rPr>
                  <w:rFonts w:cs="Arial"/>
                  <w:bCs/>
                  <w:i/>
                  <w:iCs/>
                  <w:color w:val="FFFFFF"/>
                  <w:rPrChange w:id="1298" w:author="Niall Murphy" w:date="2021-04-27T11:49:00Z">
                    <w:rPr>
                      <w:rFonts w:cs="Arial"/>
                      <w:i/>
                      <w:iCs/>
                      <w:color w:val="FFFFFF"/>
                    </w:rPr>
                  </w:rPrChange>
                </w:rPr>
                <w:delText>Lead Appointed Party</w:delText>
              </w:r>
            </w:del>
          </w:p>
        </w:tc>
        <w:tc>
          <w:tcPr>
            <w:tcW w:w="0" w:type="dxa"/>
            <w:shd w:val="clear" w:color="auto" w:fill="BFBFBF" w:themeFill="background1" w:themeFillShade="BF"/>
            <w:tcPrChange w:id="1299" w:author="Niall Murphy" w:date="2021-04-27T11:49:00Z">
              <w:tcPr>
                <w:tcW w:w="3024" w:type="dxa"/>
                <w:shd w:val="clear" w:color="auto" w:fill="7F7F7F" w:themeFill="text1" w:themeFillTint="80"/>
              </w:tcPr>
            </w:tcPrChange>
          </w:tcPr>
          <w:p w14:paraId="6D5E2BD2" w14:textId="7BC47849" w:rsidR="00F43EAA" w:rsidRPr="00542737" w:rsidDel="00AF1368" w:rsidRDefault="00F43EAA" w:rsidP="00021C4C">
            <w:pPr>
              <w:pStyle w:val="BodyText"/>
              <w:spacing w:after="0"/>
              <w:ind w:left="0"/>
              <w:cnfStyle w:val="100000000000" w:firstRow="1" w:lastRow="0" w:firstColumn="0" w:lastColumn="0" w:oddVBand="0" w:evenVBand="0" w:oddHBand="0" w:evenHBand="0" w:firstRowFirstColumn="0" w:firstRowLastColumn="0" w:lastRowFirstColumn="0" w:lastRowLastColumn="0"/>
              <w:rPr>
                <w:del w:id="1300" w:author="Niall Murphy" w:date="2021-04-27T12:01:00Z"/>
                <w:rFonts w:cs="Arial"/>
                <w:bCs/>
                <w:color w:val="FFFFFF"/>
                <w:rPrChange w:id="1301" w:author="Niall Murphy" w:date="2021-04-27T11:49:00Z">
                  <w:rPr>
                    <w:del w:id="1302" w:author="Niall Murphy" w:date="2021-04-27T12:01:00Z"/>
                    <w:rFonts w:cs="Arial"/>
                    <w:color w:val="FFFFFF"/>
                  </w:rPr>
                </w:rPrChange>
              </w:rPr>
            </w:pPr>
            <w:del w:id="1303" w:author="Niall Murphy" w:date="2021-04-27T12:01:00Z">
              <w:r w:rsidRPr="00E132BC" w:rsidDel="00AF1368">
                <w:rPr>
                  <w:rFonts w:cs="Arial"/>
                  <w:bCs/>
                  <w:color w:val="FFFFFF"/>
                </w:rPr>
                <w:delText>TIM</w:delText>
              </w:r>
            </w:del>
          </w:p>
          <w:p w14:paraId="44DBBBB9" w14:textId="43A543BF" w:rsidR="00F43EAA" w:rsidRPr="00542737" w:rsidDel="00AF1368" w:rsidRDefault="00F43EAA" w:rsidP="00021C4C">
            <w:pPr>
              <w:pStyle w:val="BodyText"/>
              <w:spacing w:after="0"/>
              <w:ind w:left="0"/>
              <w:cnfStyle w:val="100000000000" w:firstRow="1" w:lastRow="0" w:firstColumn="0" w:lastColumn="0" w:oddVBand="0" w:evenVBand="0" w:oddHBand="0" w:evenHBand="0" w:firstRowFirstColumn="0" w:firstRowLastColumn="0" w:lastRowFirstColumn="0" w:lastRowLastColumn="0"/>
              <w:rPr>
                <w:del w:id="1304" w:author="Niall Murphy" w:date="2021-04-27T12:01:00Z"/>
                <w:rFonts w:cs="Arial"/>
                <w:bCs/>
                <w:i/>
                <w:iCs/>
                <w:color w:val="FFFFFF"/>
                <w:rPrChange w:id="1305" w:author="Niall Murphy" w:date="2021-04-27T11:49:00Z">
                  <w:rPr>
                    <w:del w:id="1306" w:author="Niall Murphy" w:date="2021-04-27T12:01:00Z"/>
                    <w:rFonts w:cs="Arial"/>
                    <w:b w:val="0"/>
                    <w:i/>
                    <w:iCs/>
                    <w:color w:val="FFFFFF"/>
                  </w:rPr>
                </w:rPrChange>
              </w:rPr>
            </w:pPr>
            <w:del w:id="1307" w:author="Niall Murphy" w:date="2021-04-27T12:01:00Z">
              <w:r w:rsidRPr="00542737" w:rsidDel="00AF1368">
                <w:rPr>
                  <w:rFonts w:cs="Arial"/>
                  <w:bCs/>
                  <w:i/>
                  <w:iCs/>
                  <w:color w:val="FFFFFF"/>
                  <w:rPrChange w:id="1308" w:author="Niall Murphy" w:date="2021-04-27T11:49:00Z">
                    <w:rPr>
                      <w:rFonts w:cs="Arial"/>
                      <w:i/>
                      <w:iCs/>
                      <w:color w:val="FFFFFF"/>
                    </w:rPr>
                  </w:rPrChange>
                </w:rPr>
                <w:delText>Task Team Interface Manager</w:delText>
              </w:r>
            </w:del>
          </w:p>
        </w:tc>
        <w:tc>
          <w:tcPr>
            <w:tcW w:w="0" w:type="dxa"/>
            <w:shd w:val="clear" w:color="auto" w:fill="BFBFBF" w:themeFill="background1" w:themeFillShade="BF"/>
            <w:tcPrChange w:id="1309" w:author="Niall Murphy" w:date="2021-04-27T11:49:00Z">
              <w:tcPr>
                <w:tcW w:w="3024" w:type="dxa"/>
                <w:shd w:val="clear" w:color="auto" w:fill="7F7F7F" w:themeFill="text1" w:themeFillTint="80"/>
              </w:tcPr>
            </w:tcPrChange>
          </w:tcPr>
          <w:p w14:paraId="3A3CEBA4" w14:textId="3FBF16F0" w:rsidR="00F43EAA" w:rsidRPr="00542737" w:rsidDel="00AF1368" w:rsidRDefault="00F43EAA" w:rsidP="00021C4C">
            <w:pPr>
              <w:pStyle w:val="BodyText"/>
              <w:spacing w:after="0"/>
              <w:ind w:left="0"/>
              <w:cnfStyle w:val="100000000000" w:firstRow="1" w:lastRow="0" w:firstColumn="0" w:lastColumn="0" w:oddVBand="0" w:evenVBand="0" w:oddHBand="0" w:evenHBand="0" w:firstRowFirstColumn="0" w:firstRowLastColumn="0" w:lastRowFirstColumn="0" w:lastRowLastColumn="0"/>
              <w:rPr>
                <w:del w:id="1310" w:author="Niall Murphy" w:date="2021-04-27T12:01:00Z"/>
                <w:rFonts w:cs="Arial"/>
                <w:bCs/>
                <w:color w:val="FFFFFF"/>
                <w:rPrChange w:id="1311" w:author="Niall Murphy" w:date="2021-04-27T11:49:00Z">
                  <w:rPr>
                    <w:del w:id="1312" w:author="Niall Murphy" w:date="2021-04-27T12:01:00Z"/>
                    <w:rFonts w:cs="Arial"/>
                    <w:color w:val="FFFFFF"/>
                  </w:rPr>
                </w:rPrChange>
              </w:rPr>
            </w:pPr>
            <w:del w:id="1313" w:author="Niall Murphy" w:date="2021-04-27T12:01:00Z">
              <w:r w:rsidRPr="00E132BC" w:rsidDel="00AF1368">
                <w:rPr>
                  <w:rFonts w:cs="Arial"/>
                  <w:bCs/>
                  <w:color w:val="FFFFFF"/>
                </w:rPr>
                <w:delText>APIM</w:delText>
              </w:r>
            </w:del>
          </w:p>
          <w:p w14:paraId="4B24CFB3" w14:textId="497E8462" w:rsidR="00F43EAA" w:rsidRPr="00542737" w:rsidDel="00AF1368" w:rsidRDefault="00F43EAA" w:rsidP="00021C4C">
            <w:pPr>
              <w:pStyle w:val="BodyText"/>
              <w:spacing w:after="0"/>
              <w:ind w:left="0"/>
              <w:cnfStyle w:val="100000000000" w:firstRow="1" w:lastRow="0" w:firstColumn="0" w:lastColumn="0" w:oddVBand="0" w:evenVBand="0" w:oddHBand="0" w:evenHBand="0" w:firstRowFirstColumn="0" w:firstRowLastColumn="0" w:lastRowFirstColumn="0" w:lastRowLastColumn="0"/>
              <w:rPr>
                <w:del w:id="1314" w:author="Niall Murphy" w:date="2021-04-27T12:01:00Z"/>
                <w:rFonts w:cs="Arial"/>
                <w:bCs/>
                <w:i/>
                <w:iCs/>
                <w:color w:val="FFFFFF"/>
                <w:rPrChange w:id="1315" w:author="Niall Murphy" w:date="2021-04-27T11:49:00Z">
                  <w:rPr>
                    <w:del w:id="1316" w:author="Niall Murphy" w:date="2021-04-27T12:01:00Z"/>
                    <w:rFonts w:cs="Arial"/>
                    <w:b w:val="0"/>
                    <w:i/>
                    <w:iCs/>
                    <w:color w:val="FFFFFF"/>
                  </w:rPr>
                </w:rPrChange>
              </w:rPr>
            </w:pPr>
            <w:del w:id="1317" w:author="Niall Murphy" w:date="2021-04-27T12:01:00Z">
              <w:r w:rsidRPr="00542737" w:rsidDel="00AF1368">
                <w:rPr>
                  <w:rFonts w:cs="Arial"/>
                  <w:bCs/>
                  <w:i/>
                  <w:iCs/>
                  <w:color w:val="FFFFFF"/>
                  <w:rPrChange w:id="1318" w:author="Niall Murphy" w:date="2021-04-27T11:49:00Z">
                    <w:rPr>
                      <w:rFonts w:cs="Arial"/>
                      <w:i/>
                      <w:iCs/>
                      <w:color w:val="FFFFFF"/>
                    </w:rPr>
                  </w:rPrChange>
                </w:rPr>
                <w:delText>Appointing Party Information Manager</w:delText>
              </w:r>
            </w:del>
          </w:p>
        </w:tc>
      </w:tr>
    </w:tbl>
    <w:p w14:paraId="27302B26" w14:textId="6B11A76F" w:rsidR="00697460" w:rsidRPr="00542737" w:rsidRDefault="00021C4C" w:rsidP="00021C4C">
      <w:pPr>
        <w:spacing w:after="0"/>
        <w:rPr>
          <w:rFonts w:ascii="Arial" w:eastAsia="Verdana" w:hAnsi="Arial" w:cs="Arial"/>
          <w:color w:val="5E6A71" w:themeColor="accent3"/>
          <w:sz w:val="20"/>
          <w:szCs w:val="20"/>
        </w:rPr>
      </w:pPr>
      <w:r w:rsidRPr="00542737">
        <w:rPr>
          <w:rFonts w:ascii="Arial" w:eastAsia="Verdana" w:hAnsi="Arial" w:cs="Arial"/>
          <w:color w:val="5E6A71" w:themeColor="accent3"/>
          <w:sz w:val="20"/>
          <w:szCs w:val="20"/>
        </w:rPr>
        <w:t xml:space="preserve"> </w:t>
      </w:r>
    </w:p>
    <w:tbl>
      <w:tblPr>
        <w:tblStyle w:val="TurnTown"/>
        <w:tblW w:w="9071" w:type="dxa"/>
        <w:tblInd w:w="794" w:type="dxa"/>
        <w:tblLayout w:type="fixed"/>
        <w:tblLook w:val="04A0" w:firstRow="1" w:lastRow="0" w:firstColumn="1" w:lastColumn="0" w:noHBand="0" w:noVBand="1"/>
        <w:tblPrChange w:id="1319" w:author="Niall Murphy" w:date="2021-04-28T11:49:00Z">
          <w:tblPr>
            <w:tblStyle w:val="TurnTown"/>
            <w:tblW w:w="9071" w:type="dxa"/>
            <w:tblInd w:w="794" w:type="dxa"/>
            <w:tblLayout w:type="fixed"/>
            <w:tblLook w:val="04A0" w:firstRow="1" w:lastRow="0" w:firstColumn="1" w:lastColumn="0" w:noHBand="0" w:noVBand="1"/>
          </w:tblPr>
        </w:tblPrChange>
      </w:tblPr>
      <w:tblGrid>
        <w:gridCol w:w="1474"/>
        <w:gridCol w:w="1701"/>
        <w:gridCol w:w="1179"/>
        <w:gridCol w:w="1179"/>
        <w:gridCol w:w="1179"/>
        <w:gridCol w:w="1179"/>
        <w:gridCol w:w="1180"/>
        <w:tblGridChange w:id="1320">
          <w:tblGrid>
            <w:gridCol w:w="1402"/>
            <w:gridCol w:w="72"/>
            <w:gridCol w:w="1583"/>
            <w:gridCol w:w="118"/>
            <w:gridCol w:w="1179"/>
            <w:gridCol w:w="1179"/>
            <w:gridCol w:w="1179"/>
            <w:gridCol w:w="1179"/>
            <w:gridCol w:w="1180"/>
          </w:tblGrid>
        </w:tblGridChange>
      </w:tblGrid>
      <w:tr w:rsidR="00AF1368" w:rsidRPr="00542737" w14:paraId="7B3F74F5" w14:textId="77777777" w:rsidTr="00D26C2F">
        <w:trPr>
          <w:cnfStyle w:val="100000000000" w:firstRow="1" w:lastRow="0" w:firstColumn="0" w:lastColumn="0" w:oddVBand="0" w:evenVBand="0" w:oddHBand="0" w:evenHBand="0" w:firstRowFirstColumn="0" w:firstRowLastColumn="0" w:lastRowFirstColumn="0" w:lastRowLastColumn="0"/>
          <w:ins w:id="1321" w:author="Niall Murphy" w:date="2021-04-27T11:58:00Z"/>
        </w:trPr>
        <w:tc>
          <w:tcPr>
            <w:tcW w:w="1474" w:type="dxa"/>
            <w:shd w:val="clear" w:color="auto" w:fill="auto"/>
            <w:tcPrChange w:id="1322" w:author="Niall Murphy" w:date="2021-04-28T11:49:00Z">
              <w:tcPr>
                <w:tcW w:w="1402" w:type="dxa"/>
              </w:tcPr>
            </w:tcPrChange>
          </w:tcPr>
          <w:p w14:paraId="19278536" w14:textId="77777777" w:rsidR="00AF1368" w:rsidRPr="00542737" w:rsidRDefault="00AF1368" w:rsidP="00AF1368">
            <w:pPr>
              <w:pStyle w:val="BodyText"/>
              <w:spacing w:after="0"/>
              <w:ind w:left="0"/>
              <w:cnfStyle w:val="100000000000" w:firstRow="1" w:lastRow="0" w:firstColumn="0" w:lastColumn="0" w:oddVBand="0" w:evenVBand="0" w:oddHBand="0" w:evenHBand="0" w:firstRowFirstColumn="0" w:firstRowLastColumn="0" w:lastRowFirstColumn="0" w:lastRowLastColumn="0"/>
              <w:rPr>
                <w:ins w:id="1323" w:author="Niall Murphy" w:date="2021-04-27T11:58:00Z"/>
                <w:rFonts w:cs="Arial"/>
                <w:color w:val="D55C17" w:themeColor="accent5"/>
              </w:rPr>
            </w:pPr>
          </w:p>
        </w:tc>
        <w:tc>
          <w:tcPr>
            <w:tcW w:w="1701" w:type="dxa"/>
            <w:shd w:val="clear" w:color="auto" w:fill="auto"/>
            <w:tcPrChange w:id="1324" w:author="Niall Murphy" w:date="2021-04-28T11:49:00Z">
              <w:tcPr>
                <w:tcW w:w="1655" w:type="dxa"/>
                <w:gridSpan w:val="2"/>
              </w:tcPr>
            </w:tcPrChange>
          </w:tcPr>
          <w:p w14:paraId="1C2E1E45" w14:textId="77777777" w:rsidR="00AF1368" w:rsidRPr="00542737" w:rsidRDefault="00AF1368" w:rsidP="00AF1368">
            <w:pPr>
              <w:pStyle w:val="BodyText"/>
              <w:spacing w:after="0"/>
              <w:ind w:left="0"/>
              <w:cnfStyle w:val="100000000000" w:firstRow="1" w:lastRow="0" w:firstColumn="0" w:lastColumn="0" w:oddVBand="0" w:evenVBand="0" w:oddHBand="0" w:evenHBand="0" w:firstRowFirstColumn="0" w:firstRowLastColumn="0" w:lastRowFirstColumn="0" w:lastRowLastColumn="0"/>
              <w:rPr>
                <w:ins w:id="1325" w:author="Niall Murphy" w:date="2021-04-27T11:58:00Z"/>
                <w:rFonts w:cs="Arial"/>
              </w:rPr>
            </w:pPr>
          </w:p>
        </w:tc>
        <w:tc>
          <w:tcPr>
            <w:tcW w:w="5896" w:type="dxa"/>
            <w:gridSpan w:val="5"/>
            <w:tcPrChange w:id="1326" w:author="Niall Murphy" w:date="2021-04-28T11:49:00Z">
              <w:tcPr>
                <w:tcW w:w="6014" w:type="dxa"/>
                <w:gridSpan w:val="6"/>
              </w:tcPr>
            </w:tcPrChange>
          </w:tcPr>
          <w:p w14:paraId="34960B62" w14:textId="5E1F91C5" w:rsidR="00AF1368" w:rsidRPr="00542737" w:rsidRDefault="00AF1368" w:rsidP="00AF1368">
            <w:pPr>
              <w:pStyle w:val="BodyText"/>
              <w:spacing w:after="0"/>
              <w:ind w:left="0"/>
              <w:cnfStyle w:val="100000000000" w:firstRow="1" w:lastRow="0" w:firstColumn="0" w:lastColumn="0" w:oddVBand="0" w:evenVBand="0" w:oddHBand="0" w:evenHBand="0" w:firstRowFirstColumn="0" w:firstRowLastColumn="0" w:lastRowFirstColumn="0" w:lastRowLastColumn="0"/>
              <w:rPr>
                <w:ins w:id="1327" w:author="Niall Murphy" w:date="2021-04-27T11:58:00Z"/>
                <w:rFonts w:eastAsia="Wingdings" w:cs="Arial"/>
                <w:rPrChange w:id="1328" w:author="Niall Murphy" w:date="2021-04-27T11:59:00Z">
                  <w:rPr>
                    <w:ins w:id="1329" w:author="Niall Murphy" w:date="2021-04-27T11:58:00Z"/>
                    <w:rFonts w:ascii="Segoe UI Symbol" w:eastAsia="Wingdings" w:hAnsi="Segoe UI Symbol" w:cs="Segoe UI Symbol"/>
                  </w:rPr>
                </w:rPrChange>
              </w:rPr>
            </w:pPr>
            <w:ins w:id="1330" w:author="Niall Murphy" w:date="2021-04-27T11:59:00Z">
              <w:r w:rsidRPr="00542737">
                <w:rPr>
                  <w:rFonts w:eastAsia="Wingdings" w:cs="Arial"/>
                  <w:color w:val="FFFFFF" w:themeColor="background1"/>
                  <w:rPrChange w:id="1331" w:author="Niall Murphy" w:date="2021-04-27T12:00:00Z">
                    <w:rPr>
                      <w:rFonts w:eastAsia="Wingdings" w:cs="Arial"/>
                    </w:rPr>
                  </w:rPrChange>
                </w:rPr>
                <w:t>Activity</w:t>
              </w:r>
            </w:ins>
          </w:p>
        </w:tc>
      </w:tr>
      <w:tr w:rsidR="00D26C2F" w:rsidRPr="00542737" w14:paraId="6E852135" w14:textId="77777777" w:rsidTr="00D26C2F">
        <w:trPr>
          <w:cnfStyle w:val="000000100000" w:firstRow="0" w:lastRow="0" w:firstColumn="0" w:lastColumn="0" w:oddVBand="0" w:evenVBand="0" w:oddHBand="1" w:evenHBand="0" w:firstRowFirstColumn="0" w:firstRowLastColumn="0" w:lastRowFirstColumn="0" w:lastRowLastColumn="0"/>
          <w:ins w:id="1332" w:author="Niall Murphy" w:date="2021-04-27T11:58:00Z"/>
        </w:trPr>
        <w:tc>
          <w:tcPr>
            <w:tcW w:w="1474" w:type="dxa"/>
            <w:shd w:val="clear" w:color="auto" w:fill="689319"/>
          </w:tcPr>
          <w:p w14:paraId="4BDE694E" w14:textId="4D9547EC" w:rsidR="00AF1368" w:rsidRPr="00542737" w:rsidRDefault="00AF1368" w:rsidP="00AF1368">
            <w:pPr>
              <w:pStyle w:val="BodyText"/>
              <w:spacing w:after="0"/>
              <w:ind w:left="0"/>
              <w:rPr>
                <w:ins w:id="1333" w:author="Niall Murphy" w:date="2021-04-27T11:58:00Z"/>
                <w:rFonts w:cs="Arial"/>
                <w:color w:val="D55C17" w:themeColor="accent5"/>
              </w:rPr>
            </w:pPr>
            <w:ins w:id="1334" w:author="Niall Murphy" w:date="2021-04-27T11:59:00Z">
              <w:r w:rsidRPr="00542737">
                <w:rPr>
                  <w:rFonts w:cs="Arial"/>
                  <w:b/>
                  <w:color w:val="FFFFFF" w:themeColor="background1"/>
                </w:rPr>
                <w:t>Individual Responsible</w:t>
              </w:r>
            </w:ins>
          </w:p>
        </w:tc>
        <w:tc>
          <w:tcPr>
            <w:tcW w:w="1701" w:type="dxa"/>
            <w:shd w:val="clear" w:color="auto" w:fill="689319"/>
          </w:tcPr>
          <w:p w14:paraId="2E7ABB9D" w14:textId="72F50E42" w:rsidR="00AF1368" w:rsidRPr="00542737" w:rsidRDefault="00AF1368" w:rsidP="00AF1368">
            <w:pPr>
              <w:pStyle w:val="BodyText"/>
              <w:spacing w:after="0"/>
              <w:ind w:left="0"/>
              <w:rPr>
                <w:ins w:id="1335" w:author="Niall Murphy" w:date="2021-04-27T11:58:00Z"/>
                <w:rFonts w:cs="Arial"/>
              </w:rPr>
            </w:pPr>
            <w:ins w:id="1336" w:author="Niall Murphy" w:date="2021-04-27T11:59:00Z">
              <w:r w:rsidRPr="00542737">
                <w:rPr>
                  <w:rFonts w:cs="Arial"/>
                  <w:b/>
                  <w:color w:val="FFFFFF" w:themeColor="background1"/>
                </w:rPr>
                <w:t>Role</w:t>
              </w:r>
            </w:ins>
          </w:p>
        </w:tc>
        <w:tc>
          <w:tcPr>
            <w:tcW w:w="1179" w:type="dxa"/>
            <w:shd w:val="clear" w:color="auto" w:fill="7F7F7F" w:themeFill="text1" w:themeFillTint="80"/>
          </w:tcPr>
          <w:p w14:paraId="357C4D8D" w14:textId="5474C0DF" w:rsidR="00AF1368" w:rsidRPr="00542737" w:rsidRDefault="00AF1368" w:rsidP="00AF1368">
            <w:pPr>
              <w:pStyle w:val="BodyText"/>
              <w:spacing w:after="0"/>
              <w:ind w:left="0"/>
              <w:rPr>
                <w:ins w:id="1337" w:author="Niall Murphy" w:date="2021-04-27T11:58:00Z"/>
                <w:rFonts w:eastAsia="Wingdings" w:cs="Arial"/>
                <w:color w:val="FFFFFF" w:themeColor="background1"/>
                <w:rPrChange w:id="1338" w:author="Niall Murphy" w:date="2021-04-27T12:00:00Z">
                  <w:rPr>
                    <w:ins w:id="1339" w:author="Niall Murphy" w:date="2021-04-27T11:58:00Z"/>
                    <w:rFonts w:ascii="Segoe UI Symbol" w:eastAsia="Wingdings" w:hAnsi="Segoe UI Symbol" w:cs="Segoe UI Symbol"/>
                  </w:rPr>
                </w:rPrChange>
              </w:rPr>
            </w:pPr>
            <w:ins w:id="1340" w:author="Niall Murphy" w:date="2021-04-27T11:59:00Z">
              <w:r w:rsidRPr="00542737">
                <w:rPr>
                  <w:rFonts w:eastAsia="Wingdings" w:cs="Arial"/>
                  <w:color w:val="FFFFFF" w:themeColor="background1"/>
                  <w:rPrChange w:id="1341" w:author="Niall Murphy" w:date="2021-04-27T12:00:00Z">
                    <w:rPr>
                      <w:rFonts w:ascii="Segoe UI Symbol" w:eastAsia="Wingdings" w:hAnsi="Segoe UI Symbol" w:cs="Segoe UI Symbol"/>
                    </w:rPr>
                  </w:rPrChange>
                </w:rPr>
                <w:t xml:space="preserve">Model </w:t>
              </w:r>
            </w:ins>
            <w:ins w:id="1342" w:author="Niall Murphy" w:date="2021-04-27T11:58:00Z">
              <w:r w:rsidRPr="00542737">
                <w:rPr>
                  <w:rFonts w:eastAsia="Wingdings" w:cs="Arial"/>
                  <w:color w:val="FFFFFF" w:themeColor="background1"/>
                  <w:rPrChange w:id="1343" w:author="Niall Murphy" w:date="2021-04-27T12:00:00Z">
                    <w:rPr>
                      <w:rFonts w:ascii="Segoe UI Symbol" w:eastAsia="Wingdings" w:hAnsi="Segoe UI Symbol" w:cs="Segoe UI Symbol"/>
                    </w:rPr>
                  </w:rPrChange>
                </w:rPr>
                <w:t>Federation</w:t>
              </w:r>
            </w:ins>
          </w:p>
        </w:tc>
        <w:tc>
          <w:tcPr>
            <w:tcW w:w="1179" w:type="dxa"/>
            <w:shd w:val="clear" w:color="auto" w:fill="7F7F7F" w:themeFill="text1" w:themeFillTint="80"/>
          </w:tcPr>
          <w:p w14:paraId="7CB7FA0D" w14:textId="21786B92" w:rsidR="00AF1368" w:rsidRPr="00542737" w:rsidRDefault="00AF1368" w:rsidP="00AF1368">
            <w:pPr>
              <w:pStyle w:val="BodyText"/>
              <w:spacing w:after="0"/>
              <w:ind w:left="0"/>
              <w:rPr>
                <w:ins w:id="1344" w:author="Niall Murphy" w:date="2021-04-27T11:58:00Z"/>
                <w:rFonts w:cs="Arial"/>
                <w:color w:val="FFFFFF" w:themeColor="background1"/>
                <w:rPrChange w:id="1345" w:author="Niall Murphy" w:date="2021-04-27T12:00:00Z">
                  <w:rPr>
                    <w:ins w:id="1346" w:author="Niall Murphy" w:date="2021-04-27T11:58:00Z"/>
                    <w:rFonts w:cs="Arial"/>
                  </w:rPr>
                </w:rPrChange>
              </w:rPr>
            </w:pPr>
            <w:ins w:id="1347" w:author="Niall Murphy" w:date="2021-04-27T11:59:00Z">
              <w:r w:rsidRPr="00542737">
                <w:rPr>
                  <w:rFonts w:cs="Arial"/>
                  <w:color w:val="FFFFFF" w:themeColor="background1"/>
                  <w:rPrChange w:id="1348" w:author="Niall Murphy" w:date="2021-04-27T12:00:00Z">
                    <w:rPr>
                      <w:rFonts w:cs="Arial"/>
                    </w:rPr>
                  </w:rPrChange>
                </w:rPr>
                <w:t>Individual</w:t>
              </w:r>
            </w:ins>
            <w:ins w:id="1349" w:author="Niall Murphy" w:date="2021-04-27T11:58:00Z">
              <w:r w:rsidRPr="00542737">
                <w:rPr>
                  <w:rFonts w:cs="Arial"/>
                  <w:color w:val="FFFFFF" w:themeColor="background1"/>
                  <w:rPrChange w:id="1350" w:author="Niall Murphy" w:date="2021-04-27T12:00:00Z">
                    <w:rPr>
                      <w:rFonts w:cs="Arial"/>
                    </w:rPr>
                  </w:rPrChange>
                </w:rPr>
                <w:t xml:space="preserve"> mo</w:t>
              </w:r>
            </w:ins>
            <w:ins w:id="1351" w:author="Niall Murphy" w:date="2021-04-27T11:59:00Z">
              <w:r w:rsidRPr="00542737">
                <w:rPr>
                  <w:rFonts w:cs="Arial"/>
                  <w:color w:val="FFFFFF" w:themeColor="background1"/>
                  <w:rPrChange w:id="1352" w:author="Niall Murphy" w:date="2021-04-27T12:00:00Z">
                    <w:rPr>
                      <w:rFonts w:cs="Arial"/>
                    </w:rPr>
                  </w:rPrChange>
                </w:rPr>
                <w:t xml:space="preserve">del </w:t>
              </w:r>
            </w:ins>
            <w:ins w:id="1353" w:author="Niall Murphy" w:date="2021-04-27T11:58:00Z">
              <w:r w:rsidRPr="00542737">
                <w:rPr>
                  <w:rFonts w:cs="Arial"/>
                  <w:color w:val="FFFFFF" w:themeColor="background1"/>
                  <w:rPrChange w:id="1354" w:author="Niall Murphy" w:date="2021-04-27T12:00:00Z">
                    <w:rPr>
                      <w:rFonts w:cs="Arial"/>
                    </w:rPr>
                  </w:rPrChange>
                </w:rPr>
                <w:t>checks</w:t>
              </w:r>
            </w:ins>
          </w:p>
        </w:tc>
        <w:tc>
          <w:tcPr>
            <w:tcW w:w="1179" w:type="dxa"/>
            <w:shd w:val="clear" w:color="auto" w:fill="7F7F7F" w:themeFill="text1" w:themeFillTint="80"/>
          </w:tcPr>
          <w:p w14:paraId="3900D124" w14:textId="07A711E9" w:rsidR="00AF1368" w:rsidRPr="00542737" w:rsidRDefault="00AF1368" w:rsidP="00AF1368">
            <w:pPr>
              <w:pStyle w:val="BodyText"/>
              <w:spacing w:after="0"/>
              <w:ind w:left="0"/>
              <w:rPr>
                <w:ins w:id="1355" w:author="Niall Murphy" w:date="2021-04-27T11:58:00Z"/>
                <w:rFonts w:cs="Arial"/>
                <w:color w:val="FFFFFF" w:themeColor="background1"/>
                <w:rPrChange w:id="1356" w:author="Niall Murphy" w:date="2021-04-27T12:00:00Z">
                  <w:rPr>
                    <w:ins w:id="1357" w:author="Niall Murphy" w:date="2021-04-27T11:58:00Z"/>
                    <w:rFonts w:cs="Arial"/>
                  </w:rPr>
                </w:rPrChange>
              </w:rPr>
            </w:pPr>
            <w:ins w:id="1358" w:author="Niall Murphy" w:date="2021-04-27T11:58:00Z">
              <w:r w:rsidRPr="00542737">
                <w:rPr>
                  <w:rFonts w:cs="Arial"/>
                  <w:color w:val="FFFFFF" w:themeColor="background1"/>
                  <w:rPrChange w:id="1359" w:author="Niall Murphy" w:date="2021-04-27T12:00:00Z">
                    <w:rPr>
                      <w:rFonts w:cs="Arial"/>
                    </w:rPr>
                  </w:rPrChange>
                </w:rPr>
                <w:t>Federated model checks</w:t>
              </w:r>
            </w:ins>
          </w:p>
        </w:tc>
        <w:tc>
          <w:tcPr>
            <w:tcW w:w="1179" w:type="dxa"/>
            <w:shd w:val="clear" w:color="auto" w:fill="7F7F7F" w:themeFill="text1" w:themeFillTint="80"/>
          </w:tcPr>
          <w:p w14:paraId="6F6414D6" w14:textId="5076E1F5" w:rsidR="00AF1368" w:rsidRPr="00542737" w:rsidRDefault="00AF1368" w:rsidP="00AF1368">
            <w:pPr>
              <w:pStyle w:val="BodyText"/>
              <w:spacing w:after="0"/>
              <w:ind w:left="0"/>
              <w:rPr>
                <w:ins w:id="1360" w:author="Niall Murphy" w:date="2021-04-27T11:58:00Z"/>
                <w:rFonts w:cs="Arial"/>
                <w:color w:val="FFFFFF" w:themeColor="background1"/>
                <w:rPrChange w:id="1361" w:author="Niall Murphy" w:date="2021-04-27T12:00:00Z">
                  <w:rPr>
                    <w:ins w:id="1362" w:author="Niall Murphy" w:date="2021-04-27T11:58:00Z"/>
                    <w:rFonts w:cs="Arial"/>
                  </w:rPr>
                </w:rPrChange>
              </w:rPr>
            </w:pPr>
            <w:ins w:id="1363" w:author="Niall Murphy" w:date="2021-04-27T11:59:00Z">
              <w:r w:rsidRPr="00542737">
                <w:rPr>
                  <w:rFonts w:cs="Arial"/>
                  <w:color w:val="FFFFFF" w:themeColor="background1"/>
                  <w:rPrChange w:id="1364" w:author="Niall Murphy" w:date="2021-04-27T12:00:00Z">
                    <w:rPr>
                      <w:rFonts w:cs="Arial"/>
                    </w:rPr>
                  </w:rPrChange>
                </w:rPr>
                <w:t>Clash m</w:t>
              </w:r>
            </w:ins>
            <w:ins w:id="1365" w:author="Niall Murphy" w:date="2021-04-27T11:58:00Z">
              <w:r w:rsidRPr="00542737">
                <w:rPr>
                  <w:rFonts w:cs="Arial"/>
                  <w:color w:val="FFFFFF" w:themeColor="background1"/>
                  <w:rPrChange w:id="1366" w:author="Niall Murphy" w:date="2021-04-27T12:00:00Z">
                    <w:rPr>
                      <w:rFonts w:cs="Arial"/>
                    </w:rPr>
                  </w:rPrChange>
                </w:rPr>
                <w:t>anagement</w:t>
              </w:r>
            </w:ins>
          </w:p>
        </w:tc>
        <w:tc>
          <w:tcPr>
            <w:tcW w:w="1180" w:type="dxa"/>
            <w:shd w:val="clear" w:color="auto" w:fill="7F7F7F" w:themeFill="text1" w:themeFillTint="80"/>
          </w:tcPr>
          <w:p w14:paraId="6D804FDF" w14:textId="342120A0" w:rsidR="00AF1368" w:rsidRPr="00542737" w:rsidRDefault="00AF1368" w:rsidP="00AF1368">
            <w:pPr>
              <w:pStyle w:val="BodyText"/>
              <w:spacing w:after="0"/>
              <w:ind w:left="0"/>
              <w:rPr>
                <w:ins w:id="1367" w:author="Niall Murphy" w:date="2021-04-27T11:58:00Z"/>
                <w:rFonts w:cs="Arial"/>
                <w:color w:val="FFFFFF" w:themeColor="background1"/>
                <w:rPrChange w:id="1368" w:author="Niall Murphy" w:date="2021-04-27T12:00:00Z">
                  <w:rPr>
                    <w:ins w:id="1369" w:author="Niall Murphy" w:date="2021-04-27T11:58:00Z"/>
                    <w:rFonts w:cs="Arial"/>
                  </w:rPr>
                </w:rPrChange>
              </w:rPr>
            </w:pPr>
            <w:ins w:id="1370" w:author="Niall Murphy" w:date="2021-04-27T11:59:00Z">
              <w:r w:rsidRPr="00542737">
                <w:rPr>
                  <w:rFonts w:cs="Arial"/>
                  <w:color w:val="FFFFFF" w:themeColor="background1"/>
                  <w:rPrChange w:id="1371" w:author="Niall Murphy" w:date="2021-04-27T12:00:00Z">
                    <w:rPr>
                      <w:rFonts w:cs="Arial"/>
                    </w:rPr>
                  </w:rPrChange>
                </w:rPr>
                <w:t>Clash r</w:t>
              </w:r>
            </w:ins>
            <w:ins w:id="1372" w:author="Niall Murphy" w:date="2021-04-27T11:58:00Z">
              <w:r w:rsidRPr="00542737">
                <w:rPr>
                  <w:rFonts w:cs="Arial"/>
                  <w:color w:val="FFFFFF" w:themeColor="background1"/>
                  <w:rPrChange w:id="1373" w:author="Niall Murphy" w:date="2021-04-27T12:00:00Z">
                    <w:rPr>
                      <w:rFonts w:cs="Arial"/>
                    </w:rPr>
                  </w:rPrChange>
                </w:rPr>
                <w:t>esolution</w:t>
              </w:r>
            </w:ins>
          </w:p>
        </w:tc>
      </w:tr>
      <w:tr w:rsidR="00D26C2F" w:rsidRPr="00542737" w14:paraId="12B1830C" w14:textId="77777777" w:rsidTr="00D26C2F">
        <w:trPr>
          <w:cnfStyle w:val="000000010000" w:firstRow="0" w:lastRow="0" w:firstColumn="0" w:lastColumn="0" w:oddVBand="0" w:evenVBand="0" w:oddHBand="0" w:evenHBand="1" w:firstRowFirstColumn="0" w:firstRowLastColumn="0" w:lastRowFirstColumn="0" w:lastRowLastColumn="0"/>
        </w:trPr>
        <w:tc>
          <w:tcPr>
            <w:tcW w:w="1474" w:type="dxa"/>
          </w:tcPr>
          <w:p w14:paraId="0C7FEDC5" w14:textId="10A6513C" w:rsidR="00AF1368" w:rsidRPr="00542737" w:rsidRDefault="00AF1368" w:rsidP="00AF1368">
            <w:pPr>
              <w:pStyle w:val="BodyText"/>
              <w:spacing w:after="0"/>
              <w:ind w:left="0"/>
              <w:rPr>
                <w:rFonts w:cs="Arial"/>
                <w:color w:val="D55C17" w:themeColor="accent5"/>
              </w:rPr>
            </w:pPr>
            <w:r w:rsidRPr="00542737">
              <w:rPr>
                <w:rFonts w:cs="Arial"/>
                <w:color w:val="D55C17" w:themeColor="accent5"/>
              </w:rPr>
              <w:t xml:space="preserve"> TBC</w:t>
            </w:r>
          </w:p>
        </w:tc>
        <w:tc>
          <w:tcPr>
            <w:tcW w:w="1701" w:type="dxa"/>
          </w:tcPr>
          <w:p w14:paraId="22D155CA" w14:textId="0A5B10C8" w:rsidR="00AF1368" w:rsidRPr="00542737" w:rsidRDefault="00AF1368" w:rsidP="00AF1368">
            <w:pPr>
              <w:pStyle w:val="BodyText"/>
              <w:spacing w:after="0"/>
              <w:ind w:left="0"/>
              <w:rPr>
                <w:rFonts w:cs="Arial"/>
              </w:rPr>
            </w:pPr>
            <w:commentRangeStart w:id="1374"/>
            <w:commentRangeStart w:id="1375"/>
            <w:r w:rsidRPr="00542737">
              <w:rPr>
                <w:rFonts w:cs="Arial"/>
              </w:rPr>
              <w:t>L</w:t>
            </w:r>
            <w:ins w:id="1376" w:author="Niall Murphy" w:date="2021-04-27T12:00:00Z">
              <w:r w:rsidRPr="00542737">
                <w:rPr>
                  <w:rFonts w:cs="Arial"/>
                </w:rPr>
                <w:t>ead Appointed Party</w:t>
              </w:r>
            </w:ins>
            <w:del w:id="1377" w:author="Niall Murphy" w:date="2021-04-27T12:00:00Z">
              <w:r w:rsidRPr="00542737" w:rsidDel="00AF1368">
                <w:rPr>
                  <w:rFonts w:cs="Arial"/>
                </w:rPr>
                <w:delText>AP</w:delText>
              </w:r>
            </w:del>
            <w:commentRangeEnd w:id="1374"/>
            <w:r w:rsidRPr="00542737">
              <w:rPr>
                <w:rStyle w:val="CommentReference"/>
                <w:rFonts w:cs="Arial"/>
                <w:sz w:val="20"/>
                <w:szCs w:val="20"/>
                <w:rPrChange w:id="1378" w:author="Niall Murphy" w:date="2021-04-27T11:59:00Z">
                  <w:rPr>
                    <w:rStyle w:val="CommentReference"/>
                    <w:rFonts w:ascii="Verdana" w:hAnsi="Verdana"/>
                  </w:rPr>
                </w:rPrChange>
              </w:rPr>
              <w:commentReference w:id="1374"/>
            </w:r>
            <w:commentRangeEnd w:id="1375"/>
            <w:r w:rsidRPr="00542737">
              <w:rPr>
                <w:rStyle w:val="CommentReference"/>
                <w:rFonts w:cs="Arial"/>
                <w:sz w:val="20"/>
                <w:szCs w:val="20"/>
                <w:rPrChange w:id="1379" w:author="Niall Murphy" w:date="2021-04-27T11:59:00Z">
                  <w:rPr>
                    <w:rStyle w:val="CommentReference"/>
                    <w:rFonts w:ascii="Verdana" w:hAnsi="Verdana"/>
                  </w:rPr>
                </w:rPrChange>
              </w:rPr>
              <w:commentReference w:id="1375"/>
            </w:r>
          </w:p>
        </w:tc>
        <w:tc>
          <w:tcPr>
            <w:tcW w:w="1179" w:type="dxa"/>
          </w:tcPr>
          <w:p w14:paraId="53D4FB33" w14:textId="77777777" w:rsidR="00AF1368" w:rsidRPr="00542737" w:rsidRDefault="00AF1368">
            <w:pPr>
              <w:pStyle w:val="BodyText"/>
              <w:spacing w:after="0"/>
              <w:ind w:left="0"/>
              <w:jc w:val="center"/>
              <w:rPr>
                <w:rFonts w:eastAsia="Wingdings" w:cs="Arial"/>
              </w:rPr>
              <w:pPrChange w:id="1380" w:author="Unknown" w:date="2021-04-27T12:00:00Z">
                <w:pPr>
                  <w:pStyle w:val="BodyText"/>
                  <w:spacing w:after="0"/>
                  <w:ind w:left="0"/>
                </w:pPr>
              </w:pPrChange>
            </w:pPr>
            <w:r w:rsidRPr="00542737">
              <w:rPr>
                <w:rFonts w:ascii="Segoe UI Symbol" w:eastAsia="Wingdings" w:hAnsi="Segoe UI Symbol" w:cs="Segoe UI Symbol"/>
              </w:rPr>
              <w:t>✓</w:t>
            </w:r>
          </w:p>
        </w:tc>
        <w:tc>
          <w:tcPr>
            <w:tcW w:w="1179" w:type="dxa"/>
          </w:tcPr>
          <w:p w14:paraId="2CB5C50C" w14:textId="0D823F77" w:rsidR="00AF1368" w:rsidRPr="00542737" w:rsidRDefault="00AF1368">
            <w:pPr>
              <w:pStyle w:val="BodyText"/>
              <w:spacing w:after="0"/>
              <w:ind w:left="0"/>
              <w:jc w:val="center"/>
              <w:rPr>
                <w:rFonts w:cs="Arial"/>
              </w:rPr>
              <w:pPrChange w:id="1381" w:author="Unknown" w:date="2021-04-27T12:00:00Z">
                <w:pPr>
                  <w:pStyle w:val="BodyText"/>
                  <w:spacing w:after="0"/>
                  <w:ind w:left="0"/>
                </w:pPr>
              </w:pPrChange>
            </w:pPr>
          </w:p>
        </w:tc>
        <w:tc>
          <w:tcPr>
            <w:tcW w:w="1179" w:type="dxa"/>
          </w:tcPr>
          <w:p w14:paraId="545517F4" w14:textId="77777777" w:rsidR="00AF1368" w:rsidRPr="00542737" w:rsidRDefault="00AF1368">
            <w:pPr>
              <w:pStyle w:val="BodyText"/>
              <w:spacing w:after="0"/>
              <w:ind w:left="0"/>
              <w:jc w:val="center"/>
              <w:rPr>
                <w:rFonts w:eastAsia="Wingdings" w:cs="Arial"/>
              </w:rPr>
              <w:pPrChange w:id="1382" w:author="Unknown" w:date="2021-04-27T12:00:00Z">
                <w:pPr>
                  <w:pStyle w:val="BodyText"/>
                  <w:spacing w:after="0"/>
                  <w:ind w:left="0"/>
                </w:pPr>
              </w:pPrChange>
            </w:pPr>
            <w:r w:rsidRPr="00542737">
              <w:rPr>
                <w:rFonts w:ascii="Segoe UI Symbol" w:eastAsia="Wingdings" w:hAnsi="Segoe UI Symbol" w:cs="Segoe UI Symbol"/>
              </w:rPr>
              <w:t>✓</w:t>
            </w:r>
          </w:p>
        </w:tc>
        <w:tc>
          <w:tcPr>
            <w:tcW w:w="1179" w:type="dxa"/>
          </w:tcPr>
          <w:p w14:paraId="5F84C720" w14:textId="77777777" w:rsidR="00AF1368" w:rsidRPr="00542737" w:rsidRDefault="00AF1368">
            <w:pPr>
              <w:pStyle w:val="BodyText"/>
              <w:spacing w:after="0"/>
              <w:ind w:left="0"/>
              <w:jc w:val="center"/>
              <w:rPr>
                <w:rFonts w:eastAsia="Wingdings" w:cs="Arial"/>
              </w:rPr>
              <w:pPrChange w:id="1383" w:author="Unknown" w:date="2021-04-27T12:00:00Z">
                <w:pPr>
                  <w:pStyle w:val="BodyText"/>
                  <w:spacing w:after="0"/>
                  <w:ind w:left="0"/>
                </w:pPr>
              </w:pPrChange>
            </w:pPr>
            <w:r w:rsidRPr="00542737">
              <w:rPr>
                <w:rFonts w:ascii="Segoe UI Symbol" w:eastAsia="Wingdings" w:hAnsi="Segoe UI Symbol" w:cs="Segoe UI Symbol"/>
              </w:rPr>
              <w:t>✓</w:t>
            </w:r>
          </w:p>
        </w:tc>
        <w:tc>
          <w:tcPr>
            <w:tcW w:w="1180" w:type="dxa"/>
          </w:tcPr>
          <w:p w14:paraId="03D80E84" w14:textId="77777777" w:rsidR="00AF1368" w:rsidRPr="00542737" w:rsidRDefault="00AF1368">
            <w:pPr>
              <w:pStyle w:val="BodyText"/>
              <w:spacing w:after="0"/>
              <w:ind w:left="0"/>
              <w:jc w:val="center"/>
              <w:rPr>
                <w:rFonts w:eastAsia="Wingdings" w:cs="Arial"/>
              </w:rPr>
              <w:pPrChange w:id="1384" w:author="Unknown" w:date="2021-04-27T12:00:00Z">
                <w:pPr>
                  <w:pStyle w:val="BodyText"/>
                  <w:spacing w:after="0"/>
                  <w:ind w:left="0"/>
                </w:pPr>
              </w:pPrChange>
            </w:pPr>
            <w:r w:rsidRPr="00542737">
              <w:rPr>
                <w:rFonts w:ascii="Segoe UI Symbol" w:eastAsia="Wingdings" w:hAnsi="Segoe UI Symbol" w:cs="Segoe UI Symbol"/>
              </w:rPr>
              <w:t>✓</w:t>
            </w:r>
          </w:p>
        </w:tc>
      </w:tr>
      <w:tr w:rsidR="00D26C2F" w:rsidRPr="00542737" w14:paraId="2F2D237A" w14:textId="77777777" w:rsidTr="00D26C2F">
        <w:trPr>
          <w:cnfStyle w:val="000000100000" w:firstRow="0" w:lastRow="0" w:firstColumn="0" w:lastColumn="0" w:oddVBand="0" w:evenVBand="0" w:oddHBand="1" w:evenHBand="0" w:firstRowFirstColumn="0" w:firstRowLastColumn="0" w:lastRowFirstColumn="0" w:lastRowLastColumn="0"/>
        </w:trPr>
        <w:tc>
          <w:tcPr>
            <w:tcW w:w="1474" w:type="dxa"/>
          </w:tcPr>
          <w:p w14:paraId="0DE0873D" w14:textId="0F14034C" w:rsidR="00AF1368" w:rsidRPr="00542737" w:rsidRDefault="00AF1368" w:rsidP="00AF1368">
            <w:pPr>
              <w:pStyle w:val="BodyText"/>
              <w:spacing w:after="0"/>
              <w:ind w:left="0"/>
              <w:rPr>
                <w:rFonts w:eastAsia="Calibri" w:cs="Arial"/>
                <w:color w:val="D55C17" w:themeColor="accent5"/>
              </w:rPr>
            </w:pPr>
            <w:r w:rsidRPr="00542737">
              <w:rPr>
                <w:rFonts w:eastAsia="Calibri" w:cs="Arial"/>
                <w:color w:val="D55C17" w:themeColor="accent5"/>
              </w:rPr>
              <w:t xml:space="preserve"> </w:t>
            </w:r>
            <w:r w:rsidRPr="00542737">
              <w:rPr>
                <w:rFonts w:cs="Arial"/>
                <w:color w:val="D55C17" w:themeColor="accent5"/>
              </w:rPr>
              <w:t>TBC</w:t>
            </w:r>
          </w:p>
        </w:tc>
        <w:tc>
          <w:tcPr>
            <w:tcW w:w="1701" w:type="dxa"/>
          </w:tcPr>
          <w:p w14:paraId="79B0DBD0" w14:textId="15868D83" w:rsidR="00AF1368" w:rsidRPr="00542737" w:rsidRDefault="00AF1368" w:rsidP="00AF1368">
            <w:pPr>
              <w:pStyle w:val="BodyText"/>
              <w:spacing w:after="0"/>
              <w:ind w:left="0"/>
              <w:rPr>
                <w:rFonts w:cs="Arial"/>
              </w:rPr>
            </w:pPr>
            <w:r w:rsidRPr="00542737">
              <w:rPr>
                <w:rFonts w:cs="Arial"/>
              </w:rPr>
              <w:t>T</w:t>
            </w:r>
            <w:ins w:id="1385" w:author="Niall Murphy" w:date="2021-04-27T12:01:00Z">
              <w:r w:rsidRPr="00542737">
                <w:rPr>
                  <w:rFonts w:cs="Arial"/>
                </w:rPr>
                <w:t>ask Information Manager</w:t>
              </w:r>
            </w:ins>
            <w:del w:id="1386" w:author="Niall Murphy" w:date="2021-04-27T12:01:00Z">
              <w:r w:rsidRPr="00542737" w:rsidDel="00AF1368">
                <w:rPr>
                  <w:rFonts w:cs="Arial"/>
                </w:rPr>
                <w:delText>IM</w:delText>
              </w:r>
            </w:del>
          </w:p>
        </w:tc>
        <w:tc>
          <w:tcPr>
            <w:tcW w:w="1179" w:type="dxa"/>
          </w:tcPr>
          <w:p w14:paraId="10EDC4A9" w14:textId="58C97B24" w:rsidR="00AF1368" w:rsidRPr="00542737" w:rsidRDefault="00AF1368">
            <w:pPr>
              <w:pStyle w:val="BodyText"/>
              <w:spacing w:after="0"/>
              <w:ind w:left="0"/>
              <w:jc w:val="center"/>
              <w:rPr>
                <w:rFonts w:eastAsia="Wingdings" w:cs="Arial"/>
              </w:rPr>
              <w:pPrChange w:id="1387" w:author="Unknown" w:date="2021-04-27T12:00:00Z">
                <w:pPr>
                  <w:pStyle w:val="BodyText"/>
                  <w:spacing w:after="0"/>
                  <w:ind w:left="0"/>
                </w:pPr>
              </w:pPrChange>
            </w:pPr>
          </w:p>
        </w:tc>
        <w:tc>
          <w:tcPr>
            <w:tcW w:w="1179" w:type="dxa"/>
          </w:tcPr>
          <w:p w14:paraId="0C9E31E2" w14:textId="77777777" w:rsidR="00AF1368" w:rsidRPr="00542737" w:rsidRDefault="00AF1368">
            <w:pPr>
              <w:pStyle w:val="BodyText"/>
              <w:spacing w:after="0"/>
              <w:ind w:left="0"/>
              <w:jc w:val="center"/>
              <w:rPr>
                <w:rFonts w:eastAsia="Wingdings" w:cs="Arial"/>
              </w:rPr>
              <w:pPrChange w:id="1388" w:author="Unknown" w:date="2021-04-27T12:00:00Z">
                <w:pPr>
                  <w:pStyle w:val="BodyText"/>
                  <w:spacing w:after="0"/>
                  <w:ind w:left="0"/>
                </w:pPr>
              </w:pPrChange>
            </w:pPr>
            <w:r w:rsidRPr="00542737">
              <w:rPr>
                <w:rFonts w:ascii="Segoe UI Symbol" w:eastAsia="Wingdings" w:hAnsi="Segoe UI Symbol" w:cs="Segoe UI Symbol"/>
              </w:rPr>
              <w:t>✓</w:t>
            </w:r>
          </w:p>
        </w:tc>
        <w:tc>
          <w:tcPr>
            <w:tcW w:w="1179" w:type="dxa"/>
          </w:tcPr>
          <w:p w14:paraId="2BEC5E34" w14:textId="77777777" w:rsidR="00AF1368" w:rsidRPr="00542737" w:rsidRDefault="00AF1368">
            <w:pPr>
              <w:pStyle w:val="BodyText"/>
              <w:spacing w:after="0"/>
              <w:ind w:left="0"/>
              <w:jc w:val="center"/>
              <w:rPr>
                <w:rFonts w:eastAsia="Wingdings" w:cs="Arial"/>
              </w:rPr>
              <w:pPrChange w:id="1389" w:author="Unknown" w:date="2021-04-27T12:00:00Z">
                <w:pPr>
                  <w:pStyle w:val="BodyText"/>
                  <w:spacing w:after="0"/>
                  <w:ind w:left="0"/>
                </w:pPr>
              </w:pPrChange>
            </w:pPr>
          </w:p>
        </w:tc>
        <w:tc>
          <w:tcPr>
            <w:tcW w:w="1179" w:type="dxa"/>
          </w:tcPr>
          <w:p w14:paraId="25E6C616" w14:textId="77777777" w:rsidR="00AF1368" w:rsidRPr="00542737" w:rsidRDefault="00AF1368">
            <w:pPr>
              <w:pStyle w:val="BodyText"/>
              <w:spacing w:after="0"/>
              <w:ind w:left="0"/>
              <w:jc w:val="center"/>
              <w:rPr>
                <w:rFonts w:eastAsia="Wingdings" w:cs="Arial"/>
              </w:rPr>
              <w:pPrChange w:id="1390" w:author="Unknown" w:date="2021-04-27T12:00:00Z">
                <w:pPr>
                  <w:pStyle w:val="BodyText"/>
                  <w:spacing w:after="0"/>
                  <w:ind w:left="0"/>
                </w:pPr>
              </w:pPrChange>
            </w:pPr>
          </w:p>
        </w:tc>
        <w:tc>
          <w:tcPr>
            <w:tcW w:w="1180" w:type="dxa"/>
          </w:tcPr>
          <w:p w14:paraId="214A01A0" w14:textId="77777777" w:rsidR="00AF1368" w:rsidRPr="00542737" w:rsidRDefault="00AF1368">
            <w:pPr>
              <w:pStyle w:val="BodyText"/>
              <w:spacing w:after="0"/>
              <w:ind w:left="0"/>
              <w:jc w:val="center"/>
              <w:rPr>
                <w:rFonts w:eastAsia="Wingdings" w:cs="Arial"/>
              </w:rPr>
              <w:pPrChange w:id="1391" w:author="Unknown" w:date="2021-04-27T12:00:00Z">
                <w:pPr>
                  <w:pStyle w:val="BodyText"/>
                  <w:spacing w:after="0"/>
                  <w:ind w:left="0"/>
                </w:pPr>
              </w:pPrChange>
            </w:pPr>
            <w:r w:rsidRPr="00542737">
              <w:rPr>
                <w:rFonts w:ascii="Segoe UI Symbol" w:eastAsia="Wingdings" w:hAnsi="Segoe UI Symbol" w:cs="Segoe UI Symbol"/>
              </w:rPr>
              <w:t>✓</w:t>
            </w:r>
          </w:p>
        </w:tc>
      </w:tr>
      <w:tr w:rsidR="00D26C2F" w:rsidRPr="00542737" w14:paraId="26F43024" w14:textId="77777777" w:rsidTr="00D26C2F">
        <w:trPr>
          <w:cnfStyle w:val="000000010000" w:firstRow="0" w:lastRow="0" w:firstColumn="0" w:lastColumn="0" w:oddVBand="0" w:evenVBand="0" w:oddHBand="0" w:evenHBand="1" w:firstRowFirstColumn="0" w:firstRowLastColumn="0" w:lastRowFirstColumn="0" w:lastRowLastColumn="0"/>
        </w:trPr>
        <w:tc>
          <w:tcPr>
            <w:tcW w:w="1474" w:type="dxa"/>
          </w:tcPr>
          <w:p w14:paraId="0F3CE57E" w14:textId="72EFFA25" w:rsidR="00AF1368" w:rsidRPr="00542737" w:rsidRDefault="00AF1368" w:rsidP="00AF1368">
            <w:pPr>
              <w:pStyle w:val="BodyText"/>
              <w:spacing w:after="0"/>
              <w:ind w:left="0"/>
              <w:rPr>
                <w:rFonts w:eastAsia="Calibri" w:cs="Arial"/>
                <w:color w:val="D55C17" w:themeColor="accent5"/>
              </w:rPr>
            </w:pPr>
            <w:r w:rsidRPr="00542737">
              <w:rPr>
                <w:rFonts w:eastAsia="Calibri" w:cs="Arial"/>
                <w:color w:val="D55C17" w:themeColor="accent5"/>
              </w:rPr>
              <w:t xml:space="preserve"> </w:t>
            </w:r>
            <w:r w:rsidRPr="00542737">
              <w:rPr>
                <w:rFonts w:cs="Arial"/>
                <w:color w:val="D55C17" w:themeColor="accent5"/>
              </w:rPr>
              <w:t>TBC</w:t>
            </w:r>
          </w:p>
        </w:tc>
        <w:tc>
          <w:tcPr>
            <w:tcW w:w="1701" w:type="dxa"/>
          </w:tcPr>
          <w:p w14:paraId="2E3CC401" w14:textId="12698A76" w:rsidR="00AF1368" w:rsidRPr="00542737" w:rsidRDefault="00AF1368" w:rsidP="00AF1368">
            <w:pPr>
              <w:pStyle w:val="BodyText"/>
              <w:spacing w:after="0"/>
              <w:ind w:left="0"/>
              <w:rPr>
                <w:rFonts w:cs="Arial"/>
              </w:rPr>
            </w:pPr>
            <w:ins w:id="1392" w:author="Niall Murphy" w:date="2021-04-27T12:01:00Z">
              <w:r w:rsidRPr="00542737">
                <w:rPr>
                  <w:rFonts w:cs="Arial"/>
                </w:rPr>
                <w:t>Task Information Manager</w:t>
              </w:r>
            </w:ins>
            <w:del w:id="1393" w:author="Niall Murphy" w:date="2021-04-27T12:01:00Z">
              <w:r w:rsidRPr="00542737" w:rsidDel="00AF1368">
                <w:rPr>
                  <w:rFonts w:cs="Arial"/>
                </w:rPr>
                <w:delText>TIM</w:delText>
              </w:r>
            </w:del>
          </w:p>
        </w:tc>
        <w:tc>
          <w:tcPr>
            <w:tcW w:w="1179" w:type="dxa"/>
          </w:tcPr>
          <w:p w14:paraId="6C381ACD" w14:textId="4485F5C9" w:rsidR="00AF1368" w:rsidRPr="00542737" w:rsidRDefault="00AF1368">
            <w:pPr>
              <w:pStyle w:val="BodyText"/>
              <w:spacing w:after="0"/>
              <w:ind w:left="0"/>
              <w:jc w:val="center"/>
              <w:rPr>
                <w:rFonts w:cs="Arial"/>
              </w:rPr>
              <w:pPrChange w:id="1394" w:author="Unknown" w:date="2021-04-27T12:00:00Z">
                <w:pPr>
                  <w:pStyle w:val="BodyText"/>
                  <w:spacing w:after="0"/>
                  <w:ind w:left="0"/>
                </w:pPr>
              </w:pPrChange>
            </w:pPr>
          </w:p>
        </w:tc>
        <w:tc>
          <w:tcPr>
            <w:tcW w:w="1179" w:type="dxa"/>
          </w:tcPr>
          <w:p w14:paraId="3F690C68" w14:textId="77777777" w:rsidR="00AF1368" w:rsidRPr="00542737" w:rsidRDefault="00AF1368">
            <w:pPr>
              <w:pStyle w:val="BodyText"/>
              <w:spacing w:after="0"/>
              <w:ind w:left="0"/>
              <w:jc w:val="center"/>
              <w:rPr>
                <w:rFonts w:eastAsia="Wingdings" w:cs="Arial"/>
              </w:rPr>
              <w:pPrChange w:id="1395" w:author="Unknown" w:date="2021-04-27T12:00:00Z">
                <w:pPr>
                  <w:pStyle w:val="BodyText"/>
                  <w:spacing w:after="0"/>
                  <w:ind w:left="0"/>
                </w:pPr>
              </w:pPrChange>
            </w:pPr>
            <w:r w:rsidRPr="00542737">
              <w:rPr>
                <w:rFonts w:ascii="Segoe UI Symbol" w:eastAsia="Wingdings" w:hAnsi="Segoe UI Symbol" w:cs="Segoe UI Symbol"/>
              </w:rPr>
              <w:t>✓</w:t>
            </w:r>
          </w:p>
        </w:tc>
        <w:tc>
          <w:tcPr>
            <w:tcW w:w="1179" w:type="dxa"/>
          </w:tcPr>
          <w:p w14:paraId="3C0DB4D8" w14:textId="6232F476" w:rsidR="00AF1368" w:rsidRPr="00542737" w:rsidRDefault="00AF1368">
            <w:pPr>
              <w:pStyle w:val="BodyText"/>
              <w:spacing w:after="0"/>
              <w:ind w:left="0"/>
              <w:jc w:val="center"/>
              <w:rPr>
                <w:rFonts w:cs="Arial"/>
              </w:rPr>
              <w:pPrChange w:id="1396" w:author="Unknown" w:date="2021-04-27T12:00:00Z">
                <w:pPr>
                  <w:pStyle w:val="BodyText"/>
                  <w:spacing w:after="0"/>
                  <w:ind w:left="0"/>
                </w:pPr>
              </w:pPrChange>
            </w:pPr>
          </w:p>
        </w:tc>
        <w:tc>
          <w:tcPr>
            <w:tcW w:w="1179" w:type="dxa"/>
          </w:tcPr>
          <w:p w14:paraId="74DF8BBF" w14:textId="57D947E7" w:rsidR="00AF1368" w:rsidRPr="00542737" w:rsidRDefault="00AF1368">
            <w:pPr>
              <w:pStyle w:val="BodyText"/>
              <w:spacing w:after="0"/>
              <w:ind w:left="0"/>
              <w:jc w:val="center"/>
              <w:rPr>
                <w:rFonts w:cs="Arial"/>
              </w:rPr>
              <w:pPrChange w:id="1397" w:author="Unknown" w:date="2021-04-27T12:00:00Z">
                <w:pPr>
                  <w:pStyle w:val="BodyText"/>
                  <w:spacing w:after="0"/>
                  <w:ind w:left="0"/>
                </w:pPr>
              </w:pPrChange>
            </w:pPr>
          </w:p>
        </w:tc>
        <w:tc>
          <w:tcPr>
            <w:tcW w:w="1180" w:type="dxa"/>
          </w:tcPr>
          <w:p w14:paraId="3F0110F4" w14:textId="77777777" w:rsidR="00AF1368" w:rsidRPr="00542737" w:rsidRDefault="00AF1368">
            <w:pPr>
              <w:pStyle w:val="BodyText"/>
              <w:spacing w:after="0"/>
              <w:ind w:left="0"/>
              <w:jc w:val="center"/>
              <w:rPr>
                <w:rFonts w:eastAsia="Wingdings" w:cs="Arial"/>
              </w:rPr>
              <w:pPrChange w:id="1398" w:author="Unknown" w:date="2021-04-27T12:00:00Z">
                <w:pPr>
                  <w:pStyle w:val="BodyText"/>
                  <w:spacing w:after="0"/>
                  <w:ind w:left="0"/>
                </w:pPr>
              </w:pPrChange>
            </w:pPr>
            <w:r w:rsidRPr="00542737">
              <w:rPr>
                <w:rFonts w:ascii="Segoe UI Symbol" w:eastAsia="Wingdings" w:hAnsi="Segoe UI Symbol" w:cs="Segoe UI Symbol"/>
              </w:rPr>
              <w:t>✓</w:t>
            </w:r>
          </w:p>
        </w:tc>
      </w:tr>
      <w:tr w:rsidR="00D26C2F" w:rsidRPr="00542737" w14:paraId="6942ADD0" w14:textId="77777777" w:rsidTr="00D26C2F">
        <w:trPr>
          <w:cnfStyle w:val="000000100000" w:firstRow="0" w:lastRow="0" w:firstColumn="0" w:lastColumn="0" w:oddVBand="0" w:evenVBand="0" w:oddHBand="1" w:evenHBand="0" w:firstRowFirstColumn="0" w:firstRowLastColumn="0" w:lastRowFirstColumn="0" w:lastRowLastColumn="0"/>
        </w:trPr>
        <w:tc>
          <w:tcPr>
            <w:tcW w:w="1474" w:type="dxa"/>
          </w:tcPr>
          <w:p w14:paraId="51933189" w14:textId="34F5C773" w:rsidR="00AF1368" w:rsidRPr="00542737" w:rsidRDefault="00AF1368" w:rsidP="00AF1368">
            <w:pPr>
              <w:pStyle w:val="BodyText"/>
              <w:spacing w:after="0"/>
              <w:ind w:left="0"/>
              <w:rPr>
                <w:rFonts w:eastAsia="Calibri" w:cs="Arial"/>
                <w:color w:val="D55C17" w:themeColor="accent5"/>
              </w:rPr>
            </w:pPr>
            <w:r w:rsidRPr="00542737">
              <w:rPr>
                <w:rFonts w:eastAsia="Calibri" w:cs="Arial"/>
                <w:color w:val="D55C17" w:themeColor="accent5"/>
              </w:rPr>
              <w:t xml:space="preserve"> </w:t>
            </w:r>
            <w:r w:rsidRPr="00542737">
              <w:rPr>
                <w:rFonts w:cs="Arial"/>
                <w:color w:val="D55C17" w:themeColor="accent5"/>
              </w:rPr>
              <w:t>TBC</w:t>
            </w:r>
          </w:p>
        </w:tc>
        <w:tc>
          <w:tcPr>
            <w:tcW w:w="1701" w:type="dxa"/>
          </w:tcPr>
          <w:p w14:paraId="16E03C06" w14:textId="7C11B8BA" w:rsidR="00AF1368" w:rsidRPr="00542737" w:rsidRDefault="00AF1368" w:rsidP="00AF1368">
            <w:pPr>
              <w:pStyle w:val="BodyText"/>
              <w:spacing w:after="0"/>
              <w:ind w:left="0"/>
              <w:rPr>
                <w:rFonts w:cs="Arial"/>
              </w:rPr>
            </w:pPr>
            <w:ins w:id="1399" w:author="Niall Murphy" w:date="2021-04-27T12:01:00Z">
              <w:r w:rsidRPr="00542737">
                <w:rPr>
                  <w:rFonts w:cs="Arial"/>
                </w:rPr>
                <w:t>Task Information Manager</w:t>
              </w:r>
            </w:ins>
            <w:del w:id="1400" w:author="Niall Murphy" w:date="2021-04-27T12:01:00Z">
              <w:r w:rsidRPr="00542737" w:rsidDel="00AF1368">
                <w:rPr>
                  <w:rFonts w:cs="Arial"/>
                </w:rPr>
                <w:delText>TIM</w:delText>
              </w:r>
            </w:del>
          </w:p>
        </w:tc>
        <w:tc>
          <w:tcPr>
            <w:tcW w:w="1179" w:type="dxa"/>
          </w:tcPr>
          <w:p w14:paraId="336B7CA9" w14:textId="45A85E7B" w:rsidR="00AF1368" w:rsidRPr="00542737" w:rsidRDefault="00AF1368">
            <w:pPr>
              <w:pStyle w:val="BodyText"/>
              <w:spacing w:after="0"/>
              <w:ind w:left="0"/>
              <w:jc w:val="center"/>
              <w:rPr>
                <w:rFonts w:cs="Arial"/>
              </w:rPr>
              <w:pPrChange w:id="1401" w:author="Unknown" w:date="2021-04-27T12:00:00Z">
                <w:pPr>
                  <w:pStyle w:val="BodyText"/>
                  <w:spacing w:after="0"/>
                  <w:ind w:left="0"/>
                </w:pPr>
              </w:pPrChange>
            </w:pPr>
          </w:p>
        </w:tc>
        <w:tc>
          <w:tcPr>
            <w:tcW w:w="1179" w:type="dxa"/>
          </w:tcPr>
          <w:p w14:paraId="3D9A2800" w14:textId="77777777" w:rsidR="00AF1368" w:rsidRPr="00542737" w:rsidRDefault="00AF1368">
            <w:pPr>
              <w:pStyle w:val="BodyText"/>
              <w:spacing w:after="0"/>
              <w:ind w:left="0"/>
              <w:jc w:val="center"/>
              <w:rPr>
                <w:rFonts w:eastAsia="Wingdings" w:cs="Arial"/>
              </w:rPr>
              <w:pPrChange w:id="1402" w:author="Unknown" w:date="2021-04-27T12:00:00Z">
                <w:pPr>
                  <w:pStyle w:val="BodyText"/>
                  <w:spacing w:after="0"/>
                  <w:ind w:left="0"/>
                </w:pPr>
              </w:pPrChange>
            </w:pPr>
            <w:r w:rsidRPr="00542737">
              <w:rPr>
                <w:rFonts w:ascii="Segoe UI Symbol" w:eastAsia="Wingdings" w:hAnsi="Segoe UI Symbol" w:cs="Segoe UI Symbol"/>
              </w:rPr>
              <w:t>✓</w:t>
            </w:r>
          </w:p>
        </w:tc>
        <w:tc>
          <w:tcPr>
            <w:tcW w:w="1179" w:type="dxa"/>
          </w:tcPr>
          <w:p w14:paraId="5DFD6236" w14:textId="673D6E4C" w:rsidR="00AF1368" w:rsidRPr="00542737" w:rsidRDefault="00AF1368">
            <w:pPr>
              <w:pStyle w:val="BodyText"/>
              <w:spacing w:after="0"/>
              <w:ind w:left="0"/>
              <w:jc w:val="center"/>
              <w:rPr>
                <w:rFonts w:cs="Arial"/>
              </w:rPr>
              <w:pPrChange w:id="1403" w:author="Unknown" w:date="2021-04-27T12:00:00Z">
                <w:pPr>
                  <w:pStyle w:val="BodyText"/>
                  <w:spacing w:after="0"/>
                  <w:ind w:left="0"/>
                </w:pPr>
              </w:pPrChange>
            </w:pPr>
          </w:p>
        </w:tc>
        <w:tc>
          <w:tcPr>
            <w:tcW w:w="1179" w:type="dxa"/>
          </w:tcPr>
          <w:p w14:paraId="5CADA621" w14:textId="3ABD3CBD" w:rsidR="00AF1368" w:rsidRPr="00542737" w:rsidRDefault="00AF1368">
            <w:pPr>
              <w:pStyle w:val="BodyText"/>
              <w:spacing w:after="0"/>
              <w:ind w:left="0"/>
              <w:jc w:val="center"/>
              <w:rPr>
                <w:rFonts w:cs="Arial"/>
              </w:rPr>
              <w:pPrChange w:id="1404" w:author="Unknown" w:date="2021-04-27T12:00:00Z">
                <w:pPr>
                  <w:pStyle w:val="BodyText"/>
                  <w:spacing w:after="0"/>
                  <w:ind w:left="0"/>
                </w:pPr>
              </w:pPrChange>
            </w:pPr>
          </w:p>
        </w:tc>
        <w:tc>
          <w:tcPr>
            <w:tcW w:w="1180" w:type="dxa"/>
          </w:tcPr>
          <w:p w14:paraId="0CCB2B24" w14:textId="77777777" w:rsidR="00AF1368" w:rsidRPr="00542737" w:rsidRDefault="00AF1368">
            <w:pPr>
              <w:pStyle w:val="BodyText"/>
              <w:spacing w:after="0"/>
              <w:ind w:left="0"/>
              <w:jc w:val="center"/>
              <w:rPr>
                <w:rFonts w:eastAsia="Wingdings" w:cs="Arial"/>
              </w:rPr>
              <w:pPrChange w:id="1405" w:author="Unknown" w:date="2021-04-27T12:00:00Z">
                <w:pPr>
                  <w:pStyle w:val="BodyText"/>
                  <w:spacing w:after="0"/>
                  <w:ind w:left="0"/>
                </w:pPr>
              </w:pPrChange>
            </w:pPr>
            <w:r w:rsidRPr="00542737">
              <w:rPr>
                <w:rFonts w:ascii="Segoe UI Symbol" w:eastAsia="Wingdings" w:hAnsi="Segoe UI Symbol" w:cs="Segoe UI Symbol"/>
              </w:rPr>
              <w:t>✓</w:t>
            </w:r>
          </w:p>
        </w:tc>
      </w:tr>
      <w:tr w:rsidR="00D26C2F" w:rsidRPr="00542737" w14:paraId="3776F506" w14:textId="77777777" w:rsidTr="00D26C2F">
        <w:trPr>
          <w:cnfStyle w:val="000000010000" w:firstRow="0" w:lastRow="0" w:firstColumn="0" w:lastColumn="0" w:oddVBand="0" w:evenVBand="0" w:oddHBand="0" w:evenHBand="1" w:firstRowFirstColumn="0" w:firstRowLastColumn="0" w:lastRowFirstColumn="0" w:lastRowLastColumn="0"/>
          <w:trHeight w:val="27"/>
        </w:trPr>
        <w:tc>
          <w:tcPr>
            <w:tcW w:w="1474" w:type="dxa"/>
            <w:tcBorders>
              <w:bottom w:val="single" w:sz="18" w:space="0" w:color="404040" w:themeColor="text1" w:themeTint="BF"/>
            </w:tcBorders>
          </w:tcPr>
          <w:p w14:paraId="75EABB94" w14:textId="1F2BA077" w:rsidR="00AF1368" w:rsidRPr="00542737" w:rsidRDefault="00AF1368" w:rsidP="00AF1368">
            <w:pPr>
              <w:pStyle w:val="BodyText"/>
              <w:spacing w:after="0"/>
              <w:ind w:left="0"/>
              <w:rPr>
                <w:rFonts w:eastAsia="Calibri" w:cs="Arial"/>
                <w:color w:val="D55C17" w:themeColor="accent5"/>
              </w:rPr>
            </w:pPr>
            <w:r w:rsidRPr="00542737">
              <w:rPr>
                <w:rFonts w:eastAsia="Calibri" w:cs="Arial"/>
                <w:color w:val="D55C17" w:themeColor="accent5"/>
              </w:rPr>
              <w:t xml:space="preserve"> </w:t>
            </w:r>
            <w:r w:rsidRPr="00542737">
              <w:rPr>
                <w:rFonts w:cs="Arial"/>
                <w:color w:val="D55C17" w:themeColor="accent5"/>
              </w:rPr>
              <w:t>TBC</w:t>
            </w:r>
          </w:p>
        </w:tc>
        <w:tc>
          <w:tcPr>
            <w:tcW w:w="1701" w:type="dxa"/>
            <w:tcBorders>
              <w:bottom w:val="single" w:sz="18" w:space="0" w:color="404040" w:themeColor="text1" w:themeTint="BF"/>
            </w:tcBorders>
          </w:tcPr>
          <w:p w14:paraId="492B0704" w14:textId="527855DD" w:rsidR="00AF1368" w:rsidRPr="00542737" w:rsidRDefault="00AF1368" w:rsidP="00AF1368">
            <w:pPr>
              <w:pStyle w:val="BodyText"/>
              <w:spacing w:after="0"/>
              <w:ind w:left="0"/>
              <w:rPr>
                <w:rFonts w:cs="Arial"/>
              </w:rPr>
            </w:pPr>
            <w:ins w:id="1406" w:author="Niall Murphy" w:date="2021-04-27T12:01:00Z">
              <w:r w:rsidRPr="00542737">
                <w:rPr>
                  <w:rFonts w:cs="Arial"/>
                </w:rPr>
                <w:t>Appointing Party Information Manager</w:t>
              </w:r>
            </w:ins>
            <w:del w:id="1407" w:author="Niall Murphy" w:date="2021-04-27T12:01:00Z">
              <w:r w:rsidRPr="00542737" w:rsidDel="00AF1368">
                <w:rPr>
                  <w:rFonts w:cs="Arial"/>
                </w:rPr>
                <w:delText>APIM</w:delText>
              </w:r>
            </w:del>
          </w:p>
        </w:tc>
        <w:tc>
          <w:tcPr>
            <w:tcW w:w="1179" w:type="dxa"/>
            <w:tcBorders>
              <w:bottom w:val="single" w:sz="18" w:space="0" w:color="404040" w:themeColor="text1" w:themeTint="BF"/>
            </w:tcBorders>
          </w:tcPr>
          <w:p w14:paraId="12B8EDD0" w14:textId="77777777" w:rsidR="00AF1368" w:rsidRPr="00542737" w:rsidRDefault="00AF1368">
            <w:pPr>
              <w:pStyle w:val="BodyText"/>
              <w:spacing w:after="0"/>
              <w:ind w:left="0"/>
              <w:jc w:val="center"/>
              <w:rPr>
                <w:rFonts w:eastAsia="Wingdings" w:cs="Arial"/>
              </w:rPr>
              <w:pPrChange w:id="1408" w:author="Unknown" w:date="2021-04-27T12:00:00Z">
                <w:pPr>
                  <w:pStyle w:val="BodyText"/>
                  <w:spacing w:after="0"/>
                  <w:ind w:left="0"/>
                </w:pPr>
              </w:pPrChange>
            </w:pPr>
            <w:r w:rsidRPr="00542737">
              <w:rPr>
                <w:rFonts w:ascii="Segoe UI Symbol" w:eastAsia="Wingdings" w:hAnsi="Segoe UI Symbol" w:cs="Segoe UI Symbol"/>
              </w:rPr>
              <w:t>✓</w:t>
            </w:r>
          </w:p>
        </w:tc>
        <w:tc>
          <w:tcPr>
            <w:tcW w:w="1179" w:type="dxa"/>
            <w:tcBorders>
              <w:bottom w:val="single" w:sz="18" w:space="0" w:color="404040" w:themeColor="text1" w:themeTint="BF"/>
            </w:tcBorders>
          </w:tcPr>
          <w:p w14:paraId="5B87F15E" w14:textId="08D0046B" w:rsidR="00AF1368" w:rsidRPr="00542737" w:rsidRDefault="00AF1368">
            <w:pPr>
              <w:pStyle w:val="BodyText"/>
              <w:spacing w:after="0"/>
              <w:ind w:left="0"/>
              <w:jc w:val="center"/>
              <w:rPr>
                <w:rFonts w:cs="Arial"/>
              </w:rPr>
              <w:pPrChange w:id="1409" w:author="Unknown" w:date="2021-04-27T12:00:00Z">
                <w:pPr>
                  <w:pStyle w:val="BodyText"/>
                  <w:spacing w:after="0"/>
                  <w:ind w:left="0"/>
                </w:pPr>
              </w:pPrChange>
            </w:pPr>
          </w:p>
        </w:tc>
        <w:tc>
          <w:tcPr>
            <w:tcW w:w="1179" w:type="dxa"/>
            <w:tcBorders>
              <w:bottom w:val="single" w:sz="18" w:space="0" w:color="404040" w:themeColor="text1" w:themeTint="BF"/>
            </w:tcBorders>
          </w:tcPr>
          <w:p w14:paraId="094394D1" w14:textId="2F46239C" w:rsidR="00AF1368" w:rsidRPr="00542737" w:rsidRDefault="00AF1368">
            <w:pPr>
              <w:pStyle w:val="BodyText"/>
              <w:spacing w:after="0"/>
              <w:ind w:left="0"/>
              <w:jc w:val="center"/>
              <w:rPr>
                <w:rFonts w:cs="Arial"/>
              </w:rPr>
              <w:pPrChange w:id="1410" w:author="Unknown" w:date="2021-04-27T12:00:00Z">
                <w:pPr>
                  <w:pStyle w:val="BodyText"/>
                  <w:spacing w:after="0"/>
                  <w:ind w:left="0"/>
                </w:pPr>
              </w:pPrChange>
            </w:pPr>
          </w:p>
        </w:tc>
        <w:tc>
          <w:tcPr>
            <w:tcW w:w="1179" w:type="dxa"/>
            <w:tcBorders>
              <w:bottom w:val="single" w:sz="18" w:space="0" w:color="404040" w:themeColor="text1" w:themeTint="BF"/>
            </w:tcBorders>
          </w:tcPr>
          <w:p w14:paraId="00B0DE76" w14:textId="77777777" w:rsidR="00AF1368" w:rsidRPr="00542737" w:rsidRDefault="00AF1368">
            <w:pPr>
              <w:pStyle w:val="BodyText"/>
              <w:spacing w:after="0"/>
              <w:ind w:left="0"/>
              <w:jc w:val="center"/>
              <w:rPr>
                <w:rFonts w:eastAsia="Wingdings" w:cs="Arial"/>
              </w:rPr>
              <w:pPrChange w:id="1411" w:author="Unknown" w:date="2021-04-27T12:00:00Z">
                <w:pPr>
                  <w:pStyle w:val="BodyText"/>
                  <w:spacing w:after="0"/>
                  <w:ind w:left="0"/>
                </w:pPr>
              </w:pPrChange>
            </w:pPr>
            <w:r w:rsidRPr="00542737">
              <w:rPr>
                <w:rFonts w:ascii="Segoe UI Symbol" w:eastAsia="Wingdings" w:hAnsi="Segoe UI Symbol" w:cs="Segoe UI Symbol"/>
              </w:rPr>
              <w:t>✓</w:t>
            </w:r>
          </w:p>
        </w:tc>
        <w:tc>
          <w:tcPr>
            <w:tcW w:w="1180" w:type="dxa"/>
            <w:tcBorders>
              <w:bottom w:val="single" w:sz="18" w:space="0" w:color="404040" w:themeColor="text1" w:themeTint="BF"/>
            </w:tcBorders>
          </w:tcPr>
          <w:p w14:paraId="1C5301C0" w14:textId="30D0EDFE" w:rsidR="00AF1368" w:rsidRPr="00542737" w:rsidRDefault="00AF1368">
            <w:pPr>
              <w:pStyle w:val="BodyText"/>
              <w:keepNext/>
              <w:spacing w:after="0"/>
              <w:ind w:left="0"/>
              <w:jc w:val="center"/>
              <w:rPr>
                <w:rFonts w:cs="Arial"/>
              </w:rPr>
              <w:pPrChange w:id="1412" w:author="Unknown" w:date="2021-04-27T12:00:00Z">
                <w:pPr>
                  <w:pStyle w:val="BodyText"/>
                  <w:keepNext/>
                  <w:spacing w:after="0"/>
                  <w:ind w:left="0"/>
                </w:pPr>
              </w:pPrChange>
            </w:pPr>
          </w:p>
        </w:tc>
      </w:tr>
    </w:tbl>
    <w:p w14:paraId="69A2B717" w14:textId="591BB947" w:rsidR="00021C4C" w:rsidRPr="00542737" w:rsidRDefault="00D257DE" w:rsidP="00D257DE">
      <w:pPr>
        <w:pStyle w:val="Caption"/>
      </w:pPr>
      <w:bookmarkStart w:id="1413" w:name="_Ref70416682"/>
      <w:r w:rsidRPr="00542737">
        <w:t xml:space="preserve">Table </w:t>
      </w:r>
      <w:fldSimple w:instr=" SEQ Table \* ARABIC ">
        <w:r w:rsidR="00542737">
          <w:rPr>
            <w:noProof/>
          </w:rPr>
          <w:t>21</w:t>
        </w:r>
      </w:fldSimple>
      <w:bookmarkEnd w:id="1413"/>
      <w:r w:rsidRPr="00542737">
        <w:t>: Clash detection and resolution responsibilities</w:t>
      </w:r>
    </w:p>
    <w:p w14:paraId="2256CFAA" w14:textId="0A685569" w:rsidR="00021C4C" w:rsidRPr="00542737" w:rsidRDefault="00021C4C" w:rsidP="00021C4C">
      <w:pPr>
        <w:pStyle w:val="BodyText"/>
        <w:rPr>
          <w:rFonts w:cs="Arial"/>
        </w:rPr>
      </w:pPr>
    </w:p>
    <w:p w14:paraId="260CDACF" w14:textId="5E3C5869" w:rsidR="00310845" w:rsidRPr="00542737" w:rsidRDefault="00310845">
      <w:pPr>
        <w:pStyle w:val="Heading4"/>
      </w:pPr>
      <w:r w:rsidRPr="00542737">
        <w:t>Coordination and clash detection rulesets</w:t>
      </w:r>
    </w:p>
    <w:p w14:paraId="4C188A63" w14:textId="3C35E0C3" w:rsidR="0009714C" w:rsidRPr="00542737" w:rsidRDefault="00021C4C" w:rsidP="0009714C">
      <w:pPr>
        <w:pStyle w:val="BodyText"/>
      </w:pPr>
      <w:r w:rsidRPr="00542737">
        <w:t>To ensure compliance with the project’s Key Performance Indicators t</w:t>
      </w:r>
      <w:r w:rsidR="0009714C" w:rsidRPr="00542737">
        <w:t>he following rulesets have been agreed by the Appointing Party and Delivery Team</w:t>
      </w:r>
    </w:p>
    <w:tbl>
      <w:tblPr>
        <w:tblStyle w:val="TurnTown"/>
        <w:tblW w:w="9672" w:type="dxa"/>
        <w:tblInd w:w="794" w:type="dxa"/>
        <w:tblLayout w:type="fixed"/>
        <w:tblLook w:val="04A0" w:firstRow="1" w:lastRow="0" w:firstColumn="1" w:lastColumn="0" w:noHBand="0" w:noVBand="1"/>
      </w:tblPr>
      <w:tblGrid>
        <w:gridCol w:w="4836"/>
        <w:gridCol w:w="4836"/>
      </w:tblGrid>
      <w:tr w:rsidR="0040269B" w:rsidRPr="00542737" w14:paraId="66E9C78C" w14:textId="77777777" w:rsidTr="0040269B">
        <w:trPr>
          <w:cnfStyle w:val="100000000000" w:firstRow="1" w:lastRow="0" w:firstColumn="0" w:lastColumn="0" w:oddVBand="0" w:evenVBand="0" w:oddHBand="0" w:evenHBand="0" w:firstRowFirstColumn="0" w:firstRowLastColumn="0" w:lastRowFirstColumn="0" w:lastRowLastColumn="0"/>
        </w:trPr>
        <w:tc>
          <w:tcPr>
            <w:tcW w:w="4836" w:type="dxa"/>
            <w:vAlign w:val="center"/>
          </w:tcPr>
          <w:p w14:paraId="385D98EC" w14:textId="75063B67" w:rsidR="0040269B" w:rsidRPr="00542737" w:rsidRDefault="0040269B" w:rsidP="0040269B">
            <w:pPr>
              <w:pStyle w:val="BodyText"/>
              <w:spacing w:after="0"/>
              <w:ind w:left="0"/>
              <w:rPr>
                <w:b w:val="0"/>
                <w:color w:val="FFFFFF"/>
              </w:rPr>
            </w:pPr>
            <w:r w:rsidRPr="00542737">
              <w:rPr>
                <w:b w:val="0"/>
                <w:color w:val="FFFFFF"/>
              </w:rPr>
              <w:t>Category A</w:t>
            </w:r>
          </w:p>
        </w:tc>
        <w:tc>
          <w:tcPr>
            <w:tcW w:w="4836" w:type="dxa"/>
            <w:vAlign w:val="center"/>
          </w:tcPr>
          <w:p w14:paraId="79C07231" w14:textId="48795825" w:rsidR="0040269B" w:rsidRPr="00542737" w:rsidRDefault="0040269B" w:rsidP="0040269B">
            <w:pPr>
              <w:pStyle w:val="BodyText"/>
              <w:spacing w:after="0"/>
              <w:ind w:left="0"/>
              <w:rPr>
                <w:b w:val="0"/>
                <w:color w:val="FFFFFF"/>
              </w:rPr>
            </w:pPr>
            <w:r w:rsidRPr="00542737">
              <w:rPr>
                <w:b w:val="0"/>
                <w:color w:val="FFFFFF"/>
              </w:rPr>
              <w:t>Category B</w:t>
            </w:r>
          </w:p>
        </w:tc>
      </w:tr>
      <w:tr w:rsidR="0040269B" w:rsidRPr="00542737" w14:paraId="4D776684" w14:textId="77777777" w:rsidTr="0040269B">
        <w:trPr>
          <w:cnfStyle w:val="000000100000" w:firstRow="0" w:lastRow="0" w:firstColumn="0" w:lastColumn="0" w:oddVBand="0" w:evenVBand="0" w:oddHBand="1" w:evenHBand="0" w:firstRowFirstColumn="0" w:firstRowLastColumn="0" w:lastRowFirstColumn="0" w:lastRowLastColumn="0"/>
        </w:trPr>
        <w:tc>
          <w:tcPr>
            <w:tcW w:w="4836" w:type="dxa"/>
          </w:tcPr>
          <w:p w14:paraId="3199288B" w14:textId="5FE0FFC5" w:rsidR="0040269B" w:rsidRPr="00542737" w:rsidRDefault="0040269B" w:rsidP="0040269B">
            <w:pPr>
              <w:pStyle w:val="BodyText"/>
              <w:spacing w:after="0"/>
              <w:ind w:left="0"/>
            </w:pPr>
            <w:commentRangeStart w:id="1414"/>
            <w:r w:rsidRPr="00542737">
              <w:rPr>
                <w:color w:val="D55C17" w:themeColor="accent5"/>
              </w:rPr>
              <w:t>TBC</w:t>
            </w:r>
          </w:p>
        </w:tc>
        <w:tc>
          <w:tcPr>
            <w:tcW w:w="4836" w:type="dxa"/>
          </w:tcPr>
          <w:p w14:paraId="5BB51870" w14:textId="6F1E0CF8" w:rsidR="0040269B" w:rsidRPr="00542737" w:rsidRDefault="0040269B" w:rsidP="0040269B">
            <w:pPr>
              <w:pStyle w:val="BodyText"/>
              <w:spacing w:after="0"/>
              <w:ind w:left="0"/>
            </w:pPr>
            <w:r w:rsidRPr="00542737">
              <w:rPr>
                <w:color w:val="D55C17" w:themeColor="accent5"/>
              </w:rPr>
              <w:t>TBC</w:t>
            </w:r>
            <w:commentRangeEnd w:id="1414"/>
            <w:r w:rsidRPr="00542737">
              <w:rPr>
                <w:rStyle w:val="CommentReference"/>
                <w:rFonts w:ascii="Verdana" w:eastAsiaTheme="minorHAnsi" w:hAnsi="Verdana" w:cstheme="minorBidi"/>
                <w:lang w:eastAsia="en-US"/>
              </w:rPr>
              <w:commentReference w:id="1414"/>
            </w:r>
          </w:p>
        </w:tc>
      </w:tr>
      <w:tr w:rsidR="0040269B" w:rsidRPr="00542737" w14:paraId="193298C2" w14:textId="77777777" w:rsidTr="0040269B">
        <w:trPr>
          <w:cnfStyle w:val="000000010000" w:firstRow="0" w:lastRow="0" w:firstColumn="0" w:lastColumn="0" w:oddVBand="0" w:evenVBand="0" w:oddHBand="0" w:evenHBand="1" w:firstRowFirstColumn="0" w:firstRowLastColumn="0" w:lastRowFirstColumn="0" w:lastRowLastColumn="0"/>
        </w:trPr>
        <w:tc>
          <w:tcPr>
            <w:tcW w:w="4836" w:type="dxa"/>
          </w:tcPr>
          <w:p w14:paraId="78A4AA05" w14:textId="77777777" w:rsidR="0040269B" w:rsidRPr="00542737" w:rsidRDefault="0040269B" w:rsidP="0040269B">
            <w:pPr>
              <w:pStyle w:val="BodyText"/>
              <w:spacing w:after="0"/>
              <w:ind w:left="0"/>
            </w:pPr>
          </w:p>
        </w:tc>
        <w:tc>
          <w:tcPr>
            <w:tcW w:w="4836" w:type="dxa"/>
          </w:tcPr>
          <w:p w14:paraId="601B7A60" w14:textId="77777777" w:rsidR="0040269B" w:rsidRPr="00542737" w:rsidRDefault="0040269B" w:rsidP="0040269B">
            <w:pPr>
              <w:pStyle w:val="BodyText"/>
              <w:spacing w:after="0"/>
              <w:ind w:left="0"/>
            </w:pPr>
          </w:p>
        </w:tc>
      </w:tr>
      <w:tr w:rsidR="0040269B" w:rsidRPr="00542737" w14:paraId="426FF858" w14:textId="77777777" w:rsidTr="0040269B">
        <w:trPr>
          <w:cnfStyle w:val="000000100000" w:firstRow="0" w:lastRow="0" w:firstColumn="0" w:lastColumn="0" w:oddVBand="0" w:evenVBand="0" w:oddHBand="1" w:evenHBand="0" w:firstRowFirstColumn="0" w:firstRowLastColumn="0" w:lastRowFirstColumn="0" w:lastRowLastColumn="0"/>
        </w:trPr>
        <w:tc>
          <w:tcPr>
            <w:tcW w:w="4836" w:type="dxa"/>
          </w:tcPr>
          <w:p w14:paraId="451B02D3" w14:textId="77777777" w:rsidR="0040269B" w:rsidRPr="00542737" w:rsidRDefault="0040269B" w:rsidP="0040269B">
            <w:pPr>
              <w:pStyle w:val="BodyText"/>
              <w:spacing w:after="0"/>
              <w:ind w:left="0"/>
            </w:pPr>
          </w:p>
        </w:tc>
        <w:tc>
          <w:tcPr>
            <w:tcW w:w="4836" w:type="dxa"/>
          </w:tcPr>
          <w:p w14:paraId="384822E8" w14:textId="77777777" w:rsidR="0040269B" w:rsidRPr="00542737" w:rsidRDefault="0040269B" w:rsidP="0040269B">
            <w:pPr>
              <w:pStyle w:val="BodyText"/>
              <w:spacing w:after="0"/>
              <w:ind w:left="0"/>
            </w:pPr>
          </w:p>
        </w:tc>
      </w:tr>
      <w:tr w:rsidR="0040269B" w:rsidRPr="00542737" w14:paraId="1BA73CD1" w14:textId="77777777" w:rsidTr="0040269B">
        <w:trPr>
          <w:cnfStyle w:val="000000010000" w:firstRow="0" w:lastRow="0" w:firstColumn="0" w:lastColumn="0" w:oddVBand="0" w:evenVBand="0" w:oddHBand="0" w:evenHBand="1" w:firstRowFirstColumn="0" w:firstRowLastColumn="0" w:lastRowFirstColumn="0" w:lastRowLastColumn="0"/>
        </w:trPr>
        <w:tc>
          <w:tcPr>
            <w:tcW w:w="4836" w:type="dxa"/>
            <w:tcBorders>
              <w:bottom w:val="none" w:sz="0" w:space="0" w:color="auto"/>
            </w:tcBorders>
          </w:tcPr>
          <w:p w14:paraId="5C972E8B" w14:textId="77777777" w:rsidR="0040269B" w:rsidRPr="00542737" w:rsidRDefault="0040269B" w:rsidP="0040269B">
            <w:pPr>
              <w:pStyle w:val="BodyText"/>
              <w:spacing w:after="0"/>
              <w:ind w:left="0"/>
            </w:pPr>
          </w:p>
        </w:tc>
        <w:tc>
          <w:tcPr>
            <w:tcW w:w="4836" w:type="dxa"/>
            <w:tcBorders>
              <w:bottom w:val="none" w:sz="0" w:space="0" w:color="auto"/>
            </w:tcBorders>
          </w:tcPr>
          <w:p w14:paraId="2EE17DE3" w14:textId="77777777" w:rsidR="0040269B" w:rsidRPr="00542737" w:rsidRDefault="0040269B" w:rsidP="0040269B">
            <w:pPr>
              <w:pStyle w:val="BodyText"/>
              <w:spacing w:after="0"/>
              <w:ind w:left="0"/>
            </w:pPr>
          </w:p>
        </w:tc>
      </w:tr>
      <w:tr w:rsidR="0040269B" w:rsidRPr="00542737" w14:paraId="2FB4B3D0" w14:textId="77777777" w:rsidTr="0040269B">
        <w:trPr>
          <w:cnfStyle w:val="000000100000" w:firstRow="0" w:lastRow="0" w:firstColumn="0" w:lastColumn="0" w:oddVBand="0" w:evenVBand="0" w:oddHBand="1" w:evenHBand="0" w:firstRowFirstColumn="0" w:firstRowLastColumn="0" w:lastRowFirstColumn="0" w:lastRowLastColumn="0"/>
        </w:trPr>
        <w:tc>
          <w:tcPr>
            <w:tcW w:w="4836" w:type="dxa"/>
            <w:tcBorders>
              <w:bottom w:val="single" w:sz="18" w:space="0" w:color="404040" w:themeColor="text1" w:themeTint="BF"/>
            </w:tcBorders>
          </w:tcPr>
          <w:p w14:paraId="79D4DF1C" w14:textId="77777777" w:rsidR="0040269B" w:rsidRPr="00542737" w:rsidRDefault="0040269B" w:rsidP="0040269B">
            <w:pPr>
              <w:pStyle w:val="BodyText"/>
              <w:spacing w:after="0"/>
              <w:ind w:left="0"/>
            </w:pPr>
          </w:p>
        </w:tc>
        <w:tc>
          <w:tcPr>
            <w:tcW w:w="4836" w:type="dxa"/>
            <w:tcBorders>
              <w:bottom w:val="single" w:sz="18" w:space="0" w:color="404040" w:themeColor="text1" w:themeTint="BF"/>
            </w:tcBorders>
          </w:tcPr>
          <w:p w14:paraId="7680366C" w14:textId="77777777" w:rsidR="0040269B" w:rsidRPr="00542737" w:rsidRDefault="0040269B" w:rsidP="00D257DE">
            <w:pPr>
              <w:pStyle w:val="BodyText"/>
              <w:keepNext/>
              <w:spacing w:after="0"/>
              <w:ind w:left="0"/>
            </w:pPr>
          </w:p>
        </w:tc>
      </w:tr>
    </w:tbl>
    <w:p w14:paraId="79FC6304" w14:textId="3AD5DD19" w:rsidR="0040269B" w:rsidRPr="00542737" w:rsidRDefault="00D257DE" w:rsidP="00D257DE">
      <w:pPr>
        <w:pStyle w:val="Caption"/>
      </w:pPr>
      <w:r w:rsidRPr="00542737">
        <w:t xml:space="preserve">Table </w:t>
      </w:r>
      <w:fldSimple w:instr=" SEQ Table \* ARABIC ">
        <w:r w:rsidR="00542737">
          <w:rPr>
            <w:noProof/>
          </w:rPr>
          <w:t>22</w:t>
        </w:r>
      </w:fldSimple>
      <w:r w:rsidRPr="00542737">
        <w:t>: Clash detection rulesets</w:t>
      </w:r>
    </w:p>
    <w:p w14:paraId="745616E3" w14:textId="411C3AC0" w:rsidR="0009714C" w:rsidRPr="00542737" w:rsidDel="005D7D3C" w:rsidRDefault="0009714C">
      <w:pPr>
        <w:pStyle w:val="Heading4"/>
        <w:rPr>
          <w:del w:id="1415" w:author="Niall Murphy" w:date="2021-04-28T15:02:00Z"/>
          <w:highlight w:val="yellow"/>
        </w:rPr>
      </w:pPr>
    </w:p>
    <w:p w14:paraId="483E77CA" w14:textId="63F73298" w:rsidR="00D257DE" w:rsidRPr="00542737" w:rsidDel="005D7D3C" w:rsidRDefault="00D257DE">
      <w:pPr>
        <w:pStyle w:val="Heading4"/>
        <w:rPr>
          <w:del w:id="1416" w:author="Niall Murphy" w:date="2021-04-28T15:02:00Z"/>
        </w:rPr>
      </w:pPr>
      <w:del w:id="1417" w:author="Niall Murphy" w:date="2021-04-28T15:02:00Z">
        <w:r w:rsidRPr="00542737" w:rsidDel="005D7D3C">
          <w:br w:type="page"/>
        </w:r>
      </w:del>
    </w:p>
    <w:p w14:paraId="030D9020" w14:textId="0A004AB3" w:rsidR="00310845" w:rsidRPr="00542737" w:rsidRDefault="00310845">
      <w:pPr>
        <w:pStyle w:val="Heading4"/>
      </w:pPr>
      <w:r w:rsidRPr="00542737">
        <w:t>Clash Detection Programme/Frequency</w:t>
      </w:r>
    </w:p>
    <w:p w14:paraId="06554F56" w14:textId="50B259B2" w:rsidR="00F43EAA" w:rsidRPr="00542737" w:rsidRDefault="00310845" w:rsidP="00310845">
      <w:pPr>
        <w:pStyle w:val="BodyText"/>
        <w:rPr>
          <w:rFonts w:cs="Arial"/>
        </w:rPr>
      </w:pPr>
      <w:r w:rsidRPr="00542737">
        <w:rPr>
          <w:rFonts w:cs="Arial"/>
        </w:rPr>
        <w:t>The following table details the cyclical coordination process that must be followed by all stakeholders.</w:t>
      </w:r>
    </w:p>
    <w:tbl>
      <w:tblPr>
        <w:tblStyle w:val="TurnTown"/>
        <w:tblW w:w="9070" w:type="dxa"/>
        <w:tblInd w:w="794" w:type="dxa"/>
        <w:tblLayout w:type="fixed"/>
        <w:tblLook w:val="04A0" w:firstRow="1" w:lastRow="0" w:firstColumn="1" w:lastColumn="0" w:noHBand="0" w:noVBand="1"/>
        <w:tblPrChange w:id="1418" w:author="Niall Murphy" w:date="2021-04-27T11:51:00Z">
          <w:tblPr>
            <w:tblStyle w:val="TurnTown"/>
            <w:tblW w:w="9070" w:type="dxa"/>
            <w:tblInd w:w="794" w:type="dxa"/>
            <w:tblLayout w:type="fixed"/>
            <w:tblLook w:val="04A0" w:firstRow="1" w:lastRow="0" w:firstColumn="1" w:lastColumn="0" w:noHBand="0" w:noVBand="1"/>
          </w:tblPr>
        </w:tblPrChange>
      </w:tblPr>
      <w:tblGrid>
        <w:gridCol w:w="3024"/>
        <w:gridCol w:w="3023"/>
        <w:gridCol w:w="3023"/>
        <w:tblGridChange w:id="1419">
          <w:tblGrid>
            <w:gridCol w:w="3022"/>
            <w:gridCol w:w="3024"/>
            <w:gridCol w:w="3024"/>
          </w:tblGrid>
        </w:tblGridChange>
      </w:tblGrid>
      <w:tr w:rsidR="00697460" w:rsidRPr="00542737" w14:paraId="6E8BF3E8" w14:textId="77777777" w:rsidTr="00697460">
        <w:trPr>
          <w:cnfStyle w:val="100000000000" w:firstRow="1" w:lastRow="0" w:firstColumn="0" w:lastColumn="0" w:oddVBand="0" w:evenVBand="0" w:oddHBand="0" w:evenHBand="0" w:firstRowFirstColumn="0" w:firstRowLastColumn="0" w:lastRowFirstColumn="0" w:lastRowLastColumn="0"/>
          <w:ins w:id="1420" w:author="Niall Murphy" w:date="2021-04-27T11:51:00Z"/>
        </w:trPr>
        <w:tc>
          <w:tcPr>
            <w:tcW w:w="0" w:type="dxa"/>
            <w:gridSpan w:val="3"/>
            <w:shd w:val="clear" w:color="auto" w:fill="A6A6A6" w:themeFill="background1" w:themeFillShade="A6"/>
            <w:tcPrChange w:id="1421" w:author="Niall Murphy" w:date="2021-04-27T11:51:00Z">
              <w:tcPr>
                <w:tcW w:w="9070" w:type="dxa"/>
                <w:gridSpan w:val="3"/>
                <w:shd w:val="clear" w:color="auto" w:fill="7F7F7F" w:themeFill="text1" w:themeFillTint="80"/>
              </w:tcPr>
            </w:tcPrChange>
          </w:tcPr>
          <w:p w14:paraId="4F864EDA" w14:textId="101FCB02" w:rsidR="00697460" w:rsidRPr="00542737" w:rsidRDefault="00697460" w:rsidP="00F43EAA">
            <w:pPr>
              <w:pStyle w:val="BodyText"/>
              <w:spacing w:after="0"/>
              <w:ind w:left="0"/>
              <w:cnfStyle w:val="100000000000" w:firstRow="1" w:lastRow="0" w:firstColumn="0" w:lastColumn="0" w:oddVBand="0" w:evenVBand="0" w:oddHBand="0" w:evenHBand="0" w:firstRowFirstColumn="0" w:firstRowLastColumn="0" w:lastRowFirstColumn="0" w:lastRowLastColumn="0"/>
              <w:rPr>
                <w:ins w:id="1422" w:author="Niall Murphy" w:date="2021-04-27T11:51:00Z"/>
                <w:rFonts w:cs="Arial"/>
                <w:b w:val="0"/>
                <w:color w:val="FFFFFF"/>
              </w:rPr>
            </w:pPr>
            <w:ins w:id="1423" w:author="Niall Murphy" w:date="2021-04-27T11:51:00Z">
              <w:r w:rsidRPr="00542737">
                <w:rPr>
                  <w:rFonts w:cs="Arial"/>
                  <w:bCs/>
                  <w:color w:val="FFFFFF"/>
                </w:rPr>
                <w:t xml:space="preserve">Role Abbreviations for </w:t>
              </w:r>
              <w:r w:rsidRPr="00542737">
                <w:rPr>
                  <w:rFonts w:cs="Arial"/>
                  <w:bCs/>
                  <w:color w:val="FFFFFF" w:themeColor="background1"/>
                </w:rPr>
                <w:t xml:space="preserve">use in </w:t>
              </w:r>
            </w:ins>
            <w:ins w:id="1424" w:author="Niall Murphy" w:date="2021-04-27T11:52:00Z">
              <w:r w:rsidRPr="00500416">
                <w:rPr>
                  <w:rFonts w:eastAsiaTheme="minorHAnsi" w:cs="Arial"/>
                  <w:b w:val="0"/>
                  <w:bCs/>
                  <w:color w:val="FFFFFF" w:themeColor="background1"/>
                  <w:szCs w:val="22"/>
                  <w:lang w:eastAsia="en-US"/>
                </w:rPr>
                <w:fldChar w:fldCharType="begin"/>
              </w:r>
              <w:r w:rsidRPr="00500416">
                <w:rPr>
                  <w:rFonts w:cs="Arial"/>
                  <w:bCs/>
                  <w:color w:val="FFFFFF" w:themeColor="background1"/>
                </w:rPr>
                <w:instrText xml:space="preserve"> REF _Ref70416761 \h </w:instrText>
              </w:r>
            </w:ins>
            <w:r w:rsidRPr="00500416">
              <w:rPr>
                <w:rFonts w:eastAsiaTheme="minorHAnsi" w:cs="Arial"/>
                <w:b w:val="0"/>
                <w:bCs/>
                <w:color w:val="FFFFFF" w:themeColor="background1"/>
                <w:szCs w:val="22"/>
                <w:lang w:eastAsia="en-US"/>
              </w:rPr>
            </w:r>
            <w:r w:rsidRPr="00500416">
              <w:rPr>
                <w:rFonts w:eastAsiaTheme="minorHAnsi" w:cs="Arial"/>
                <w:b w:val="0"/>
                <w:bCs/>
                <w:color w:val="FFFFFF" w:themeColor="background1"/>
                <w:szCs w:val="22"/>
                <w:lang w:eastAsia="en-US"/>
                <w:rPrChange w:id="1425" w:author="Niall Murphy" w:date="2021-04-28T16:56:00Z">
                  <w:rPr>
                    <w:rFonts w:cs="Arial"/>
                    <w:bCs/>
                    <w:color w:val="FFFFFF" w:themeColor="background1"/>
                  </w:rPr>
                </w:rPrChange>
              </w:rPr>
              <w:fldChar w:fldCharType="separate"/>
            </w:r>
            <w:r w:rsidR="00542737" w:rsidRPr="00500416">
              <w:rPr>
                <w:color w:val="FFFFFF" w:themeColor="background1"/>
                <w:rPrChange w:id="1426" w:author="Niall Murphy" w:date="2021-04-28T16:56:00Z">
                  <w:rPr/>
                </w:rPrChange>
              </w:rPr>
              <w:t xml:space="preserve">Table </w:t>
            </w:r>
            <w:r w:rsidR="00542737" w:rsidRPr="00500416">
              <w:rPr>
                <w:noProof/>
                <w:color w:val="FFFFFF" w:themeColor="background1"/>
                <w:rPrChange w:id="1427" w:author="Niall Murphy" w:date="2021-04-28T16:56:00Z">
                  <w:rPr>
                    <w:noProof/>
                  </w:rPr>
                </w:rPrChange>
              </w:rPr>
              <w:t>23</w:t>
            </w:r>
            <w:ins w:id="1428" w:author="Niall Murphy" w:date="2021-04-27T11:52:00Z">
              <w:r w:rsidRPr="00500416">
                <w:rPr>
                  <w:rFonts w:eastAsiaTheme="minorHAnsi" w:cs="Arial"/>
                  <w:b w:val="0"/>
                  <w:bCs/>
                  <w:color w:val="FFFFFF" w:themeColor="background1"/>
                  <w:szCs w:val="22"/>
                  <w:lang w:eastAsia="en-US"/>
                  <w:rPrChange w:id="1429" w:author="Niall Murphy" w:date="2021-04-28T16:56:00Z">
                    <w:rPr>
                      <w:rFonts w:cs="Arial"/>
                      <w:bCs/>
                      <w:color w:val="FFFFFF" w:themeColor="background1"/>
                    </w:rPr>
                  </w:rPrChange>
                </w:rPr>
                <w:fldChar w:fldCharType="end"/>
              </w:r>
              <w:r w:rsidRPr="00E132BC">
                <w:rPr>
                  <w:rFonts w:cs="Arial"/>
                  <w:bCs/>
                  <w:color w:val="FFFFFF" w:themeColor="background1"/>
                </w:rPr>
                <w:t xml:space="preserve"> </w:t>
              </w:r>
            </w:ins>
            <w:ins w:id="1430" w:author="Niall Murphy" w:date="2021-04-27T11:51:00Z">
              <w:r w:rsidRPr="00E132BC">
                <w:rPr>
                  <w:rFonts w:cs="Arial"/>
                  <w:bCs/>
                  <w:color w:val="FFFFFF" w:themeColor="background1"/>
                </w:rPr>
                <w:t>below</w:t>
              </w:r>
            </w:ins>
          </w:p>
        </w:tc>
      </w:tr>
      <w:tr w:rsidR="00F43EAA" w:rsidRPr="00542737" w14:paraId="4DBE3080" w14:textId="77777777" w:rsidTr="00697460">
        <w:trPr>
          <w:cnfStyle w:val="000000100000" w:firstRow="0" w:lastRow="0" w:firstColumn="0" w:lastColumn="0" w:oddVBand="0" w:evenVBand="0" w:oddHBand="1" w:evenHBand="0" w:firstRowFirstColumn="0" w:firstRowLastColumn="0" w:lastRowFirstColumn="0" w:lastRowLastColumn="0"/>
        </w:trPr>
        <w:tc>
          <w:tcPr>
            <w:tcW w:w="0" w:type="dxa"/>
            <w:shd w:val="clear" w:color="auto" w:fill="BFBFBF" w:themeFill="background1" w:themeFillShade="BF"/>
            <w:tcPrChange w:id="1431" w:author="Niall Murphy" w:date="2021-04-27T11:52:00Z">
              <w:tcPr>
                <w:tcW w:w="3022" w:type="dxa"/>
                <w:shd w:val="clear" w:color="auto" w:fill="7F7F7F" w:themeFill="text1" w:themeFillTint="80"/>
              </w:tcPr>
            </w:tcPrChange>
          </w:tcPr>
          <w:p w14:paraId="483BD195" w14:textId="77777777" w:rsidR="00F43EAA" w:rsidRPr="00E132BC" w:rsidRDefault="00F43EAA" w:rsidP="00C35069">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bCs/>
                <w:color w:val="FFFFFF"/>
              </w:rPr>
            </w:pPr>
            <w:r w:rsidRPr="00542737">
              <w:rPr>
                <w:rFonts w:cs="Arial"/>
                <w:bCs/>
                <w:color w:val="FFFFFF"/>
                <w:rPrChange w:id="1432" w:author="Niall Murphy" w:date="2021-04-27T11:51:00Z">
                  <w:rPr>
                    <w:rFonts w:cs="Arial"/>
                    <w:b/>
                    <w:color w:val="FFFFFF"/>
                  </w:rPr>
                </w:rPrChange>
              </w:rPr>
              <w:t>LAP</w:t>
            </w:r>
          </w:p>
          <w:p w14:paraId="39E41FC4" w14:textId="77777777" w:rsidR="00F43EAA" w:rsidRPr="00542737" w:rsidRDefault="00F43EAA" w:rsidP="00C35069">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bCs/>
                <w:i/>
                <w:iCs/>
                <w:color w:val="FFFFFF"/>
                <w:rPrChange w:id="1433" w:author="Niall Murphy" w:date="2021-04-27T11:51:00Z">
                  <w:rPr>
                    <w:rFonts w:cs="Arial"/>
                    <w:b/>
                    <w:i/>
                    <w:iCs/>
                    <w:color w:val="FFFFFF"/>
                  </w:rPr>
                </w:rPrChange>
              </w:rPr>
            </w:pPr>
            <w:r w:rsidRPr="00542737">
              <w:rPr>
                <w:rFonts w:cs="Arial"/>
                <w:bCs/>
                <w:i/>
                <w:iCs/>
                <w:color w:val="FFFFFF"/>
                <w:rPrChange w:id="1434" w:author="Niall Murphy" w:date="2021-04-27T11:51:00Z">
                  <w:rPr>
                    <w:rFonts w:cs="Arial"/>
                    <w:b/>
                    <w:i/>
                    <w:iCs/>
                    <w:color w:val="FFFFFF"/>
                  </w:rPr>
                </w:rPrChange>
              </w:rPr>
              <w:t>Lead Appointed Party</w:t>
            </w:r>
          </w:p>
        </w:tc>
        <w:tc>
          <w:tcPr>
            <w:tcW w:w="0" w:type="dxa"/>
            <w:shd w:val="clear" w:color="auto" w:fill="BFBFBF" w:themeFill="background1" w:themeFillShade="BF"/>
            <w:tcPrChange w:id="1435" w:author="Niall Murphy" w:date="2021-04-27T11:52:00Z">
              <w:tcPr>
                <w:tcW w:w="3024" w:type="dxa"/>
                <w:shd w:val="clear" w:color="auto" w:fill="7F7F7F" w:themeFill="text1" w:themeFillTint="80"/>
              </w:tcPr>
            </w:tcPrChange>
          </w:tcPr>
          <w:p w14:paraId="75F154D4" w14:textId="77777777" w:rsidR="00F43EAA" w:rsidRPr="00E132BC" w:rsidRDefault="00F43EAA" w:rsidP="00F43EA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bCs/>
                <w:color w:val="FFFFFF"/>
              </w:rPr>
            </w:pPr>
            <w:r w:rsidRPr="00542737">
              <w:rPr>
                <w:rFonts w:cs="Arial"/>
                <w:bCs/>
                <w:color w:val="FFFFFF"/>
                <w:rPrChange w:id="1436" w:author="Niall Murphy" w:date="2021-04-27T11:51:00Z">
                  <w:rPr>
                    <w:rFonts w:cs="Arial"/>
                    <w:b/>
                    <w:color w:val="FFFFFF"/>
                  </w:rPr>
                </w:rPrChange>
              </w:rPr>
              <w:t>APIM</w:t>
            </w:r>
          </w:p>
          <w:p w14:paraId="3A794A98" w14:textId="4650312A" w:rsidR="00F43EAA" w:rsidRPr="00542737" w:rsidRDefault="00F43EAA" w:rsidP="00F43EA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bCs/>
                <w:i/>
                <w:iCs/>
                <w:color w:val="FFFFFF"/>
                <w:rPrChange w:id="1437" w:author="Niall Murphy" w:date="2021-04-27T11:51:00Z">
                  <w:rPr>
                    <w:rFonts w:cs="Arial"/>
                    <w:b/>
                    <w:i/>
                    <w:iCs/>
                    <w:color w:val="FFFFFF"/>
                  </w:rPr>
                </w:rPrChange>
              </w:rPr>
            </w:pPr>
            <w:r w:rsidRPr="00542737">
              <w:rPr>
                <w:rFonts w:cs="Arial"/>
                <w:bCs/>
                <w:i/>
                <w:iCs/>
                <w:color w:val="FFFFFF"/>
                <w:rPrChange w:id="1438" w:author="Niall Murphy" w:date="2021-04-27T11:51:00Z">
                  <w:rPr>
                    <w:rFonts w:cs="Arial"/>
                    <w:b/>
                    <w:i/>
                    <w:iCs/>
                    <w:color w:val="FFFFFF"/>
                  </w:rPr>
                </w:rPrChange>
              </w:rPr>
              <w:t>Appointing Party Information Manager</w:t>
            </w:r>
          </w:p>
        </w:tc>
        <w:tc>
          <w:tcPr>
            <w:tcW w:w="0" w:type="dxa"/>
            <w:shd w:val="clear" w:color="auto" w:fill="BFBFBF" w:themeFill="background1" w:themeFillShade="BF"/>
            <w:tcPrChange w:id="1439" w:author="Niall Murphy" w:date="2021-04-27T11:52:00Z">
              <w:tcPr>
                <w:tcW w:w="3024" w:type="dxa"/>
                <w:shd w:val="clear" w:color="auto" w:fill="7F7F7F" w:themeFill="text1" w:themeFillTint="80"/>
              </w:tcPr>
            </w:tcPrChange>
          </w:tcPr>
          <w:p w14:paraId="7051BC01" w14:textId="77777777" w:rsidR="00F43EAA" w:rsidRPr="00E132BC" w:rsidRDefault="00F43EAA" w:rsidP="00F43EA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bCs/>
                <w:color w:val="FFFFFF"/>
              </w:rPr>
            </w:pPr>
            <w:r w:rsidRPr="00542737">
              <w:rPr>
                <w:rFonts w:cs="Arial"/>
                <w:bCs/>
                <w:color w:val="FFFFFF"/>
                <w:rPrChange w:id="1440" w:author="Niall Murphy" w:date="2021-04-27T11:51:00Z">
                  <w:rPr>
                    <w:rFonts w:cs="Arial"/>
                    <w:b/>
                    <w:color w:val="FFFFFF"/>
                  </w:rPr>
                </w:rPrChange>
              </w:rPr>
              <w:t>TIM</w:t>
            </w:r>
          </w:p>
          <w:p w14:paraId="6DA0D2A7" w14:textId="0AA678CA" w:rsidR="00F43EAA" w:rsidRPr="00542737" w:rsidRDefault="00F43EAA" w:rsidP="00F43EAA">
            <w:pPr>
              <w:pStyle w:val="BodyText"/>
              <w:spacing w:after="0"/>
              <w:ind w:left="0"/>
              <w:cnfStyle w:val="000000100000" w:firstRow="0" w:lastRow="0" w:firstColumn="0" w:lastColumn="0" w:oddVBand="0" w:evenVBand="0" w:oddHBand="1" w:evenHBand="0" w:firstRowFirstColumn="0" w:firstRowLastColumn="0" w:lastRowFirstColumn="0" w:lastRowLastColumn="0"/>
              <w:rPr>
                <w:rFonts w:cs="Arial"/>
                <w:bCs/>
                <w:i/>
                <w:iCs/>
                <w:color w:val="FFFFFF"/>
                <w:rPrChange w:id="1441" w:author="Niall Murphy" w:date="2021-04-27T11:51:00Z">
                  <w:rPr>
                    <w:rFonts w:cs="Arial"/>
                    <w:b/>
                    <w:i/>
                    <w:iCs/>
                    <w:color w:val="FFFFFF"/>
                  </w:rPr>
                </w:rPrChange>
              </w:rPr>
            </w:pPr>
            <w:r w:rsidRPr="00542737">
              <w:rPr>
                <w:rFonts w:cs="Arial"/>
                <w:bCs/>
                <w:i/>
                <w:iCs/>
                <w:color w:val="FFFFFF"/>
                <w:rPrChange w:id="1442" w:author="Niall Murphy" w:date="2021-04-27T11:51:00Z">
                  <w:rPr>
                    <w:rFonts w:cs="Arial"/>
                    <w:b/>
                    <w:i/>
                    <w:iCs/>
                    <w:color w:val="FFFFFF"/>
                  </w:rPr>
                </w:rPrChange>
              </w:rPr>
              <w:t>Task Team Interface Manager</w:t>
            </w:r>
          </w:p>
        </w:tc>
      </w:tr>
      <w:tr w:rsidR="00F43EAA" w:rsidRPr="00542737" w14:paraId="6FEEE246" w14:textId="77777777" w:rsidTr="00697460">
        <w:trPr>
          <w:cnfStyle w:val="000000010000" w:firstRow="0" w:lastRow="0" w:firstColumn="0" w:lastColumn="0" w:oddVBand="0" w:evenVBand="0" w:oddHBand="0" w:evenHBand="1" w:firstRowFirstColumn="0" w:firstRowLastColumn="0" w:lastRowFirstColumn="0" w:lastRowLastColumn="0"/>
        </w:trPr>
        <w:tc>
          <w:tcPr>
            <w:tcW w:w="0" w:type="dxa"/>
            <w:shd w:val="clear" w:color="auto" w:fill="BFBFBF" w:themeFill="background1" w:themeFillShade="BF"/>
            <w:tcPrChange w:id="1443" w:author="Niall Murphy" w:date="2021-04-27T11:52:00Z">
              <w:tcPr>
                <w:tcW w:w="3022" w:type="dxa"/>
                <w:shd w:val="clear" w:color="auto" w:fill="7F7F7F" w:themeFill="text1" w:themeFillTint="80"/>
              </w:tcPr>
            </w:tcPrChange>
          </w:tcPr>
          <w:p w14:paraId="6C051AE9" w14:textId="77777777" w:rsidR="00F43EAA" w:rsidRPr="00542737" w:rsidRDefault="00F43EAA" w:rsidP="00F43EA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bCs/>
                <w:color w:val="FFFFFF"/>
              </w:rPr>
            </w:pPr>
            <w:r w:rsidRPr="00542737">
              <w:rPr>
                <w:rFonts w:cs="Arial"/>
                <w:bCs/>
                <w:color w:val="FFFFFF"/>
              </w:rPr>
              <w:t>TTM</w:t>
            </w:r>
          </w:p>
          <w:p w14:paraId="727EEEA0" w14:textId="1F86B061" w:rsidR="00F43EAA" w:rsidRPr="00542737" w:rsidRDefault="00F43EAA" w:rsidP="00F43EA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bCs/>
                <w:i/>
                <w:iCs/>
                <w:color w:val="FFFFFF"/>
              </w:rPr>
            </w:pPr>
            <w:r w:rsidRPr="00542737">
              <w:rPr>
                <w:rFonts w:cs="Arial"/>
                <w:bCs/>
                <w:i/>
                <w:iCs/>
                <w:color w:val="FFFFFF"/>
              </w:rPr>
              <w:t>Task Team Manager</w:t>
            </w:r>
          </w:p>
        </w:tc>
        <w:tc>
          <w:tcPr>
            <w:tcW w:w="0" w:type="dxa"/>
            <w:shd w:val="clear" w:color="auto" w:fill="BFBFBF" w:themeFill="background1" w:themeFillShade="BF"/>
            <w:tcPrChange w:id="1444" w:author="Niall Murphy" w:date="2021-04-27T11:52:00Z">
              <w:tcPr>
                <w:tcW w:w="3024" w:type="dxa"/>
                <w:shd w:val="clear" w:color="auto" w:fill="7F7F7F" w:themeFill="text1" w:themeFillTint="80"/>
              </w:tcPr>
            </w:tcPrChange>
          </w:tcPr>
          <w:p w14:paraId="57D05FA1" w14:textId="64B0E33A" w:rsidR="00F43EAA" w:rsidRPr="00542737" w:rsidRDefault="00F43EAA" w:rsidP="00F43EA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bCs/>
                <w:color w:val="FFFFFF"/>
              </w:rPr>
            </w:pPr>
            <w:r w:rsidRPr="00542737">
              <w:rPr>
                <w:rFonts w:cs="Arial"/>
                <w:bCs/>
                <w:color w:val="FFFFFF"/>
              </w:rPr>
              <w:t>IO</w:t>
            </w:r>
          </w:p>
          <w:p w14:paraId="0A95671D" w14:textId="47BAEF7E" w:rsidR="00F43EAA" w:rsidRPr="00542737" w:rsidRDefault="00F43EAA" w:rsidP="00F43EA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bCs/>
                <w:i/>
                <w:iCs/>
                <w:color w:val="FFFFFF"/>
              </w:rPr>
            </w:pPr>
            <w:r w:rsidRPr="00542737">
              <w:rPr>
                <w:rFonts w:cs="Arial"/>
                <w:bCs/>
                <w:i/>
                <w:iCs/>
                <w:color w:val="FFFFFF"/>
              </w:rPr>
              <w:t>Information Originator</w:t>
            </w:r>
          </w:p>
        </w:tc>
        <w:tc>
          <w:tcPr>
            <w:tcW w:w="0" w:type="dxa"/>
            <w:shd w:val="clear" w:color="auto" w:fill="BFBFBF" w:themeFill="background1" w:themeFillShade="BF"/>
            <w:tcPrChange w:id="1445" w:author="Niall Murphy" w:date="2021-04-27T11:52:00Z">
              <w:tcPr>
                <w:tcW w:w="3024" w:type="dxa"/>
                <w:shd w:val="clear" w:color="auto" w:fill="7F7F7F" w:themeFill="text1" w:themeFillTint="80"/>
              </w:tcPr>
            </w:tcPrChange>
          </w:tcPr>
          <w:p w14:paraId="20A18819" w14:textId="77777777" w:rsidR="00F43EAA" w:rsidRPr="00542737" w:rsidRDefault="00F43EAA" w:rsidP="00F43EAA">
            <w:pPr>
              <w:pStyle w:val="BodyText"/>
              <w:spacing w:after="0"/>
              <w:ind w:left="0"/>
              <w:cnfStyle w:val="000000010000" w:firstRow="0" w:lastRow="0" w:firstColumn="0" w:lastColumn="0" w:oddVBand="0" w:evenVBand="0" w:oddHBand="0" w:evenHBand="1" w:firstRowFirstColumn="0" w:firstRowLastColumn="0" w:lastRowFirstColumn="0" w:lastRowLastColumn="0"/>
              <w:rPr>
                <w:rFonts w:cs="Arial"/>
                <w:bCs/>
                <w:color w:val="FFFFFF"/>
                <w:rPrChange w:id="1446" w:author="Niall Murphy" w:date="2021-04-27T11:51:00Z">
                  <w:rPr>
                    <w:rFonts w:cs="Arial"/>
                    <w:b/>
                    <w:color w:val="FFFFFF"/>
                  </w:rPr>
                </w:rPrChange>
              </w:rPr>
            </w:pPr>
          </w:p>
        </w:tc>
      </w:tr>
    </w:tbl>
    <w:p w14:paraId="6527F055" w14:textId="77777777" w:rsidR="00F43EAA" w:rsidRPr="00542737" w:rsidRDefault="00F43EAA" w:rsidP="00310845">
      <w:pPr>
        <w:pStyle w:val="BodyText"/>
        <w:rPr>
          <w:rFonts w:cs="Arial"/>
        </w:rPr>
      </w:pPr>
    </w:p>
    <w:p w14:paraId="22FAC10E" w14:textId="77777777" w:rsidR="00F43EAA" w:rsidRPr="00542737" w:rsidRDefault="00F43EAA" w:rsidP="00310845">
      <w:pPr>
        <w:pStyle w:val="BodyText"/>
        <w:rPr>
          <w:rFonts w:cs="Arial"/>
        </w:rPr>
      </w:pPr>
    </w:p>
    <w:tbl>
      <w:tblPr>
        <w:tblStyle w:val="TurnTown"/>
        <w:tblW w:w="9672" w:type="dxa"/>
        <w:tblInd w:w="794" w:type="dxa"/>
        <w:tblLayout w:type="fixed"/>
        <w:tblLook w:val="04A0" w:firstRow="1" w:lastRow="0" w:firstColumn="1" w:lastColumn="0" w:noHBand="0" w:noVBand="1"/>
      </w:tblPr>
      <w:tblGrid>
        <w:gridCol w:w="1742"/>
        <w:gridCol w:w="866"/>
        <w:gridCol w:w="470"/>
        <w:gridCol w:w="471"/>
        <w:gridCol w:w="471"/>
        <w:gridCol w:w="471"/>
        <w:gridCol w:w="471"/>
        <w:gridCol w:w="471"/>
        <w:gridCol w:w="471"/>
        <w:gridCol w:w="471"/>
        <w:gridCol w:w="471"/>
        <w:gridCol w:w="471"/>
        <w:gridCol w:w="471"/>
        <w:gridCol w:w="471"/>
        <w:gridCol w:w="471"/>
        <w:gridCol w:w="471"/>
        <w:gridCol w:w="471"/>
      </w:tblGrid>
      <w:tr w:rsidR="00F43EAA" w:rsidRPr="00542737" w14:paraId="4FCA01F0" w14:textId="77777777" w:rsidTr="00F43EAA">
        <w:trPr>
          <w:cnfStyle w:val="100000000000" w:firstRow="1" w:lastRow="0" w:firstColumn="0" w:lastColumn="0" w:oddVBand="0" w:evenVBand="0" w:oddHBand="0" w:evenHBand="0" w:firstRowFirstColumn="0" w:firstRowLastColumn="0" w:lastRowFirstColumn="0" w:lastRowLastColumn="0"/>
          <w:trHeight w:val="234"/>
        </w:trPr>
        <w:tc>
          <w:tcPr>
            <w:tcW w:w="1742" w:type="dxa"/>
            <w:shd w:val="clear" w:color="auto" w:fill="auto"/>
            <w:vAlign w:val="center"/>
          </w:tcPr>
          <w:p w14:paraId="7D8168C2" w14:textId="77777777" w:rsidR="00F43EAA" w:rsidRPr="00542737" w:rsidRDefault="00F43EAA" w:rsidP="00C35069">
            <w:pPr>
              <w:pStyle w:val="BodyText"/>
              <w:spacing w:after="0"/>
              <w:ind w:left="0"/>
              <w:rPr>
                <w:b w:val="0"/>
                <w:color w:val="FFFFFF"/>
              </w:rPr>
            </w:pPr>
            <w:commentRangeStart w:id="1447"/>
          </w:p>
        </w:tc>
        <w:tc>
          <w:tcPr>
            <w:tcW w:w="866" w:type="dxa"/>
            <w:shd w:val="clear" w:color="auto" w:fill="auto"/>
          </w:tcPr>
          <w:p w14:paraId="1C28F679" w14:textId="2BEE6FA9" w:rsidR="00F43EAA" w:rsidRPr="00542737" w:rsidRDefault="00F43EAA" w:rsidP="00C35069">
            <w:pPr>
              <w:pStyle w:val="BodyText"/>
              <w:spacing w:after="0"/>
              <w:ind w:left="0"/>
              <w:rPr>
                <w:b w:val="0"/>
                <w:color w:val="FFFFFF"/>
              </w:rPr>
            </w:pPr>
          </w:p>
        </w:tc>
        <w:tc>
          <w:tcPr>
            <w:tcW w:w="2354" w:type="dxa"/>
            <w:gridSpan w:val="5"/>
            <w:vAlign w:val="center"/>
          </w:tcPr>
          <w:p w14:paraId="689CC360" w14:textId="5D5EE2A0" w:rsidR="00F43EAA" w:rsidRPr="00542737" w:rsidRDefault="00F43EAA" w:rsidP="00C35069">
            <w:pPr>
              <w:pStyle w:val="BodyText"/>
              <w:spacing w:after="0"/>
              <w:ind w:left="0"/>
              <w:rPr>
                <w:b w:val="0"/>
                <w:color w:val="FFFFFF"/>
              </w:rPr>
            </w:pPr>
            <w:r w:rsidRPr="00542737">
              <w:rPr>
                <w:b w:val="0"/>
                <w:color w:val="FFFFFF"/>
              </w:rPr>
              <w:t>Week 1</w:t>
            </w:r>
          </w:p>
        </w:tc>
        <w:tc>
          <w:tcPr>
            <w:tcW w:w="2355" w:type="dxa"/>
            <w:gridSpan w:val="5"/>
            <w:vAlign w:val="center"/>
          </w:tcPr>
          <w:p w14:paraId="61001F1A" w14:textId="77777777" w:rsidR="00F43EAA" w:rsidRPr="00542737" w:rsidRDefault="00F43EAA" w:rsidP="00C35069">
            <w:pPr>
              <w:pStyle w:val="BodyText"/>
              <w:spacing w:after="0"/>
              <w:ind w:left="0"/>
              <w:rPr>
                <w:b w:val="0"/>
                <w:color w:val="FFFFFF"/>
              </w:rPr>
            </w:pPr>
            <w:r w:rsidRPr="00542737">
              <w:rPr>
                <w:b w:val="0"/>
                <w:color w:val="FFFFFF"/>
              </w:rPr>
              <w:t>Week 2</w:t>
            </w:r>
          </w:p>
        </w:tc>
        <w:tc>
          <w:tcPr>
            <w:tcW w:w="2355" w:type="dxa"/>
            <w:gridSpan w:val="5"/>
            <w:vAlign w:val="center"/>
          </w:tcPr>
          <w:p w14:paraId="5CB6117E" w14:textId="77777777" w:rsidR="00F43EAA" w:rsidRPr="00542737" w:rsidRDefault="00F43EAA" w:rsidP="00C35069">
            <w:pPr>
              <w:pStyle w:val="BodyText"/>
              <w:spacing w:after="0"/>
              <w:ind w:left="0"/>
              <w:rPr>
                <w:b w:val="0"/>
                <w:color w:val="FFFFFF"/>
              </w:rPr>
            </w:pPr>
            <w:r w:rsidRPr="00542737">
              <w:rPr>
                <w:b w:val="0"/>
                <w:color w:val="FFFFFF"/>
              </w:rPr>
              <w:t>Week 3…</w:t>
            </w:r>
          </w:p>
        </w:tc>
      </w:tr>
      <w:tr w:rsidR="00F43EAA" w:rsidRPr="00542737" w14:paraId="3E809D0C" w14:textId="77777777" w:rsidTr="00F43EAA">
        <w:trPr>
          <w:cnfStyle w:val="000000100000" w:firstRow="0" w:lastRow="0" w:firstColumn="0" w:lastColumn="0" w:oddVBand="0" w:evenVBand="0" w:oddHBand="1" w:evenHBand="0" w:firstRowFirstColumn="0" w:firstRowLastColumn="0" w:lastRowFirstColumn="0" w:lastRowLastColumn="0"/>
          <w:trHeight w:val="234"/>
        </w:trPr>
        <w:tc>
          <w:tcPr>
            <w:tcW w:w="1742" w:type="dxa"/>
            <w:shd w:val="clear" w:color="auto" w:fill="689319"/>
          </w:tcPr>
          <w:p w14:paraId="13B934FF" w14:textId="77777777" w:rsidR="00F43EAA" w:rsidRPr="00542737" w:rsidRDefault="00F43EAA" w:rsidP="00C35069">
            <w:pPr>
              <w:pStyle w:val="BodyText"/>
              <w:spacing w:after="0"/>
              <w:ind w:left="0"/>
              <w:rPr>
                <w:b/>
                <w:bCs/>
              </w:rPr>
            </w:pPr>
            <w:r w:rsidRPr="00542737">
              <w:rPr>
                <w:b/>
                <w:bCs/>
                <w:color w:val="FFFFFF" w:themeColor="background1"/>
              </w:rPr>
              <w:t>Action</w:t>
            </w:r>
          </w:p>
        </w:tc>
        <w:tc>
          <w:tcPr>
            <w:tcW w:w="866" w:type="dxa"/>
            <w:shd w:val="clear" w:color="auto" w:fill="689319"/>
          </w:tcPr>
          <w:p w14:paraId="29D29AD6" w14:textId="022797DD" w:rsidR="00F43EAA" w:rsidRPr="00542737" w:rsidRDefault="00F43EAA" w:rsidP="00F43EAA">
            <w:pPr>
              <w:pStyle w:val="BodyText"/>
              <w:spacing w:after="0"/>
              <w:ind w:left="0"/>
              <w:rPr>
                <w:color w:val="FFFFFF" w:themeColor="background1"/>
              </w:rPr>
            </w:pPr>
            <w:r w:rsidRPr="00542737">
              <w:rPr>
                <w:color w:val="FFFFFF" w:themeColor="background1"/>
              </w:rPr>
              <w:t>Resp.</w:t>
            </w:r>
          </w:p>
        </w:tc>
        <w:tc>
          <w:tcPr>
            <w:tcW w:w="470" w:type="dxa"/>
            <w:shd w:val="clear" w:color="auto" w:fill="7F7F7F" w:themeFill="text1" w:themeFillTint="80"/>
            <w:vAlign w:val="center"/>
          </w:tcPr>
          <w:p w14:paraId="4332E830" w14:textId="00F09D63" w:rsidR="00F43EAA" w:rsidRPr="00542737" w:rsidRDefault="00F43EAA" w:rsidP="00C35069">
            <w:pPr>
              <w:pStyle w:val="BodyText"/>
              <w:spacing w:after="0"/>
              <w:ind w:left="0"/>
              <w:jc w:val="center"/>
              <w:rPr>
                <w:color w:val="FFFFFF" w:themeColor="background1"/>
              </w:rPr>
            </w:pPr>
            <w:r w:rsidRPr="00542737">
              <w:rPr>
                <w:color w:val="FFFFFF" w:themeColor="background1"/>
              </w:rPr>
              <w:t>M</w:t>
            </w:r>
          </w:p>
        </w:tc>
        <w:tc>
          <w:tcPr>
            <w:tcW w:w="471" w:type="dxa"/>
            <w:shd w:val="clear" w:color="auto" w:fill="7F7F7F" w:themeFill="text1" w:themeFillTint="80"/>
            <w:vAlign w:val="center"/>
          </w:tcPr>
          <w:p w14:paraId="13025334" w14:textId="77777777" w:rsidR="00F43EAA" w:rsidRPr="00542737" w:rsidRDefault="00F43EAA" w:rsidP="00C35069">
            <w:pPr>
              <w:pStyle w:val="BodyText"/>
              <w:spacing w:after="0"/>
              <w:ind w:left="0"/>
              <w:jc w:val="center"/>
              <w:rPr>
                <w:color w:val="FFFFFF" w:themeColor="background1"/>
              </w:rPr>
            </w:pPr>
            <w:r w:rsidRPr="00542737">
              <w:rPr>
                <w:color w:val="FFFFFF" w:themeColor="background1"/>
              </w:rPr>
              <w:t>T</w:t>
            </w:r>
          </w:p>
        </w:tc>
        <w:tc>
          <w:tcPr>
            <w:tcW w:w="471" w:type="dxa"/>
            <w:shd w:val="clear" w:color="auto" w:fill="7F7F7F" w:themeFill="text1" w:themeFillTint="80"/>
            <w:vAlign w:val="center"/>
          </w:tcPr>
          <w:p w14:paraId="5B3EBC98" w14:textId="77777777" w:rsidR="00F43EAA" w:rsidRPr="00542737" w:rsidRDefault="00F43EAA" w:rsidP="00C35069">
            <w:pPr>
              <w:pStyle w:val="BodyText"/>
              <w:spacing w:after="0"/>
              <w:ind w:left="0"/>
              <w:jc w:val="center"/>
              <w:rPr>
                <w:color w:val="FFFFFF" w:themeColor="background1"/>
              </w:rPr>
            </w:pPr>
            <w:r w:rsidRPr="00542737">
              <w:rPr>
                <w:color w:val="FFFFFF" w:themeColor="background1"/>
              </w:rPr>
              <w:t>W</w:t>
            </w:r>
          </w:p>
        </w:tc>
        <w:tc>
          <w:tcPr>
            <w:tcW w:w="471" w:type="dxa"/>
            <w:shd w:val="clear" w:color="auto" w:fill="7F7F7F" w:themeFill="text1" w:themeFillTint="80"/>
            <w:vAlign w:val="center"/>
          </w:tcPr>
          <w:p w14:paraId="10D5F0BC" w14:textId="77777777" w:rsidR="00F43EAA" w:rsidRPr="00542737" w:rsidRDefault="00F43EAA" w:rsidP="00C35069">
            <w:pPr>
              <w:pStyle w:val="BodyText"/>
              <w:spacing w:after="0"/>
              <w:ind w:left="0"/>
              <w:jc w:val="center"/>
              <w:rPr>
                <w:color w:val="FFFFFF" w:themeColor="background1"/>
              </w:rPr>
            </w:pPr>
            <w:r w:rsidRPr="00542737">
              <w:rPr>
                <w:color w:val="FFFFFF" w:themeColor="background1"/>
              </w:rPr>
              <w:t>T</w:t>
            </w:r>
          </w:p>
        </w:tc>
        <w:tc>
          <w:tcPr>
            <w:tcW w:w="471" w:type="dxa"/>
            <w:shd w:val="clear" w:color="auto" w:fill="7F7F7F" w:themeFill="text1" w:themeFillTint="80"/>
            <w:vAlign w:val="center"/>
          </w:tcPr>
          <w:p w14:paraId="7A8103C8" w14:textId="77777777" w:rsidR="00F43EAA" w:rsidRPr="00542737" w:rsidRDefault="00F43EAA" w:rsidP="00C35069">
            <w:pPr>
              <w:pStyle w:val="BodyText"/>
              <w:spacing w:after="0"/>
              <w:ind w:left="0"/>
              <w:jc w:val="center"/>
              <w:rPr>
                <w:color w:val="FFFFFF" w:themeColor="background1"/>
              </w:rPr>
            </w:pPr>
            <w:r w:rsidRPr="00542737">
              <w:rPr>
                <w:color w:val="FFFFFF" w:themeColor="background1"/>
              </w:rPr>
              <w:t>F</w:t>
            </w:r>
          </w:p>
        </w:tc>
        <w:tc>
          <w:tcPr>
            <w:tcW w:w="471" w:type="dxa"/>
            <w:shd w:val="clear" w:color="auto" w:fill="7F7F7F" w:themeFill="text1" w:themeFillTint="80"/>
            <w:vAlign w:val="center"/>
          </w:tcPr>
          <w:p w14:paraId="427B054B" w14:textId="77777777" w:rsidR="00F43EAA" w:rsidRPr="00542737" w:rsidRDefault="00F43EAA" w:rsidP="00C35069">
            <w:pPr>
              <w:pStyle w:val="BodyText"/>
              <w:spacing w:after="0"/>
              <w:ind w:left="0"/>
              <w:jc w:val="center"/>
              <w:rPr>
                <w:color w:val="FFFFFF" w:themeColor="background1"/>
              </w:rPr>
            </w:pPr>
            <w:r w:rsidRPr="00542737">
              <w:rPr>
                <w:color w:val="FFFFFF" w:themeColor="background1"/>
              </w:rPr>
              <w:t>M</w:t>
            </w:r>
          </w:p>
        </w:tc>
        <w:tc>
          <w:tcPr>
            <w:tcW w:w="471" w:type="dxa"/>
            <w:shd w:val="clear" w:color="auto" w:fill="7F7F7F" w:themeFill="text1" w:themeFillTint="80"/>
            <w:vAlign w:val="center"/>
          </w:tcPr>
          <w:p w14:paraId="0486EEFC" w14:textId="77777777" w:rsidR="00F43EAA" w:rsidRPr="00542737" w:rsidRDefault="00F43EAA" w:rsidP="00C35069">
            <w:pPr>
              <w:pStyle w:val="BodyText"/>
              <w:spacing w:after="0"/>
              <w:ind w:left="0"/>
              <w:jc w:val="center"/>
              <w:rPr>
                <w:color w:val="FFFFFF" w:themeColor="background1"/>
              </w:rPr>
            </w:pPr>
            <w:r w:rsidRPr="00542737">
              <w:rPr>
                <w:color w:val="FFFFFF" w:themeColor="background1"/>
              </w:rPr>
              <w:t>T</w:t>
            </w:r>
          </w:p>
        </w:tc>
        <w:tc>
          <w:tcPr>
            <w:tcW w:w="471" w:type="dxa"/>
            <w:shd w:val="clear" w:color="auto" w:fill="7F7F7F" w:themeFill="text1" w:themeFillTint="80"/>
            <w:vAlign w:val="center"/>
          </w:tcPr>
          <w:p w14:paraId="478AD9C4" w14:textId="77777777" w:rsidR="00F43EAA" w:rsidRPr="00542737" w:rsidRDefault="00F43EAA" w:rsidP="00C35069">
            <w:pPr>
              <w:pStyle w:val="BodyText"/>
              <w:spacing w:after="0"/>
              <w:ind w:left="0"/>
              <w:jc w:val="center"/>
              <w:rPr>
                <w:color w:val="FFFFFF" w:themeColor="background1"/>
              </w:rPr>
            </w:pPr>
            <w:r w:rsidRPr="00542737">
              <w:rPr>
                <w:color w:val="FFFFFF" w:themeColor="background1"/>
              </w:rPr>
              <w:t>W</w:t>
            </w:r>
          </w:p>
        </w:tc>
        <w:tc>
          <w:tcPr>
            <w:tcW w:w="471" w:type="dxa"/>
            <w:shd w:val="clear" w:color="auto" w:fill="7F7F7F" w:themeFill="text1" w:themeFillTint="80"/>
            <w:vAlign w:val="center"/>
          </w:tcPr>
          <w:p w14:paraId="34D11217" w14:textId="77777777" w:rsidR="00F43EAA" w:rsidRPr="00542737" w:rsidRDefault="00F43EAA" w:rsidP="00C35069">
            <w:pPr>
              <w:pStyle w:val="BodyText"/>
              <w:spacing w:after="0"/>
              <w:ind w:left="0"/>
              <w:jc w:val="center"/>
              <w:rPr>
                <w:color w:val="FFFFFF" w:themeColor="background1"/>
              </w:rPr>
            </w:pPr>
            <w:r w:rsidRPr="00542737">
              <w:rPr>
                <w:color w:val="FFFFFF" w:themeColor="background1"/>
              </w:rPr>
              <w:t>T</w:t>
            </w:r>
          </w:p>
        </w:tc>
        <w:tc>
          <w:tcPr>
            <w:tcW w:w="471" w:type="dxa"/>
            <w:shd w:val="clear" w:color="auto" w:fill="7F7F7F" w:themeFill="text1" w:themeFillTint="80"/>
            <w:vAlign w:val="center"/>
          </w:tcPr>
          <w:p w14:paraId="53AFC6AF" w14:textId="77777777" w:rsidR="00F43EAA" w:rsidRPr="00542737" w:rsidRDefault="00F43EAA" w:rsidP="00C35069">
            <w:pPr>
              <w:pStyle w:val="BodyText"/>
              <w:spacing w:after="0"/>
              <w:ind w:left="0"/>
              <w:jc w:val="center"/>
              <w:rPr>
                <w:color w:val="FFFFFF" w:themeColor="background1"/>
              </w:rPr>
            </w:pPr>
            <w:r w:rsidRPr="00542737">
              <w:rPr>
                <w:color w:val="FFFFFF" w:themeColor="background1"/>
              </w:rPr>
              <w:t>F</w:t>
            </w:r>
          </w:p>
        </w:tc>
        <w:tc>
          <w:tcPr>
            <w:tcW w:w="471" w:type="dxa"/>
            <w:shd w:val="clear" w:color="auto" w:fill="7F7F7F" w:themeFill="text1" w:themeFillTint="80"/>
            <w:vAlign w:val="center"/>
          </w:tcPr>
          <w:p w14:paraId="1966089C" w14:textId="77777777" w:rsidR="00F43EAA" w:rsidRPr="00542737" w:rsidRDefault="00F43EAA" w:rsidP="00C35069">
            <w:pPr>
              <w:pStyle w:val="BodyText"/>
              <w:spacing w:after="0"/>
              <w:ind w:left="0"/>
              <w:jc w:val="center"/>
              <w:rPr>
                <w:color w:val="FFFFFF" w:themeColor="background1"/>
              </w:rPr>
            </w:pPr>
            <w:r w:rsidRPr="00542737">
              <w:rPr>
                <w:color w:val="FFFFFF" w:themeColor="background1"/>
              </w:rPr>
              <w:t>M</w:t>
            </w:r>
          </w:p>
        </w:tc>
        <w:tc>
          <w:tcPr>
            <w:tcW w:w="471" w:type="dxa"/>
            <w:shd w:val="clear" w:color="auto" w:fill="7F7F7F" w:themeFill="text1" w:themeFillTint="80"/>
            <w:vAlign w:val="center"/>
          </w:tcPr>
          <w:p w14:paraId="7A6504C3" w14:textId="77777777" w:rsidR="00F43EAA" w:rsidRPr="00542737" w:rsidRDefault="00F43EAA" w:rsidP="00C35069">
            <w:pPr>
              <w:pStyle w:val="BodyText"/>
              <w:spacing w:after="0"/>
              <w:ind w:left="0"/>
              <w:jc w:val="center"/>
              <w:rPr>
                <w:color w:val="FFFFFF" w:themeColor="background1"/>
              </w:rPr>
            </w:pPr>
            <w:r w:rsidRPr="00542737">
              <w:rPr>
                <w:color w:val="FFFFFF" w:themeColor="background1"/>
              </w:rPr>
              <w:t>T</w:t>
            </w:r>
          </w:p>
        </w:tc>
        <w:tc>
          <w:tcPr>
            <w:tcW w:w="471" w:type="dxa"/>
            <w:shd w:val="clear" w:color="auto" w:fill="7F7F7F" w:themeFill="text1" w:themeFillTint="80"/>
            <w:vAlign w:val="center"/>
          </w:tcPr>
          <w:p w14:paraId="1074A09B" w14:textId="77777777" w:rsidR="00F43EAA" w:rsidRPr="00542737" w:rsidRDefault="00F43EAA" w:rsidP="00C35069">
            <w:pPr>
              <w:pStyle w:val="BodyText"/>
              <w:spacing w:after="0"/>
              <w:ind w:left="0"/>
              <w:jc w:val="center"/>
              <w:rPr>
                <w:color w:val="FFFFFF" w:themeColor="background1"/>
              </w:rPr>
            </w:pPr>
            <w:r w:rsidRPr="00542737">
              <w:rPr>
                <w:color w:val="FFFFFF" w:themeColor="background1"/>
              </w:rPr>
              <w:t>W</w:t>
            </w:r>
          </w:p>
        </w:tc>
        <w:tc>
          <w:tcPr>
            <w:tcW w:w="471" w:type="dxa"/>
            <w:shd w:val="clear" w:color="auto" w:fill="7F7F7F" w:themeFill="text1" w:themeFillTint="80"/>
            <w:vAlign w:val="center"/>
          </w:tcPr>
          <w:p w14:paraId="65422636" w14:textId="77777777" w:rsidR="00F43EAA" w:rsidRPr="00542737" w:rsidRDefault="00F43EAA" w:rsidP="00C35069">
            <w:pPr>
              <w:pStyle w:val="BodyText"/>
              <w:spacing w:after="0"/>
              <w:ind w:left="0"/>
              <w:jc w:val="center"/>
              <w:rPr>
                <w:color w:val="FFFFFF" w:themeColor="background1"/>
              </w:rPr>
            </w:pPr>
            <w:r w:rsidRPr="00542737">
              <w:rPr>
                <w:color w:val="FFFFFF" w:themeColor="background1"/>
              </w:rPr>
              <w:t>T</w:t>
            </w:r>
          </w:p>
        </w:tc>
        <w:tc>
          <w:tcPr>
            <w:tcW w:w="471" w:type="dxa"/>
            <w:shd w:val="clear" w:color="auto" w:fill="7F7F7F" w:themeFill="text1" w:themeFillTint="80"/>
            <w:vAlign w:val="center"/>
          </w:tcPr>
          <w:p w14:paraId="35C0BF88" w14:textId="77777777" w:rsidR="00F43EAA" w:rsidRPr="00542737" w:rsidRDefault="00F43EAA" w:rsidP="00C35069">
            <w:pPr>
              <w:pStyle w:val="BodyText"/>
              <w:spacing w:after="0"/>
              <w:ind w:left="0"/>
              <w:jc w:val="center"/>
              <w:rPr>
                <w:color w:val="FFFFFF" w:themeColor="background1"/>
              </w:rPr>
            </w:pPr>
            <w:r w:rsidRPr="00542737">
              <w:rPr>
                <w:color w:val="FFFFFF" w:themeColor="background1"/>
              </w:rPr>
              <w:t>F</w:t>
            </w:r>
          </w:p>
        </w:tc>
      </w:tr>
      <w:tr w:rsidR="00F43EAA" w:rsidRPr="00542737" w14:paraId="5B67EA1A" w14:textId="77777777" w:rsidTr="00F43EAA">
        <w:trPr>
          <w:cnfStyle w:val="000000010000" w:firstRow="0" w:lastRow="0" w:firstColumn="0" w:lastColumn="0" w:oddVBand="0" w:evenVBand="0" w:oddHBand="0" w:evenHBand="1" w:firstRowFirstColumn="0" w:firstRowLastColumn="0" w:lastRowFirstColumn="0" w:lastRowLastColumn="0"/>
          <w:trHeight w:val="364"/>
        </w:trPr>
        <w:tc>
          <w:tcPr>
            <w:tcW w:w="1742" w:type="dxa"/>
            <w:vAlign w:val="center"/>
          </w:tcPr>
          <w:p w14:paraId="6715AAA0" w14:textId="77777777" w:rsidR="00F43EAA" w:rsidRPr="00542737" w:rsidRDefault="00F43EAA" w:rsidP="00C35069">
            <w:pPr>
              <w:pStyle w:val="BodyText"/>
              <w:spacing w:after="0"/>
              <w:ind w:left="0"/>
            </w:pPr>
            <w:r w:rsidRPr="00542737">
              <w:t>Development of 3D information models</w:t>
            </w:r>
          </w:p>
        </w:tc>
        <w:tc>
          <w:tcPr>
            <w:tcW w:w="866" w:type="dxa"/>
          </w:tcPr>
          <w:p w14:paraId="22600B76" w14:textId="2177EBA0" w:rsidR="00F43EAA" w:rsidRPr="00542737" w:rsidRDefault="00F43EAA" w:rsidP="00C35069">
            <w:pPr>
              <w:pStyle w:val="BodyText"/>
              <w:spacing w:after="0"/>
              <w:ind w:left="0"/>
              <w:jc w:val="center"/>
              <w:rPr>
                <w:rFonts w:ascii="Segoe UI Symbol" w:eastAsia="Wingdings" w:hAnsi="Segoe UI Symbol" w:cs="Segoe UI Symbol"/>
              </w:rPr>
            </w:pPr>
            <w:r w:rsidRPr="00542737">
              <w:rPr>
                <w:rFonts w:ascii="Segoe UI Symbol" w:eastAsia="Wingdings" w:hAnsi="Segoe UI Symbol" w:cs="Segoe UI Symbol"/>
              </w:rPr>
              <w:t>IO</w:t>
            </w:r>
          </w:p>
        </w:tc>
        <w:tc>
          <w:tcPr>
            <w:tcW w:w="470" w:type="dxa"/>
            <w:vAlign w:val="center"/>
          </w:tcPr>
          <w:p w14:paraId="453FB117" w14:textId="1BF1B2AB"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37798796"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4C53633A"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36128AD4"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0064A9EE"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30D7CACE"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618C1548"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56194837"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22F456C0"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12B0C564"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2291454D"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3A1C68C0"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6EEB560E"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55513BCA"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286F9305"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r>
      <w:tr w:rsidR="00F43EAA" w:rsidRPr="00542737" w14:paraId="027391F3" w14:textId="77777777" w:rsidTr="00F43EAA">
        <w:trPr>
          <w:cnfStyle w:val="000000100000" w:firstRow="0" w:lastRow="0" w:firstColumn="0" w:lastColumn="0" w:oddVBand="0" w:evenVBand="0" w:oddHBand="1" w:evenHBand="0" w:firstRowFirstColumn="0" w:firstRowLastColumn="0" w:lastRowFirstColumn="0" w:lastRowLastColumn="0"/>
          <w:trHeight w:val="315"/>
        </w:trPr>
        <w:tc>
          <w:tcPr>
            <w:tcW w:w="1742" w:type="dxa"/>
            <w:vAlign w:val="center"/>
          </w:tcPr>
          <w:p w14:paraId="3C8CC5A1" w14:textId="77777777" w:rsidR="00F43EAA" w:rsidRPr="00542737" w:rsidRDefault="00F43EAA" w:rsidP="00C35069">
            <w:pPr>
              <w:pStyle w:val="BodyText"/>
              <w:spacing w:after="0"/>
              <w:ind w:left="0"/>
            </w:pPr>
            <w:r w:rsidRPr="00542737">
              <w:t>Internal QA/QC check</w:t>
            </w:r>
          </w:p>
        </w:tc>
        <w:tc>
          <w:tcPr>
            <w:tcW w:w="866" w:type="dxa"/>
          </w:tcPr>
          <w:p w14:paraId="71968ADF" w14:textId="22F99CBF" w:rsidR="00F43EAA" w:rsidRPr="00542737" w:rsidRDefault="00F43EAA" w:rsidP="00C35069">
            <w:pPr>
              <w:pStyle w:val="BodyText"/>
              <w:spacing w:after="0"/>
              <w:ind w:left="0"/>
              <w:jc w:val="center"/>
            </w:pPr>
            <w:r w:rsidRPr="00542737">
              <w:t>TIM</w:t>
            </w:r>
          </w:p>
        </w:tc>
        <w:tc>
          <w:tcPr>
            <w:tcW w:w="470" w:type="dxa"/>
            <w:vAlign w:val="center"/>
          </w:tcPr>
          <w:p w14:paraId="7F8697B0" w14:textId="136DAD1A" w:rsidR="00F43EAA" w:rsidRPr="00542737" w:rsidRDefault="00F43EAA" w:rsidP="00C35069">
            <w:pPr>
              <w:pStyle w:val="BodyText"/>
              <w:spacing w:after="0"/>
              <w:ind w:left="0"/>
              <w:jc w:val="center"/>
            </w:pPr>
          </w:p>
        </w:tc>
        <w:tc>
          <w:tcPr>
            <w:tcW w:w="471" w:type="dxa"/>
            <w:vAlign w:val="center"/>
          </w:tcPr>
          <w:p w14:paraId="697631D9" w14:textId="77777777" w:rsidR="00F43EAA" w:rsidRPr="00542737" w:rsidRDefault="00F43EAA" w:rsidP="00C35069">
            <w:pPr>
              <w:pStyle w:val="BodyText"/>
              <w:spacing w:after="0"/>
              <w:ind w:left="0"/>
              <w:jc w:val="center"/>
            </w:pPr>
          </w:p>
        </w:tc>
        <w:tc>
          <w:tcPr>
            <w:tcW w:w="471" w:type="dxa"/>
            <w:vAlign w:val="center"/>
          </w:tcPr>
          <w:p w14:paraId="766335DC" w14:textId="77777777" w:rsidR="00F43EAA" w:rsidRPr="00542737" w:rsidRDefault="00F43EAA" w:rsidP="00C35069">
            <w:pPr>
              <w:pStyle w:val="BodyText"/>
              <w:spacing w:after="0"/>
              <w:ind w:left="0"/>
              <w:jc w:val="center"/>
            </w:pPr>
          </w:p>
        </w:tc>
        <w:tc>
          <w:tcPr>
            <w:tcW w:w="471" w:type="dxa"/>
            <w:vAlign w:val="center"/>
          </w:tcPr>
          <w:p w14:paraId="57162591"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07AC1434" w14:textId="77777777" w:rsidR="00F43EAA" w:rsidRPr="00542737" w:rsidRDefault="00F43EAA" w:rsidP="00C35069">
            <w:pPr>
              <w:pStyle w:val="BodyText"/>
              <w:spacing w:after="0"/>
              <w:ind w:left="0"/>
              <w:jc w:val="center"/>
            </w:pPr>
          </w:p>
        </w:tc>
        <w:tc>
          <w:tcPr>
            <w:tcW w:w="471" w:type="dxa"/>
            <w:vAlign w:val="center"/>
          </w:tcPr>
          <w:p w14:paraId="6F8FD146" w14:textId="77777777" w:rsidR="00F43EAA" w:rsidRPr="00542737" w:rsidRDefault="00F43EAA" w:rsidP="00C35069">
            <w:pPr>
              <w:pStyle w:val="BodyText"/>
              <w:spacing w:after="0"/>
              <w:ind w:left="0"/>
              <w:jc w:val="center"/>
            </w:pPr>
          </w:p>
        </w:tc>
        <w:tc>
          <w:tcPr>
            <w:tcW w:w="471" w:type="dxa"/>
            <w:vAlign w:val="center"/>
          </w:tcPr>
          <w:p w14:paraId="7B5C6815" w14:textId="77777777" w:rsidR="00F43EAA" w:rsidRPr="00542737" w:rsidRDefault="00F43EAA" w:rsidP="00C35069">
            <w:pPr>
              <w:pStyle w:val="BodyText"/>
              <w:spacing w:after="0"/>
              <w:ind w:left="0"/>
              <w:jc w:val="center"/>
            </w:pPr>
          </w:p>
        </w:tc>
        <w:tc>
          <w:tcPr>
            <w:tcW w:w="471" w:type="dxa"/>
            <w:vAlign w:val="center"/>
          </w:tcPr>
          <w:p w14:paraId="2311DEFF" w14:textId="77777777" w:rsidR="00F43EAA" w:rsidRPr="00542737" w:rsidRDefault="00F43EAA" w:rsidP="00C35069">
            <w:pPr>
              <w:pStyle w:val="BodyText"/>
              <w:spacing w:after="0"/>
              <w:ind w:left="0"/>
              <w:jc w:val="center"/>
            </w:pPr>
          </w:p>
        </w:tc>
        <w:tc>
          <w:tcPr>
            <w:tcW w:w="471" w:type="dxa"/>
            <w:vAlign w:val="center"/>
          </w:tcPr>
          <w:p w14:paraId="7FA4AFBB" w14:textId="77777777" w:rsidR="00F43EAA" w:rsidRPr="00542737" w:rsidRDefault="00F43EAA" w:rsidP="00C35069">
            <w:pPr>
              <w:pStyle w:val="BodyText"/>
              <w:spacing w:after="0"/>
              <w:ind w:left="0"/>
              <w:jc w:val="center"/>
            </w:pPr>
          </w:p>
        </w:tc>
        <w:tc>
          <w:tcPr>
            <w:tcW w:w="471" w:type="dxa"/>
            <w:vAlign w:val="center"/>
          </w:tcPr>
          <w:p w14:paraId="6BF683A1" w14:textId="77777777" w:rsidR="00F43EAA" w:rsidRPr="00542737" w:rsidRDefault="00F43EAA" w:rsidP="00C35069">
            <w:pPr>
              <w:pStyle w:val="BodyText"/>
              <w:spacing w:after="0"/>
              <w:ind w:left="0"/>
              <w:jc w:val="center"/>
            </w:pPr>
          </w:p>
        </w:tc>
        <w:tc>
          <w:tcPr>
            <w:tcW w:w="471" w:type="dxa"/>
            <w:vAlign w:val="center"/>
          </w:tcPr>
          <w:p w14:paraId="6B24AA80" w14:textId="77777777" w:rsidR="00F43EAA" w:rsidRPr="00542737" w:rsidRDefault="00F43EAA" w:rsidP="00C35069">
            <w:pPr>
              <w:pStyle w:val="BodyText"/>
              <w:spacing w:after="0"/>
              <w:ind w:left="0"/>
              <w:jc w:val="center"/>
            </w:pPr>
          </w:p>
        </w:tc>
        <w:tc>
          <w:tcPr>
            <w:tcW w:w="471" w:type="dxa"/>
            <w:vAlign w:val="center"/>
          </w:tcPr>
          <w:p w14:paraId="78ADE9CE" w14:textId="77777777" w:rsidR="00F43EAA" w:rsidRPr="00542737" w:rsidRDefault="00F43EAA" w:rsidP="00C35069">
            <w:pPr>
              <w:pStyle w:val="BodyText"/>
              <w:spacing w:after="0"/>
              <w:ind w:left="0"/>
              <w:jc w:val="center"/>
            </w:pPr>
          </w:p>
        </w:tc>
        <w:tc>
          <w:tcPr>
            <w:tcW w:w="471" w:type="dxa"/>
            <w:vAlign w:val="center"/>
          </w:tcPr>
          <w:p w14:paraId="42EF8709" w14:textId="77777777" w:rsidR="00F43EAA" w:rsidRPr="00542737" w:rsidRDefault="00F43EAA" w:rsidP="00C35069">
            <w:pPr>
              <w:pStyle w:val="BodyText"/>
              <w:spacing w:after="0"/>
              <w:ind w:left="0"/>
              <w:jc w:val="center"/>
            </w:pPr>
          </w:p>
        </w:tc>
        <w:tc>
          <w:tcPr>
            <w:tcW w:w="471" w:type="dxa"/>
            <w:vAlign w:val="center"/>
          </w:tcPr>
          <w:p w14:paraId="7A1C4034"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28D80639" w14:textId="77777777" w:rsidR="00F43EAA" w:rsidRPr="00542737" w:rsidRDefault="00F43EAA" w:rsidP="00C35069">
            <w:pPr>
              <w:pStyle w:val="BodyText"/>
              <w:spacing w:after="0"/>
              <w:ind w:left="0"/>
              <w:jc w:val="center"/>
            </w:pPr>
          </w:p>
        </w:tc>
      </w:tr>
      <w:tr w:rsidR="00F43EAA" w:rsidRPr="00542737" w14:paraId="58DE6D3B" w14:textId="77777777" w:rsidTr="00F43EAA">
        <w:trPr>
          <w:cnfStyle w:val="000000010000" w:firstRow="0" w:lastRow="0" w:firstColumn="0" w:lastColumn="0" w:oddVBand="0" w:evenVBand="0" w:oddHBand="0" w:evenHBand="1" w:firstRowFirstColumn="0" w:firstRowLastColumn="0" w:lastRowFirstColumn="0" w:lastRowLastColumn="0"/>
          <w:trHeight w:val="555"/>
        </w:trPr>
        <w:tc>
          <w:tcPr>
            <w:tcW w:w="1742" w:type="dxa"/>
            <w:vAlign w:val="center"/>
          </w:tcPr>
          <w:p w14:paraId="26B2D791" w14:textId="77777777" w:rsidR="00F43EAA" w:rsidRPr="00542737" w:rsidRDefault="00F43EAA" w:rsidP="00C35069">
            <w:pPr>
              <w:pStyle w:val="BodyText"/>
              <w:spacing w:after="0"/>
              <w:ind w:left="0"/>
            </w:pPr>
            <w:r w:rsidRPr="00542737">
              <w:t xml:space="preserve">Issue information exchange to CDE </w:t>
            </w:r>
          </w:p>
        </w:tc>
        <w:tc>
          <w:tcPr>
            <w:tcW w:w="866" w:type="dxa"/>
          </w:tcPr>
          <w:p w14:paraId="44FBD423" w14:textId="5ADE0CB9" w:rsidR="00F43EAA" w:rsidRPr="00542737" w:rsidRDefault="00F43EAA" w:rsidP="00C35069">
            <w:pPr>
              <w:pStyle w:val="BodyText"/>
              <w:spacing w:after="0"/>
              <w:ind w:left="0"/>
              <w:jc w:val="center"/>
            </w:pPr>
            <w:r w:rsidRPr="00542737">
              <w:t>TTM</w:t>
            </w:r>
          </w:p>
        </w:tc>
        <w:tc>
          <w:tcPr>
            <w:tcW w:w="470" w:type="dxa"/>
            <w:vAlign w:val="center"/>
          </w:tcPr>
          <w:p w14:paraId="3604A9AC" w14:textId="56E9089A" w:rsidR="00F43EAA" w:rsidRPr="00542737" w:rsidRDefault="00F43EAA" w:rsidP="00C35069">
            <w:pPr>
              <w:pStyle w:val="BodyText"/>
              <w:spacing w:after="0"/>
              <w:ind w:left="0"/>
              <w:jc w:val="center"/>
            </w:pPr>
          </w:p>
        </w:tc>
        <w:tc>
          <w:tcPr>
            <w:tcW w:w="471" w:type="dxa"/>
            <w:vAlign w:val="center"/>
          </w:tcPr>
          <w:p w14:paraId="6BEE0DB7" w14:textId="77777777" w:rsidR="00F43EAA" w:rsidRPr="00542737" w:rsidRDefault="00F43EAA" w:rsidP="00C35069">
            <w:pPr>
              <w:pStyle w:val="BodyText"/>
              <w:spacing w:after="0"/>
              <w:ind w:left="0"/>
              <w:jc w:val="center"/>
            </w:pPr>
          </w:p>
        </w:tc>
        <w:tc>
          <w:tcPr>
            <w:tcW w:w="471" w:type="dxa"/>
            <w:vAlign w:val="center"/>
          </w:tcPr>
          <w:p w14:paraId="26910457" w14:textId="77777777" w:rsidR="00F43EAA" w:rsidRPr="00542737" w:rsidRDefault="00F43EAA" w:rsidP="00C35069">
            <w:pPr>
              <w:pStyle w:val="BodyText"/>
              <w:spacing w:after="0"/>
              <w:ind w:left="0"/>
              <w:jc w:val="center"/>
            </w:pPr>
          </w:p>
        </w:tc>
        <w:tc>
          <w:tcPr>
            <w:tcW w:w="471" w:type="dxa"/>
            <w:vAlign w:val="center"/>
          </w:tcPr>
          <w:p w14:paraId="246055F3" w14:textId="77777777" w:rsidR="00F43EAA" w:rsidRPr="00542737" w:rsidRDefault="00F43EAA" w:rsidP="00C35069">
            <w:pPr>
              <w:pStyle w:val="BodyText"/>
              <w:spacing w:after="0"/>
              <w:ind w:left="0"/>
              <w:jc w:val="center"/>
            </w:pPr>
          </w:p>
        </w:tc>
        <w:tc>
          <w:tcPr>
            <w:tcW w:w="471" w:type="dxa"/>
            <w:vAlign w:val="center"/>
          </w:tcPr>
          <w:p w14:paraId="1ECE04AD" w14:textId="77777777"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60961991" w14:textId="77777777" w:rsidR="00F43EAA" w:rsidRPr="00542737" w:rsidRDefault="00F43EAA" w:rsidP="00C35069">
            <w:pPr>
              <w:pStyle w:val="BodyText"/>
              <w:spacing w:after="0"/>
              <w:ind w:left="0"/>
              <w:jc w:val="center"/>
            </w:pPr>
          </w:p>
        </w:tc>
        <w:tc>
          <w:tcPr>
            <w:tcW w:w="471" w:type="dxa"/>
            <w:vAlign w:val="center"/>
          </w:tcPr>
          <w:p w14:paraId="795FBCC5" w14:textId="77777777" w:rsidR="00F43EAA" w:rsidRPr="00542737" w:rsidRDefault="00F43EAA" w:rsidP="00C35069">
            <w:pPr>
              <w:pStyle w:val="BodyText"/>
              <w:spacing w:after="0"/>
              <w:ind w:left="0"/>
              <w:jc w:val="center"/>
            </w:pPr>
          </w:p>
        </w:tc>
        <w:tc>
          <w:tcPr>
            <w:tcW w:w="471" w:type="dxa"/>
            <w:vAlign w:val="center"/>
          </w:tcPr>
          <w:p w14:paraId="68D9BD63" w14:textId="77777777" w:rsidR="00F43EAA" w:rsidRPr="00542737" w:rsidRDefault="00F43EAA" w:rsidP="00C35069">
            <w:pPr>
              <w:pStyle w:val="BodyText"/>
              <w:spacing w:after="0"/>
              <w:ind w:left="0"/>
              <w:jc w:val="center"/>
            </w:pPr>
          </w:p>
        </w:tc>
        <w:tc>
          <w:tcPr>
            <w:tcW w:w="471" w:type="dxa"/>
            <w:vAlign w:val="center"/>
          </w:tcPr>
          <w:p w14:paraId="0443677E" w14:textId="77777777" w:rsidR="00F43EAA" w:rsidRPr="00542737" w:rsidRDefault="00F43EAA" w:rsidP="00C35069">
            <w:pPr>
              <w:pStyle w:val="BodyText"/>
              <w:spacing w:after="0"/>
              <w:ind w:left="0"/>
              <w:jc w:val="center"/>
            </w:pPr>
          </w:p>
        </w:tc>
        <w:tc>
          <w:tcPr>
            <w:tcW w:w="471" w:type="dxa"/>
            <w:vAlign w:val="center"/>
          </w:tcPr>
          <w:p w14:paraId="28E60F29" w14:textId="77777777" w:rsidR="00F43EAA" w:rsidRPr="00542737" w:rsidRDefault="00F43EAA" w:rsidP="00C35069">
            <w:pPr>
              <w:pStyle w:val="BodyText"/>
              <w:spacing w:after="0"/>
              <w:ind w:left="0"/>
              <w:jc w:val="center"/>
            </w:pPr>
          </w:p>
        </w:tc>
        <w:tc>
          <w:tcPr>
            <w:tcW w:w="471" w:type="dxa"/>
            <w:vAlign w:val="center"/>
          </w:tcPr>
          <w:p w14:paraId="1CE06F30" w14:textId="77777777" w:rsidR="00F43EAA" w:rsidRPr="00542737" w:rsidRDefault="00F43EAA" w:rsidP="00C35069">
            <w:pPr>
              <w:pStyle w:val="BodyText"/>
              <w:spacing w:after="0"/>
              <w:ind w:left="0"/>
              <w:jc w:val="center"/>
            </w:pPr>
          </w:p>
        </w:tc>
        <w:tc>
          <w:tcPr>
            <w:tcW w:w="471" w:type="dxa"/>
            <w:vAlign w:val="center"/>
          </w:tcPr>
          <w:p w14:paraId="69164F5D" w14:textId="77777777" w:rsidR="00F43EAA" w:rsidRPr="00542737" w:rsidRDefault="00F43EAA" w:rsidP="00C35069">
            <w:pPr>
              <w:pStyle w:val="BodyText"/>
              <w:spacing w:after="0"/>
              <w:ind w:left="0"/>
              <w:jc w:val="center"/>
            </w:pPr>
          </w:p>
        </w:tc>
        <w:tc>
          <w:tcPr>
            <w:tcW w:w="471" w:type="dxa"/>
            <w:vAlign w:val="center"/>
          </w:tcPr>
          <w:p w14:paraId="17EF9534" w14:textId="77777777" w:rsidR="00F43EAA" w:rsidRPr="00542737" w:rsidRDefault="00F43EAA" w:rsidP="00C35069">
            <w:pPr>
              <w:pStyle w:val="BodyText"/>
              <w:spacing w:after="0"/>
              <w:ind w:left="0"/>
              <w:jc w:val="center"/>
            </w:pPr>
          </w:p>
        </w:tc>
        <w:tc>
          <w:tcPr>
            <w:tcW w:w="471" w:type="dxa"/>
            <w:vAlign w:val="center"/>
          </w:tcPr>
          <w:p w14:paraId="5D3BAD60" w14:textId="77777777" w:rsidR="00F43EAA" w:rsidRPr="00542737" w:rsidRDefault="00F43EAA" w:rsidP="00C35069">
            <w:pPr>
              <w:pStyle w:val="BodyText"/>
              <w:spacing w:after="0"/>
              <w:ind w:left="0"/>
              <w:jc w:val="center"/>
            </w:pPr>
          </w:p>
        </w:tc>
        <w:tc>
          <w:tcPr>
            <w:tcW w:w="471" w:type="dxa"/>
            <w:vAlign w:val="center"/>
          </w:tcPr>
          <w:p w14:paraId="557732A3" w14:textId="77777777" w:rsidR="00F43EAA" w:rsidRPr="00542737" w:rsidRDefault="00F43EAA" w:rsidP="00C35069">
            <w:pPr>
              <w:pStyle w:val="BodyText"/>
              <w:keepNext/>
              <w:spacing w:after="0"/>
              <w:ind w:left="0"/>
              <w:jc w:val="center"/>
            </w:pPr>
            <w:r w:rsidRPr="00542737">
              <w:rPr>
                <w:rFonts w:ascii="Segoe UI Symbol" w:eastAsia="Wingdings" w:hAnsi="Segoe UI Symbol" w:cs="Segoe UI Symbol"/>
              </w:rPr>
              <w:t>✓</w:t>
            </w:r>
            <w:commentRangeEnd w:id="1447"/>
            <w:r w:rsidRPr="00542737">
              <w:rPr>
                <w:rStyle w:val="CommentReference"/>
                <w:rFonts w:ascii="Verdana" w:eastAsiaTheme="minorHAnsi" w:hAnsi="Verdana" w:cstheme="minorBidi"/>
                <w:lang w:eastAsia="en-US"/>
              </w:rPr>
              <w:commentReference w:id="1447"/>
            </w:r>
          </w:p>
        </w:tc>
      </w:tr>
      <w:tr w:rsidR="00F43EAA" w:rsidRPr="00542737" w14:paraId="0BA25FB0" w14:textId="77777777" w:rsidTr="00F43EAA">
        <w:trPr>
          <w:cnfStyle w:val="000000100000" w:firstRow="0" w:lastRow="0" w:firstColumn="0" w:lastColumn="0" w:oddVBand="0" w:evenVBand="0" w:oddHBand="1" w:evenHBand="0" w:firstRowFirstColumn="0" w:firstRowLastColumn="0" w:lastRowFirstColumn="0" w:lastRowLastColumn="0"/>
          <w:trHeight w:val="555"/>
        </w:trPr>
        <w:tc>
          <w:tcPr>
            <w:tcW w:w="1742" w:type="dxa"/>
            <w:vAlign w:val="center"/>
          </w:tcPr>
          <w:p w14:paraId="3EA10F7B" w14:textId="45907B98" w:rsidR="00F43EAA" w:rsidRPr="00542737" w:rsidRDefault="00F43EAA" w:rsidP="00C35069">
            <w:pPr>
              <w:pStyle w:val="BodyText"/>
              <w:spacing w:after="0"/>
              <w:ind w:left="0"/>
            </w:pPr>
            <w:r w:rsidRPr="00542737">
              <w:t>Clash detection and report</w:t>
            </w:r>
          </w:p>
        </w:tc>
        <w:tc>
          <w:tcPr>
            <w:tcW w:w="866" w:type="dxa"/>
          </w:tcPr>
          <w:p w14:paraId="28BF34AE" w14:textId="55A52CB4" w:rsidR="00F43EAA" w:rsidRPr="00542737" w:rsidRDefault="00F43EAA" w:rsidP="00C35069">
            <w:pPr>
              <w:pStyle w:val="BodyText"/>
              <w:spacing w:after="0"/>
              <w:ind w:left="0"/>
              <w:jc w:val="center"/>
            </w:pPr>
            <w:r w:rsidRPr="00542737">
              <w:t>LAP</w:t>
            </w:r>
          </w:p>
        </w:tc>
        <w:tc>
          <w:tcPr>
            <w:tcW w:w="470" w:type="dxa"/>
            <w:vAlign w:val="center"/>
          </w:tcPr>
          <w:p w14:paraId="43DBC171" w14:textId="46398C11" w:rsidR="00F43EAA" w:rsidRPr="00542737" w:rsidRDefault="00F43EAA" w:rsidP="00C35069">
            <w:pPr>
              <w:pStyle w:val="BodyText"/>
              <w:spacing w:after="0"/>
              <w:ind w:left="0"/>
              <w:jc w:val="center"/>
            </w:pPr>
          </w:p>
        </w:tc>
        <w:tc>
          <w:tcPr>
            <w:tcW w:w="471" w:type="dxa"/>
            <w:vAlign w:val="center"/>
          </w:tcPr>
          <w:p w14:paraId="6098EB22" w14:textId="77777777" w:rsidR="00F43EAA" w:rsidRPr="00542737" w:rsidRDefault="00F43EAA" w:rsidP="00C35069">
            <w:pPr>
              <w:pStyle w:val="BodyText"/>
              <w:spacing w:after="0"/>
              <w:ind w:left="0"/>
              <w:jc w:val="center"/>
            </w:pPr>
          </w:p>
        </w:tc>
        <w:tc>
          <w:tcPr>
            <w:tcW w:w="471" w:type="dxa"/>
            <w:vAlign w:val="center"/>
          </w:tcPr>
          <w:p w14:paraId="65816472" w14:textId="77777777" w:rsidR="00F43EAA" w:rsidRPr="00542737" w:rsidRDefault="00F43EAA" w:rsidP="00C35069">
            <w:pPr>
              <w:pStyle w:val="BodyText"/>
              <w:spacing w:after="0"/>
              <w:ind w:left="0"/>
              <w:jc w:val="center"/>
            </w:pPr>
          </w:p>
        </w:tc>
        <w:tc>
          <w:tcPr>
            <w:tcW w:w="471" w:type="dxa"/>
            <w:vAlign w:val="center"/>
          </w:tcPr>
          <w:p w14:paraId="2FF7553D" w14:textId="77777777" w:rsidR="00F43EAA" w:rsidRPr="00542737" w:rsidRDefault="00F43EAA" w:rsidP="00C35069">
            <w:pPr>
              <w:pStyle w:val="BodyText"/>
              <w:spacing w:after="0"/>
              <w:ind w:left="0"/>
              <w:jc w:val="center"/>
            </w:pPr>
          </w:p>
        </w:tc>
        <w:tc>
          <w:tcPr>
            <w:tcW w:w="471" w:type="dxa"/>
            <w:vAlign w:val="center"/>
          </w:tcPr>
          <w:p w14:paraId="3E8DC73F" w14:textId="77777777" w:rsidR="00F43EAA" w:rsidRPr="00542737" w:rsidRDefault="00F43EAA" w:rsidP="00C35069">
            <w:pPr>
              <w:pStyle w:val="BodyText"/>
              <w:spacing w:after="0"/>
              <w:ind w:left="0"/>
              <w:jc w:val="center"/>
              <w:rPr>
                <w:rFonts w:ascii="Segoe UI Symbol" w:eastAsia="Wingdings" w:hAnsi="Segoe UI Symbol" w:cs="Segoe UI Symbol"/>
              </w:rPr>
            </w:pPr>
          </w:p>
        </w:tc>
        <w:tc>
          <w:tcPr>
            <w:tcW w:w="471" w:type="dxa"/>
            <w:vAlign w:val="center"/>
          </w:tcPr>
          <w:p w14:paraId="60219DAB" w14:textId="4F376058"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04AA848A" w14:textId="7272C028"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1CAB4653" w14:textId="77777777" w:rsidR="00F43EAA" w:rsidRPr="00542737" w:rsidRDefault="00F43EAA" w:rsidP="00C35069">
            <w:pPr>
              <w:pStyle w:val="BodyText"/>
              <w:spacing w:after="0"/>
              <w:ind w:left="0"/>
              <w:jc w:val="center"/>
            </w:pPr>
          </w:p>
        </w:tc>
        <w:tc>
          <w:tcPr>
            <w:tcW w:w="471" w:type="dxa"/>
            <w:vAlign w:val="center"/>
          </w:tcPr>
          <w:p w14:paraId="71B5ADB9" w14:textId="77777777" w:rsidR="00F43EAA" w:rsidRPr="00542737" w:rsidRDefault="00F43EAA" w:rsidP="00C35069">
            <w:pPr>
              <w:pStyle w:val="BodyText"/>
              <w:spacing w:after="0"/>
              <w:ind w:left="0"/>
              <w:jc w:val="center"/>
            </w:pPr>
          </w:p>
        </w:tc>
        <w:tc>
          <w:tcPr>
            <w:tcW w:w="471" w:type="dxa"/>
            <w:vAlign w:val="center"/>
          </w:tcPr>
          <w:p w14:paraId="61D68EA9" w14:textId="77777777" w:rsidR="00F43EAA" w:rsidRPr="00542737" w:rsidRDefault="00F43EAA" w:rsidP="00C35069">
            <w:pPr>
              <w:pStyle w:val="BodyText"/>
              <w:spacing w:after="0"/>
              <w:ind w:left="0"/>
              <w:jc w:val="center"/>
            </w:pPr>
          </w:p>
        </w:tc>
        <w:tc>
          <w:tcPr>
            <w:tcW w:w="471" w:type="dxa"/>
            <w:vAlign w:val="center"/>
          </w:tcPr>
          <w:p w14:paraId="7F2BDE5B" w14:textId="77777777" w:rsidR="00F43EAA" w:rsidRPr="00542737" w:rsidRDefault="00F43EAA" w:rsidP="00C35069">
            <w:pPr>
              <w:pStyle w:val="BodyText"/>
              <w:spacing w:after="0"/>
              <w:ind w:left="0"/>
              <w:jc w:val="center"/>
            </w:pPr>
          </w:p>
        </w:tc>
        <w:tc>
          <w:tcPr>
            <w:tcW w:w="471" w:type="dxa"/>
            <w:vAlign w:val="center"/>
          </w:tcPr>
          <w:p w14:paraId="50FE37A7" w14:textId="77777777" w:rsidR="00F43EAA" w:rsidRPr="00542737" w:rsidRDefault="00F43EAA" w:rsidP="00C35069">
            <w:pPr>
              <w:pStyle w:val="BodyText"/>
              <w:spacing w:after="0"/>
              <w:ind w:left="0"/>
              <w:jc w:val="center"/>
            </w:pPr>
          </w:p>
        </w:tc>
        <w:tc>
          <w:tcPr>
            <w:tcW w:w="471" w:type="dxa"/>
            <w:vAlign w:val="center"/>
          </w:tcPr>
          <w:p w14:paraId="43A9DF67" w14:textId="77777777" w:rsidR="00F43EAA" w:rsidRPr="00542737" w:rsidRDefault="00F43EAA" w:rsidP="00C35069">
            <w:pPr>
              <w:pStyle w:val="BodyText"/>
              <w:spacing w:after="0"/>
              <w:ind w:left="0"/>
              <w:jc w:val="center"/>
            </w:pPr>
          </w:p>
        </w:tc>
        <w:tc>
          <w:tcPr>
            <w:tcW w:w="471" w:type="dxa"/>
            <w:vAlign w:val="center"/>
          </w:tcPr>
          <w:p w14:paraId="66EC552C" w14:textId="77777777" w:rsidR="00F43EAA" w:rsidRPr="00542737" w:rsidRDefault="00F43EAA" w:rsidP="00C35069">
            <w:pPr>
              <w:pStyle w:val="BodyText"/>
              <w:spacing w:after="0"/>
              <w:ind w:left="0"/>
              <w:jc w:val="center"/>
            </w:pPr>
          </w:p>
        </w:tc>
        <w:tc>
          <w:tcPr>
            <w:tcW w:w="471" w:type="dxa"/>
            <w:vAlign w:val="center"/>
          </w:tcPr>
          <w:p w14:paraId="138C6243" w14:textId="77777777" w:rsidR="00F43EAA" w:rsidRPr="00542737" w:rsidRDefault="00F43EAA" w:rsidP="00C35069">
            <w:pPr>
              <w:pStyle w:val="BodyText"/>
              <w:keepNext/>
              <w:spacing w:after="0"/>
              <w:ind w:left="0"/>
              <w:jc w:val="center"/>
              <w:rPr>
                <w:rFonts w:ascii="Segoe UI Symbol" w:eastAsia="Wingdings" w:hAnsi="Segoe UI Symbol" w:cs="Segoe UI Symbol"/>
              </w:rPr>
            </w:pPr>
          </w:p>
        </w:tc>
      </w:tr>
      <w:tr w:rsidR="00F43EAA" w:rsidRPr="00542737" w14:paraId="173661E3" w14:textId="77777777" w:rsidTr="00F43EAA">
        <w:trPr>
          <w:cnfStyle w:val="000000010000" w:firstRow="0" w:lastRow="0" w:firstColumn="0" w:lastColumn="0" w:oddVBand="0" w:evenVBand="0" w:oddHBand="0" w:evenHBand="1" w:firstRowFirstColumn="0" w:firstRowLastColumn="0" w:lastRowFirstColumn="0" w:lastRowLastColumn="0"/>
          <w:trHeight w:val="555"/>
        </w:trPr>
        <w:tc>
          <w:tcPr>
            <w:tcW w:w="1742" w:type="dxa"/>
            <w:vAlign w:val="center"/>
          </w:tcPr>
          <w:p w14:paraId="68B2D2A4" w14:textId="6366EF57" w:rsidR="00F43EAA" w:rsidRPr="00542737" w:rsidRDefault="00F43EAA" w:rsidP="00C35069">
            <w:pPr>
              <w:pStyle w:val="BodyText"/>
              <w:spacing w:after="0"/>
              <w:ind w:left="0"/>
            </w:pPr>
            <w:r w:rsidRPr="00542737">
              <w:t>Review report &amp; update models</w:t>
            </w:r>
          </w:p>
        </w:tc>
        <w:tc>
          <w:tcPr>
            <w:tcW w:w="866" w:type="dxa"/>
          </w:tcPr>
          <w:p w14:paraId="5EB31048" w14:textId="2CD5C9CC" w:rsidR="00F43EAA" w:rsidRPr="00542737" w:rsidRDefault="00F05542" w:rsidP="00C35069">
            <w:pPr>
              <w:pStyle w:val="BodyText"/>
              <w:spacing w:after="0"/>
              <w:ind w:left="0"/>
              <w:jc w:val="center"/>
            </w:pPr>
            <w:r w:rsidRPr="00542737">
              <w:t>TTM</w:t>
            </w:r>
          </w:p>
        </w:tc>
        <w:tc>
          <w:tcPr>
            <w:tcW w:w="470" w:type="dxa"/>
            <w:vAlign w:val="center"/>
          </w:tcPr>
          <w:p w14:paraId="2F47BC97" w14:textId="5BB8E196" w:rsidR="00F43EAA" w:rsidRPr="00542737" w:rsidRDefault="00F43EAA" w:rsidP="00C35069">
            <w:pPr>
              <w:pStyle w:val="BodyText"/>
              <w:spacing w:after="0"/>
              <w:ind w:left="0"/>
              <w:jc w:val="center"/>
            </w:pPr>
          </w:p>
        </w:tc>
        <w:tc>
          <w:tcPr>
            <w:tcW w:w="471" w:type="dxa"/>
            <w:vAlign w:val="center"/>
          </w:tcPr>
          <w:p w14:paraId="6E1AAC9E" w14:textId="77777777" w:rsidR="00F43EAA" w:rsidRPr="00542737" w:rsidRDefault="00F43EAA" w:rsidP="00C35069">
            <w:pPr>
              <w:pStyle w:val="BodyText"/>
              <w:spacing w:after="0"/>
              <w:ind w:left="0"/>
              <w:jc w:val="center"/>
            </w:pPr>
          </w:p>
        </w:tc>
        <w:tc>
          <w:tcPr>
            <w:tcW w:w="471" w:type="dxa"/>
            <w:vAlign w:val="center"/>
          </w:tcPr>
          <w:p w14:paraId="105D1958" w14:textId="77777777" w:rsidR="00F43EAA" w:rsidRPr="00542737" w:rsidRDefault="00F43EAA" w:rsidP="00C35069">
            <w:pPr>
              <w:pStyle w:val="BodyText"/>
              <w:spacing w:after="0"/>
              <w:ind w:left="0"/>
              <w:jc w:val="center"/>
            </w:pPr>
          </w:p>
        </w:tc>
        <w:tc>
          <w:tcPr>
            <w:tcW w:w="471" w:type="dxa"/>
            <w:vAlign w:val="center"/>
          </w:tcPr>
          <w:p w14:paraId="5EA206D4" w14:textId="77777777" w:rsidR="00F43EAA" w:rsidRPr="00542737" w:rsidRDefault="00F43EAA" w:rsidP="00C35069">
            <w:pPr>
              <w:pStyle w:val="BodyText"/>
              <w:spacing w:after="0"/>
              <w:ind w:left="0"/>
              <w:jc w:val="center"/>
            </w:pPr>
          </w:p>
        </w:tc>
        <w:tc>
          <w:tcPr>
            <w:tcW w:w="471" w:type="dxa"/>
            <w:vAlign w:val="center"/>
          </w:tcPr>
          <w:p w14:paraId="08ECE642" w14:textId="77777777" w:rsidR="00F43EAA" w:rsidRPr="00542737" w:rsidRDefault="00F43EAA" w:rsidP="00C35069">
            <w:pPr>
              <w:pStyle w:val="BodyText"/>
              <w:spacing w:after="0"/>
              <w:ind w:left="0"/>
              <w:jc w:val="center"/>
              <w:rPr>
                <w:rFonts w:ascii="Segoe UI Symbol" w:eastAsia="Wingdings" w:hAnsi="Segoe UI Symbol" w:cs="Segoe UI Symbol"/>
              </w:rPr>
            </w:pPr>
          </w:p>
        </w:tc>
        <w:tc>
          <w:tcPr>
            <w:tcW w:w="471" w:type="dxa"/>
            <w:vAlign w:val="center"/>
          </w:tcPr>
          <w:p w14:paraId="034A3365" w14:textId="77777777" w:rsidR="00F43EAA" w:rsidRPr="00542737" w:rsidRDefault="00F43EAA" w:rsidP="00C35069">
            <w:pPr>
              <w:pStyle w:val="BodyText"/>
              <w:spacing w:after="0"/>
              <w:ind w:left="0"/>
              <w:jc w:val="center"/>
            </w:pPr>
          </w:p>
        </w:tc>
        <w:tc>
          <w:tcPr>
            <w:tcW w:w="471" w:type="dxa"/>
            <w:vAlign w:val="center"/>
          </w:tcPr>
          <w:p w14:paraId="50A24CC2" w14:textId="77777777" w:rsidR="00F43EAA" w:rsidRPr="00542737" w:rsidRDefault="00F43EAA" w:rsidP="00C35069">
            <w:pPr>
              <w:pStyle w:val="BodyText"/>
              <w:spacing w:after="0"/>
              <w:ind w:left="0"/>
              <w:jc w:val="center"/>
            </w:pPr>
          </w:p>
        </w:tc>
        <w:tc>
          <w:tcPr>
            <w:tcW w:w="471" w:type="dxa"/>
            <w:vAlign w:val="center"/>
          </w:tcPr>
          <w:p w14:paraId="7D67889D" w14:textId="2E136D2D"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07F0F396" w14:textId="5A907406"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41BD8168" w14:textId="1C1F9C42"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1E1A4A4D" w14:textId="77777777" w:rsidR="00F43EAA" w:rsidRPr="00542737" w:rsidRDefault="00F43EAA" w:rsidP="00C35069">
            <w:pPr>
              <w:pStyle w:val="BodyText"/>
              <w:spacing w:after="0"/>
              <w:ind w:left="0"/>
              <w:jc w:val="center"/>
            </w:pPr>
          </w:p>
        </w:tc>
        <w:tc>
          <w:tcPr>
            <w:tcW w:w="471" w:type="dxa"/>
            <w:vAlign w:val="center"/>
          </w:tcPr>
          <w:p w14:paraId="71A12571" w14:textId="77777777" w:rsidR="00F43EAA" w:rsidRPr="00542737" w:rsidRDefault="00F43EAA" w:rsidP="00C35069">
            <w:pPr>
              <w:pStyle w:val="BodyText"/>
              <w:spacing w:after="0"/>
              <w:ind w:left="0"/>
              <w:jc w:val="center"/>
            </w:pPr>
          </w:p>
        </w:tc>
        <w:tc>
          <w:tcPr>
            <w:tcW w:w="471" w:type="dxa"/>
            <w:vAlign w:val="center"/>
          </w:tcPr>
          <w:p w14:paraId="4E26461A" w14:textId="77777777" w:rsidR="00F43EAA" w:rsidRPr="00542737" w:rsidRDefault="00F43EAA" w:rsidP="00C35069">
            <w:pPr>
              <w:pStyle w:val="BodyText"/>
              <w:spacing w:after="0"/>
              <w:ind w:left="0"/>
              <w:jc w:val="center"/>
            </w:pPr>
          </w:p>
        </w:tc>
        <w:tc>
          <w:tcPr>
            <w:tcW w:w="471" w:type="dxa"/>
            <w:vAlign w:val="center"/>
          </w:tcPr>
          <w:p w14:paraId="2D5C3C92" w14:textId="77777777" w:rsidR="00F43EAA" w:rsidRPr="00542737" w:rsidRDefault="00F43EAA" w:rsidP="00C35069">
            <w:pPr>
              <w:pStyle w:val="BodyText"/>
              <w:spacing w:after="0"/>
              <w:ind w:left="0"/>
              <w:jc w:val="center"/>
            </w:pPr>
          </w:p>
        </w:tc>
        <w:tc>
          <w:tcPr>
            <w:tcW w:w="471" w:type="dxa"/>
            <w:vAlign w:val="center"/>
          </w:tcPr>
          <w:p w14:paraId="468C80CF" w14:textId="77777777" w:rsidR="00F43EAA" w:rsidRPr="00542737" w:rsidRDefault="00F43EAA" w:rsidP="00C35069">
            <w:pPr>
              <w:pStyle w:val="BodyText"/>
              <w:keepNext/>
              <w:spacing w:after="0"/>
              <w:ind w:left="0"/>
              <w:jc w:val="center"/>
              <w:rPr>
                <w:rFonts w:ascii="Segoe UI Symbol" w:eastAsia="Wingdings" w:hAnsi="Segoe UI Symbol" w:cs="Segoe UI Symbol"/>
              </w:rPr>
            </w:pPr>
          </w:p>
        </w:tc>
      </w:tr>
      <w:tr w:rsidR="00F43EAA" w:rsidRPr="00542737" w14:paraId="6879AAA7" w14:textId="77777777" w:rsidTr="00F43EAA">
        <w:trPr>
          <w:cnfStyle w:val="000000100000" w:firstRow="0" w:lastRow="0" w:firstColumn="0" w:lastColumn="0" w:oddVBand="0" w:evenVBand="0" w:oddHBand="1" w:evenHBand="0" w:firstRowFirstColumn="0" w:firstRowLastColumn="0" w:lastRowFirstColumn="0" w:lastRowLastColumn="0"/>
          <w:trHeight w:val="555"/>
        </w:trPr>
        <w:tc>
          <w:tcPr>
            <w:tcW w:w="1742" w:type="dxa"/>
            <w:vAlign w:val="center"/>
          </w:tcPr>
          <w:p w14:paraId="56CFA9A3" w14:textId="58D92F80" w:rsidR="00F43EAA" w:rsidRPr="00542737" w:rsidRDefault="00F43EAA" w:rsidP="00C35069">
            <w:pPr>
              <w:pStyle w:val="BodyText"/>
              <w:spacing w:after="0"/>
              <w:ind w:left="0"/>
            </w:pPr>
            <w:r w:rsidRPr="00542737">
              <w:t>BIM coordination meeting</w:t>
            </w:r>
          </w:p>
        </w:tc>
        <w:tc>
          <w:tcPr>
            <w:tcW w:w="866" w:type="dxa"/>
          </w:tcPr>
          <w:p w14:paraId="6CD2E113" w14:textId="226A4379" w:rsidR="00F43EAA" w:rsidRPr="00542737" w:rsidRDefault="00F05542" w:rsidP="00C35069">
            <w:pPr>
              <w:pStyle w:val="BodyText"/>
              <w:spacing w:after="0"/>
              <w:ind w:left="0"/>
              <w:jc w:val="center"/>
            </w:pPr>
            <w:r w:rsidRPr="00542737">
              <w:t>All</w:t>
            </w:r>
          </w:p>
        </w:tc>
        <w:tc>
          <w:tcPr>
            <w:tcW w:w="470" w:type="dxa"/>
            <w:vAlign w:val="center"/>
          </w:tcPr>
          <w:p w14:paraId="77ABA47C" w14:textId="2C19976C" w:rsidR="00F43EAA" w:rsidRPr="00542737" w:rsidRDefault="00F43EAA" w:rsidP="00C35069">
            <w:pPr>
              <w:pStyle w:val="BodyText"/>
              <w:spacing w:after="0"/>
              <w:ind w:left="0"/>
              <w:jc w:val="center"/>
            </w:pPr>
          </w:p>
        </w:tc>
        <w:tc>
          <w:tcPr>
            <w:tcW w:w="471" w:type="dxa"/>
            <w:vAlign w:val="center"/>
          </w:tcPr>
          <w:p w14:paraId="0ED213D3" w14:textId="77777777" w:rsidR="00F43EAA" w:rsidRPr="00542737" w:rsidRDefault="00F43EAA" w:rsidP="00C35069">
            <w:pPr>
              <w:pStyle w:val="BodyText"/>
              <w:spacing w:after="0"/>
              <w:ind w:left="0"/>
              <w:jc w:val="center"/>
            </w:pPr>
          </w:p>
        </w:tc>
        <w:tc>
          <w:tcPr>
            <w:tcW w:w="471" w:type="dxa"/>
            <w:vAlign w:val="center"/>
          </w:tcPr>
          <w:p w14:paraId="2C4F32FC" w14:textId="77777777" w:rsidR="00F43EAA" w:rsidRPr="00542737" w:rsidRDefault="00F43EAA" w:rsidP="00C35069">
            <w:pPr>
              <w:pStyle w:val="BodyText"/>
              <w:spacing w:after="0"/>
              <w:ind w:left="0"/>
              <w:jc w:val="center"/>
            </w:pPr>
          </w:p>
        </w:tc>
        <w:tc>
          <w:tcPr>
            <w:tcW w:w="471" w:type="dxa"/>
            <w:vAlign w:val="center"/>
          </w:tcPr>
          <w:p w14:paraId="7563C343" w14:textId="77777777" w:rsidR="00F43EAA" w:rsidRPr="00542737" w:rsidRDefault="00F43EAA" w:rsidP="00C35069">
            <w:pPr>
              <w:pStyle w:val="BodyText"/>
              <w:spacing w:after="0"/>
              <w:ind w:left="0"/>
              <w:jc w:val="center"/>
            </w:pPr>
          </w:p>
        </w:tc>
        <w:tc>
          <w:tcPr>
            <w:tcW w:w="471" w:type="dxa"/>
            <w:vAlign w:val="center"/>
          </w:tcPr>
          <w:p w14:paraId="0F46D9C1" w14:textId="77777777" w:rsidR="00F43EAA" w:rsidRPr="00542737" w:rsidRDefault="00F43EAA" w:rsidP="00C35069">
            <w:pPr>
              <w:pStyle w:val="BodyText"/>
              <w:spacing w:after="0"/>
              <w:ind w:left="0"/>
              <w:jc w:val="center"/>
              <w:rPr>
                <w:rFonts w:ascii="Segoe UI Symbol" w:eastAsia="Wingdings" w:hAnsi="Segoe UI Symbol" w:cs="Segoe UI Symbol"/>
              </w:rPr>
            </w:pPr>
          </w:p>
        </w:tc>
        <w:tc>
          <w:tcPr>
            <w:tcW w:w="471" w:type="dxa"/>
            <w:vAlign w:val="center"/>
          </w:tcPr>
          <w:p w14:paraId="2C1C70B2" w14:textId="77777777" w:rsidR="00F43EAA" w:rsidRPr="00542737" w:rsidRDefault="00F43EAA" w:rsidP="00C35069">
            <w:pPr>
              <w:pStyle w:val="BodyText"/>
              <w:spacing w:after="0"/>
              <w:ind w:left="0"/>
              <w:jc w:val="center"/>
            </w:pPr>
          </w:p>
        </w:tc>
        <w:tc>
          <w:tcPr>
            <w:tcW w:w="471" w:type="dxa"/>
            <w:vAlign w:val="center"/>
          </w:tcPr>
          <w:p w14:paraId="5A1C1D40" w14:textId="77777777" w:rsidR="00F43EAA" w:rsidRPr="00542737" w:rsidRDefault="00F43EAA" w:rsidP="00C35069">
            <w:pPr>
              <w:pStyle w:val="BodyText"/>
              <w:spacing w:after="0"/>
              <w:ind w:left="0"/>
              <w:jc w:val="center"/>
            </w:pPr>
          </w:p>
        </w:tc>
        <w:tc>
          <w:tcPr>
            <w:tcW w:w="471" w:type="dxa"/>
            <w:vAlign w:val="center"/>
          </w:tcPr>
          <w:p w14:paraId="039B101F" w14:textId="77777777" w:rsidR="00F43EAA" w:rsidRPr="00542737" w:rsidRDefault="00F43EAA" w:rsidP="00C35069">
            <w:pPr>
              <w:pStyle w:val="BodyText"/>
              <w:spacing w:after="0"/>
              <w:ind w:left="0"/>
              <w:jc w:val="center"/>
            </w:pPr>
          </w:p>
        </w:tc>
        <w:tc>
          <w:tcPr>
            <w:tcW w:w="471" w:type="dxa"/>
            <w:vAlign w:val="center"/>
          </w:tcPr>
          <w:p w14:paraId="6EC63001" w14:textId="77777777" w:rsidR="00F43EAA" w:rsidRPr="00542737" w:rsidRDefault="00F43EAA" w:rsidP="00C35069">
            <w:pPr>
              <w:pStyle w:val="BodyText"/>
              <w:spacing w:after="0"/>
              <w:ind w:left="0"/>
              <w:jc w:val="center"/>
            </w:pPr>
          </w:p>
        </w:tc>
        <w:tc>
          <w:tcPr>
            <w:tcW w:w="471" w:type="dxa"/>
            <w:vAlign w:val="center"/>
          </w:tcPr>
          <w:p w14:paraId="442C7FCA" w14:textId="77777777" w:rsidR="00F43EAA" w:rsidRPr="00542737" w:rsidRDefault="00F43EAA" w:rsidP="00C35069">
            <w:pPr>
              <w:pStyle w:val="BodyText"/>
              <w:spacing w:after="0"/>
              <w:ind w:left="0"/>
              <w:jc w:val="center"/>
            </w:pPr>
          </w:p>
        </w:tc>
        <w:tc>
          <w:tcPr>
            <w:tcW w:w="471" w:type="dxa"/>
            <w:vAlign w:val="center"/>
          </w:tcPr>
          <w:p w14:paraId="7A2F31BC" w14:textId="7EF8D490"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7F93F2D4" w14:textId="77777777" w:rsidR="00F43EAA" w:rsidRPr="00542737" w:rsidRDefault="00F43EAA" w:rsidP="00C35069">
            <w:pPr>
              <w:pStyle w:val="BodyText"/>
              <w:spacing w:after="0"/>
              <w:ind w:left="0"/>
              <w:jc w:val="center"/>
            </w:pPr>
          </w:p>
        </w:tc>
        <w:tc>
          <w:tcPr>
            <w:tcW w:w="471" w:type="dxa"/>
            <w:vAlign w:val="center"/>
          </w:tcPr>
          <w:p w14:paraId="69D7A0D4" w14:textId="77777777" w:rsidR="00F43EAA" w:rsidRPr="00542737" w:rsidRDefault="00F43EAA" w:rsidP="00C35069">
            <w:pPr>
              <w:pStyle w:val="BodyText"/>
              <w:spacing w:after="0"/>
              <w:ind w:left="0"/>
              <w:jc w:val="center"/>
            </w:pPr>
          </w:p>
        </w:tc>
        <w:tc>
          <w:tcPr>
            <w:tcW w:w="471" w:type="dxa"/>
            <w:vAlign w:val="center"/>
          </w:tcPr>
          <w:p w14:paraId="1041E1ED" w14:textId="77777777" w:rsidR="00F43EAA" w:rsidRPr="00542737" w:rsidRDefault="00F43EAA" w:rsidP="00C35069">
            <w:pPr>
              <w:pStyle w:val="BodyText"/>
              <w:spacing w:after="0"/>
              <w:ind w:left="0"/>
              <w:jc w:val="center"/>
            </w:pPr>
          </w:p>
        </w:tc>
        <w:tc>
          <w:tcPr>
            <w:tcW w:w="471" w:type="dxa"/>
            <w:vAlign w:val="center"/>
          </w:tcPr>
          <w:p w14:paraId="4A84ECB5" w14:textId="77777777" w:rsidR="00F43EAA" w:rsidRPr="00542737" w:rsidRDefault="00F43EAA" w:rsidP="00C35069">
            <w:pPr>
              <w:pStyle w:val="BodyText"/>
              <w:keepNext/>
              <w:spacing w:after="0"/>
              <w:ind w:left="0"/>
              <w:jc w:val="center"/>
              <w:rPr>
                <w:rFonts w:ascii="Segoe UI Symbol" w:eastAsia="Wingdings" w:hAnsi="Segoe UI Symbol" w:cs="Segoe UI Symbol"/>
              </w:rPr>
            </w:pPr>
          </w:p>
        </w:tc>
      </w:tr>
      <w:tr w:rsidR="00F43EAA" w:rsidRPr="00542737" w14:paraId="177F90CF" w14:textId="77777777" w:rsidTr="00F43EAA">
        <w:trPr>
          <w:cnfStyle w:val="000000010000" w:firstRow="0" w:lastRow="0" w:firstColumn="0" w:lastColumn="0" w:oddVBand="0" w:evenVBand="0" w:oddHBand="0" w:evenHBand="1" w:firstRowFirstColumn="0" w:firstRowLastColumn="0" w:lastRowFirstColumn="0" w:lastRowLastColumn="0"/>
          <w:trHeight w:val="555"/>
        </w:trPr>
        <w:tc>
          <w:tcPr>
            <w:tcW w:w="1742" w:type="dxa"/>
            <w:vAlign w:val="center"/>
          </w:tcPr>
          <w:p w14:paraId="08869745" w14:textId="5EBBB91D" w:rsidR="00F43EAA" w:rsidRPr="00542737" w:rsidRDefault="00F43EAA" w:rsidP="00C35069">
            <w:pPr>
              <w:pStyle w:val="BodyText"/>
              <w:spacing w:after="0"/>
              <w:ind w:left="0"/>
            </w:pPr>
            <w:r w:rsidRPr="00542737">
              <w:t>Assign unresolved actions</w:t>
            </w:r>
          </w:p>
        </w:tc>
        <w:tc>
          <w:tcPr>
            <w:tcW w:w="866" w:type="dxa"/>
          </w:tcPr>
          <w:p w14:paraId="2E65D522" w14:textId="58468E13" w:rsidR="00F43EAA" w:rsidRPr="00542737" w:rsidRDefault="00F05542" w:rsidP="00C35069">
            <w:pPr>
              <w:pStyle w:val="BodyText"/>
              <w:spacing w:after="0"/>
              <w:ind w:left="0"/>
              <w:jc w:val="center"/>
            </w:pPr>
            <w:r w:rsidRPr="00542737">
              <w:t>LAP</w:t>
            </w:r>
          </w:p>
        </w:tc>
        <w:tc>
          <w:tcPr>
            <w:tcW w:w="470" w:type="dxa"/>
            <w:vAlign w:val="center"/>
          </w:tcPr>
          <w:p w14:paraId="13AE537E" w14:textId="77777777" w:rsidR="00F43EAA" w:rsidRPr="00542737" w:rsidRDefault="00F43EAA" w:rsidP="00C35069">
            <w:pPr>
              <w:pStyle w:val="BodyText"/>
              <w:spacing w:after="0"/>
              <w:ind w:left="0"/>
              <w:jc w:val="center"/>
            </w:pPr>
          </w:p>
        </w:tc>
        <w:tc>
          <w:tcPr>
            <w:tcW w:w="471" w:type="dxa"/>
            <w:vAlign w:val="center"/>
          </w:tcPr>
          <w:p w14:paraId="21C5CFF5" w14:textId="77777777" w:rsidR="00F43EAA" w:rsidRPr="00542737" w:rsidRDefault="00F43EAA" w:rsidP="00C35069">
            <w:pPr>
              <w:pStyle w:val="BodyText"/>
              <w:spacing w:after="0"/>
              <w:ind w:left="0"/>
              <w:jc w:val="center"/>
            </w:pPr>
          </w:p>
        </w:tc>
        <w:tc>
          <w:tcPr>
            <w:tcW w:w="471" w:type="dxa"/>
            <w:vAlign w:val="center"/>
          </w:tcPr>
          <w:p w14:paraId="3CC7B2E9" w14:textId="77777777" w:rsidR="00F43EAA" w:rsidRPr="00542737" w:rsidRDefault="00F43EAA" w:rsidP="00C35069">
            <w:pPr>
              <w:pStyle w:val="BodyText"/>
              <w:spacing w:after="0"/>
              <w:ind w:left="0"/>
              <w:jc w:val="center"/>
            </w:pPr>
          </w:p>
        </w:tc>
        <w:tc>
          <w:tcPr>
            <w:tcW w:w="471" w:type="dxa"/>
            <w:vAlign w:val="center"/>
          </w:tcPr>
          <w:p w14:paraId="5427645E" w14:textId="77777777" w:rsidR="00F43EAA" w:rsidRPr="00542737" w:rsidRDefault="00F43EAA" w:rsidP="00C35069">
            <w:pPr>
              <w:pStyle w:val="BodyText"/>
              <w:spacing w:after="0"/>
              <w:ind w:left="0"/>
              <w:jc w:val="center"/>
            </w:pPr>
          </w:p>
        </w:tc>
        <w:tc>
          <w:tcPr>
            <w:tcW w:w="471" w:type="dxa"/>
            <w:vAlign w:val="center"/>
          </w:tcPr>
          <w:p w14:paraId="06424E2E" w14:textId="77777777" w:rsidR="00F43EAA" w:rsidRPr="00542737" w:rsidRDefault="00F43EAA" w:rsidP="00C35069">
            <w:pPr>
              <w:pStyle w:val="BodyText"/>
              <w:spacing w:after="0"/>
              <w:ind w:left="0"/>
              <w:jc w:val="center"/>
              <w:rPr>
                <w:rFonts w:ascii="Segoe UI Symbol" w:eastAsia="Wingdings" w:hAnsi="Segoe UI Symbol" w:cs="Segoe UI Symbol"/>
              </w:rPr>
            </w:pPr>
          </w:p>
        </w:tc>
        <w:tc>
          <w:tcPr>
            <w:tcW w:w="471" w:type="dxa"/>
            <w:vAlign w:val="center"/>
          </w:tcPr>
          <w:p w14:paraId="38BE00FF" w14:textId="77777777" w:rsidR="00F43EAA" w:rsidRPr="00542737" w:rsidRDefault="00F43EAA" w:rsidP="00C35069">
            <w:pPr>
              <w:pStyle w:val="BodyText"/>
              <w:spacing w:after="0"/>
              <w:ind w:left="0"/>
              <w:jc w:val="center"/>
            </w:pPr>
          </w:p>
        </w:tc>
        <w:tc>
          <w:tcPr>
            <w:tcW w:w="471" w:type="dxa"/>
            <w:vAlign w:val="center"/>
          </w:tcPr>
          <w:p w14:paraId="6C38F8A5" w14:textId="77777777" w:rsidR="00F43EAA" w:rsidRPr="00542737" w:rsidRDefault="00F43EAA" w:rsidP="00C35069">
            <w:pPr>
              <w:pStyle w:val="BodyText"/>
              <w:spacing w:after="0"/>
              <w:ind w:left="0"/>
              <w:jc w:val="center"/>
            </w:pPr>
          </w:p>
        </w:tc>
        <w:tc>
          <w:tcPr>
            <w:tcW w:w="471" w:type="dxa"/>
            <w:vAlign w:val="center"/>
          </w:tcPr>
          <w:p w14:paraId="60A7D31E" w14:textId="77777777" w:rsidR="00F43EAA" w:rsidRPr="00542737" w:rsidRDefault="00F43EAA" w:rsidP="00C35069">
            <w:pPr>
              <w:pStyle w:val="BodyText"/>
              <w:spacing w:after="0"/>
              <w:ind w:left="0"/>
              <w:jc w:val="center"/>
            </w:pPr>
          </w:p>
        </w:tc>
        <w:tc>
          <w:tcPr>
            <w:tcW w:w="471" w:type="dxa"/>
            <w:vAlign w:val="center"/>
          </w:tcPr>
          <w:p w14:paraId="215B056F" w14:textId="77777777" w:rsidR="00F43EAA" w:rsidRPr="00542737" w:rsidRDefault="00F43EAA" w:rsidP="00C35069">
            <w:pPr>
              <w:pStyle w:val="BodyText"/>
              <w:spacing w:after="0"/>
              <w:ind w:left="0"/>
              <w:jc w:val="center"/>
            </w:pPr>
          </w:p>
        </w:tc>
        <w:tc>
          <w:tcPr>
            <w:tcW w:w="471" w:type="dxa"/>
            <w:vAlign w:val="center"/>
          </w:tcPr>
          <w:p w14:paraId="3BEC3D81" w14:textId="77777777" w:rsidR="00F43EAA" w:rsidRPr="00542737" w:rsidRDefault="00F43EAA" w:rsidP="00C35069">
            <w:pPr>
              <w:pStyle w:val="BodyText"/>
              <w:spacing w:after="0"/>
              <w:ind w:left="0"/>
              <w:jc w:val="center"/>
            </w:pPr>
          </w:p>
        </w:tc>
        <w:tc>
          <w:tcPr>
            <w:tcW w:w="471" w:type="dxa"/>
            <w:vAlign w:val="center"/>
          </w:tcPr>
          <w:p w14:paraId="710050F5" w14:textId="77777777" w:rsidR="00F43EAA" w:rsidRPr="00542737" w:rsidRDefault="00F43EAA" w:rsidP="00C35069">
            <w:pPr>
              <w:pStyle w:val="BodyText"/>
              <w:spacing w:after="0"/>
              <w:ind w:left="0"/>
              <w:jc w:val="center"/>
              <w:rPr>
                <w:rFonts w:ascii="Segoe UI Symbol" w:eastAsia="Wingdings" w:hAnsi="Segoe UI Symbol" w:cs="Segoe UI Symbol"/>
              </w:rPr>
            </w:pPr>
          </w:p>
        </w:tc>
        <w:tc>
          <w:tcPr>
            <w:tcW w:w="471" w:type="dxa"/>
            <w:vAlign w:val="center"/>
          </w:tcPr>
          <w:p w14:paraId="342EB1B4" w14:textId="13E31EB5"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7E64130A" w14:textId="249EAA98" w:rsidR="00F43EAA" w:rsidRPr="00542737" w:rsidRDefault="00F43EAA" w:rsidP="00C35069">
            <w:pPr>
              <w:pStyle w:val="BodyText"/>
              <w:spacing w:after="0"/>
              <w:ind w:left="0"/>
              <w:jc w:val="center"/>
            </w:pPr>
            <w:r w:rsidRPr="00542737">
              <w:rPr>
                <w:rFonts w:ascii="Segoe UI Symbol" w:eastAsia="Wingdings" w:hAnsi="Segoe UI Symbol" w:cs="Segoe UI Symbol"/>
              </w:rPr>
              <w:t>✓</w:t>
            </w:r>
          </w:p>
        </w:tc>
        <w:tc>
          <w:tcPr>
            <w:tcW w:w="471" w:type="dxa"/>
            <w:vAlign w:val="center"/>
          </w:tcPr>
          <w:p w14:paraId="603B5FDD" w14:textId="77777777" w:rsidR="00F43EAA" w:rsidRPr="00542737" w:rsidRDefault="00F43EAA" w:rsidP="00C35069">
            <w:pPr>
              <w:pStyle w:val="BodyText"/>
              <w:spacing w:after="0"/>
              <w:ind w:left="0"/>
              <w:jc w:val="center"/>
            </w:pPr>
          </w:p>
        </w:tc>
        <w:tc>
          <w:tcPr>
            <w:tcW w:w="471" w:type="dxa"/>
            <w:vAlign w:val="center"/>
          </w:tcPr>
          <w:p w14:paraId="60D99D97" w14:textId="77777777" w:rsidR="00F43EAA" w:rsidRPr="00542737" w:rsidRDefault="00F43EAA" w:rsidP="00C35069">
            <w:pPr>
              <w:pStyle w:val="BodyText"/>
              <w:keepNext/>
              <w:spacing w:after="0"/>
              <w:ind w:left="0"/>
              <w:jc w:val="center"/>
              <w:rPr>
                <w:rFonts w:ascii="Segoe UI Symbol" w:eastAsia="Wingdings" w:hAnsi="Segoe UI Symbol" w:cs="Segoe UI Symbol"/>
              </w:rPr>
            </w:pPr>
          </w:p>
        </w:tc>
      </w:tr>
      <w:tr w:rsidR="00F43EAA" w:rsidRPr="00542737" w14:paraId="7C3810DB" w14:textId="77777777" w:rsidTr="00F43EAA">
        <w:trPr>
          <w:cnfStyle w:val="000000100000" w:firstRow="0" w:lastRow="0" w:firstColumn="0" w:lastColumn="0" w:oddVBand="0" w:evenVBand="0" w:oddHBand="1" w:evenHBand="0" w:firstRowFirstColumn="0" w:firstRowLastColumn="0" w:lastRowFirstColumn="0" w:lastRowLastColumn="0"/>
          <w:trHeight w:val="555"/>
        </w:trPr>
        <w:tc>
          <w:tcPr>
            <w:tcW w:w="1742" w:type="dxa"/>
            <w:tcBorders>
              <w:bottom w:val="single" w:sz="18" w:space="0" w:color="404040" w:themeColor="text1" w:themeTint="BF"/>
            </w:tcBorders>
            <w:vAlign w:val="center"/>
          </w:tcPr>
          <w:p w14:paraId="01E8BF82" w14:textId="5A41C4AE" w:rsidR="00F43EAA" w:rsidRPr="00542737" w:rsidRDefault="00F43EAA" w:rsidP="00C35069">
            <w:pPr>
              <w:pStyle w:val="BodyText"/>
              <w:spacing w:after="0"/>
              <w:ind w:left="0"/>
            </w:pPr>
            <w:r w:rsidRPr="00542737">
              <w:t>Update models</w:t>
            </w:r>
          </w:p>
        </w:tc>
        <w:tc>
          <w:tcPr>
            <w:tcW w:w="866" w:type="dxa"/>
            <w:tcBorders>
              <w:bottom w:val="single" w:sz="18" w:space="0" w:color="404040" w:themeColor="text1" w:themeTint="BF"/>
            </w:tcBorders>
          </w:tcPr>
          <w:p w14:paraId="79923419" w14:textId="1C4AF549" w:rsidR="00F43EAA" w:rsidRPr="00542737" w:rsidRDefault="00F05542" w:rsidP="00C35069">
            <w:pPr>
              <w:pStyle w:val="BodyText"/>
              <w:spacing w:after="0"/>
              <w:ind w:left="0"/>
              <w:jc w:val="center"/>
            </w:pPr>
            <w:r w:rsidRPr="00542737">
              <w:t>IO</w:t>
            </w:r>
          </w:p>
        </w:tc>
        <w:tc>
          <w:tcPr>
            <w:tcW w:w="470" w:type="dxa"/>
            <w:tcBorders>
              <w:bottom w:val="single" w:sz="18" w:space="0" w:color="404040" w:themeColor="text1" w:themeTint="BF"/>
            </w:tcBorders>
            <w:vAlign w:val="center"/>
          </w:tcPr>
          <w:p w14:paraId="590795E6" w14:textId="143CBFAE" w:rsidR="00F43EAA" w:rsidRPr="00542737" w:rsidRDefault="00F43EAA" w:rsidP="00C35069">
            <w:pPr>
              <w:pStyle w:val="BodyText"/>
              <w:spacing w:after="0"/>
              <w:ind w:left="0"/>
              <w:jc w:val="center"/>
            </w:pPr>
          </w:p>
        </w:tc>
        <w:tc>
          <w:tcPr>
            <w:tcW w:w="471" w:type="dxa"/>
            <w:tcBorders>
              <w:bottom w:val="single" w:sz="18" w:space="0" w:color="404040" w:themeColor="text1" w:themeTint="BF"/>
            </w:tcBorders>
            <w:vAlign w:val="center"/>
          </w:tcPr>
          <w:p w14:paraId="130E70D3" w14:textId="77777777" w:rsidR="00F43EAA" w:rsidRPr="00542737" w:rsidRDefault="00F43EAA" w:rsidP="00C35069">
            <w:pPr>
              <w:pStyle w:val="BodyText"/>
              <w:spacing w:after="0"/>
              <w:ind w:left="0"/>
              <w:jc w:val="center"/>
            </w:pPr>
          </w:p>
        </w:tc>
        <w:tc>
          <w:tcPr>
            <w:tcW w:w="471" w:type="dxa"/>
            <w:tcBorders>
              <w:bottom w:val="single" w:sz="18" w:space="0" w:color="404040" w:themeColor="text1" w:themeTint="BF"/>
            </w:tcBorders>
            <w:vAlign w:val="center"/>
          </w:tcPr>
          <w:p w14:paraId="2C0B1815" w14:textId="77777777" w:rsidR="00F43EAA" w:rsidRPr="00542737" w:rsidRDefault="00F43EAA" w:rsidP="00C35069">
            <w:pPr>
              <w:pStyle w:val="BodyText"/>
              <w:spacing w:after="0"/>
              <w:ind w:left="0"/>
              <w:jc w:val="center"/>
            </w:pPr>
          </w:p>
        </w:tc>
        <w:tc>
          <w:tcPr>
            <w:tcW w:w="471" w:type="dxa"/>
            <w:tcBorders>
              <w:bottom w:val="single" w:sz="18" w:space="0" w:color="404040" w:themeColor="text1" w:themeTint="BF"/>
            </w:tcBorders>
            <w:vAlign w:val="center"/>
          </w:tcPr>
          <w:p w14:paraId="40A7B7C5" w14:textId="77777777" w:rsidR="00F43EAA" w:rsidRPr="00542737" w:rsidRDefault="00F43EAA" w:rsidP="00C35069">
            <w:pPr>
              <w:pStyle w:val="BodyText"/>
              <w:spacing w:after="0"/>
              <w:ind w:left="0"/>
              <w:jc w:val="center"/>
            </w:pPr>
          </w:p>
        </w:tc>
        <w:tc>
          <w:tcPr>
            <w:tcW w:w="471" w:type="dxa"/>
            <w:tcBorders>
              <w:bottom w:val="single" w:sz="18" w:space="0" w:color="404040" w:themeColor="text1" w:themeTint="BF"/>
            </w:tcBorders>
            <w:vAlign w:val="center"/>
          </w:tcPr>
          <w:p w14:paraId="7D41C7BF" w14:textId="77777777" w:rsidR="00F43EAA" w:rsidRPr="00542737" w:rsidRDefault="00F43EAA" w:rsidP="00C35069">
            <w:pPr>
              <w:pStyle w:val="BodyText"/>
              <w:spacing w:after="0"/>
              <w:ind w:left="0"/>
              <w:jc w:val="center"/>
              <w:rPr>
                <w:rFonts w:ascii="Segoe UI Symbol" w:eastAsia="Wingdings" w:hAnsi="Segoe UI Symbol" w:cs="Segoe UI Symbol"/>
              </w:rPr>
            </w:pPr>
          </w:p>
        </w:tc>
        <w:tc>
          <w:tcPr>
            <w:tcW w:w="471" w:type="dxa"/>
            <w:tcBorders>
              <w:bottom w:val="single" w:sz="18" w:space="0" w:color="404040" w:themeColor="text1" w:themeTint="BF"/>
            </w:tcBorders>
            <w:vAlign w:val="center"/>
          </w:tcPr>
          <w:p w14:paraId="5F98D9A7" w14:textId="77777777" w:rsidR="00F43EAA" w:rsidRPr="00542737" w:rsidRDefault="00F43EAA" w:rsidP="00C35069">
            <w:pPr>
              <w:pStyle w:val="BodyText"/>
              <w:spacing w:after="0"/>
              <w:ind w:left="0"/>
              <w:jc w:val="center"/>
            </w:pPr>
          </w:p>
        </w:tc>
        <w:tc>
          <w:tcPr>
            <w:tcW w:w="471" w:type="dxa"/>
            <w:tcBorders>
              <w:bottom w:val="single" w:sz="18" w:space="0" w:color="404040" w:themeColor="text1" w:themeTint="BF"/>
            </w:tcBorders>
            <w:vAlign w:val="center"/>
          </w:tcPr>
          <w:p w14:paraId="05E2D1D5" w14:textId="77777777" w:rsidR="00F43EAA" w:rsidRPr="00542737" w:rsidRDefault="00F43EAA" w:rsidP="00C35069">
            <w:pPr>
              <w:pStyle w:val="BodyText"/>
              <w:spacing w:after="0"/>
              <w:ind w:left="0"/>
              <w:jc w:val="center"/>
            </w:pPr>
          </w:p>
        </w:tc>
        <w:tc>
          <w:tcPr>
            <w:tcW w:w="471" w:type="dxa"/>
            <w:tcBorders>
              <w:bottom w:val="single" w:sz="18" w:space="0" w:color="404040" w:themeColor="text1" w:themeTint="BF"/>
            </w:tcBorders>
            <w:vAlign w:val="center"/>
          </w:tcPr>
          <w:p w14:paraId="69989D03" w14:textId="77777777" w:rsidR="00F43EAA" w:rsidRPr="00542737" w:rsidRDefault="00F43EAA" w:rsidP="00C35069">
            <w:pPr>
              <w:pStyle w:val="BodyText"/>
              <w:spacing w:after="0"/>
              <w:ind w:left="0"/>
              <w:jc w:val="center"/>
            </w:pPr>
          </w:p>
        </w:tc>
        <w:tc>
          <w:tcPr>
            <w:tcW w:w="471" w:type="dxa"/>
            <w:tcBorders>
              <w:bottom w:val="single" w:sz="18" w:space="0" w:color="404040" w:themeColor="text1" w:themeTint="BF"/>
            </w:tcBorders>
            <w:vAlign w:val="center"/>
          </w:tcPr>
          <w:p w14:paraId="1ECC649E" w14:textId="77777777" w:rsidR="00F43EAA" w:rsidRPr="00542737" w:rsidRDefault="00F43EAA" w:rsidP="00C35069">
            <w:pPr>
              <w:pStyle w:val="BodyText"/>
              <w:spacing w:after="0"/>
              <w:ind w:left="0"/>
              <w:jc w:val="center"/>
            </w:pPr>
          </w:p>
        </w:tc>
        <w:tc>
          <w:tcPr>
            <w:tcW w:w="471" w:type="dxa"/>
            <w:tcBorders>
              <w:bottom w:val="single" w:sz="18" w:space="0" w:color="404040" w:themeColor="text1" w:themeTint="BF"/>
            </w:tcBorders>
            <w:vAlign w:val="center"/>
          </w:tcPr>
          <w:p w14:paraId="223CC3C9" w14:textId="77777777" w:rsidR="00F43EAA" w:rsidRPr="00542737" w:rsidRDefault="00F43EAA" w:rsidP="00C35069">
            <w:pPr>
              <w:pStyle w:val="BodyText"/>
              <w:spacing w:after="0"/>
              <w:ind w:left="0"/>
              <w:jc w:val="center"/>
            </w:pPr>
          </w:p>
        </w:tc>
        <w:tc>
          <w:tcPr>
            <w:tcW w:w="471" w:type="dxa"/>
            <w:tcBorders>
              <w:bottom w:val="single" w:sz="18" w:space="0" w:color="404040" w:themeColor="text1" w:themeTint="BF"/>
            </w:tcBorders>
            <w:vAlign w:val="center"/>
          </w:tcPr>
          <w:p w14:paraId="102FCD50" w14:textId="77777777" w:rsidR="00F43EAA" w:rsidRPr="00542737" w:rsidRDefault="00F43EAA" w:rsidP="00C35069">
            <w:pPr>
              <w:pStyle w:val="BodyText"/>
              <w:spacing w:after="0"/>
              <w:ind w:left="0"/>
              <w:jc w:val="center"/>
            </w:pPr>
          </w:p>
        </w:tc>
        <w:tc>
          <w:tcPr>
            <w:tcW w:w="471" w:type="dxa"/>
            <w:tcBorders>
              <w:bottom w:val="single" w:sz="18" w:space="0" w:color="404040" w:themeColor="text1" w:themeTint="BF"/>
            </w:tcBorders>
            <w:vAlign w:val="center"/>
          </w:tcPr>
          <w:p w14:paraId="14E440FE" w14:textId="77777777" w:rsidR="00F43EAA" w:rsidRPr="00542737" w:rsidRDefault="00F43EAA" w:rsidP="00C35069">
            <w:pPr>
              <w:pStyle w:val="BodyText"/>
              <w:spacing w:after="0"/>
              <w:ind w:left="0"/>
              <w:jc w:val="center"/>
            </w:pPr>
          </w:p>
        </w:tc>
        <w:tc>
          <w:tcPr>
            <w:tcW w:w="471" w:type="dxa"/>
            <w:tcBorders>
              <w:bottom w:val="single" w:sz="18" w:space="0" w:color="404040" w:themeColor="text1" w:themeTint="BF"/>
            </w:tcBorders>
            <w:vAlign w:val="center"/>
          </w:tcPr>
          <w:p w14:paraId="139E1C54" w14:textId="77777777" w:rsidR="00F43EAA" w:rsidRPr="00542737" w:rsidRDefault="00F43EAA" w:rsidP="00C35069">
            <w:pPr>
              <w:pStyle w:val="BodyText"/>
              <w:spacing w:after="0"/>
              <w:ind w:left="0"/>
              <w:jc w:val="center"/>
            </w:pPr>
          </w:p>
        </w:tc>
        <w:tc>
          <w:tcPr>
            <w:tcW w:w="471" w:type="dxa"/>
            <w:tcBorders>
              <w:bottom w:val="single" w:sz="18" w:space="0" w:color="404040" w:themeColor="text1" w:themeTint="BF"/>
            </w:tcBorders>
            <w:vAlign w:val="center"/>
          </w:tcPr>
          <w:p w14:paraId="33B18401" w14:textId="77777777" w:rsidR="00F43EAA" w:rsidRPr="00542737" w:rsidRDefault="00F43EAA" w:rsidP="00C35069">
            <w:pPr>
              <w:pStyle w:val="BodyText"/>
              <w:spacing w:after="0"/>
              <w:ind w:left="0"/>
              <w:jc w:val="center"/>
            </w:pPr>
          </w:p>
        </w:tc>
        <w:tc>
          <w:tcPr>
            <w:tcW w:w="471" w:type="dxa"/>
            <w:tcBorders>
              <w:bottom w:val="single" w:sz="18" w:space="0" w:color="404040" w:themeColor="text1" w:themeTint="BF"/>
            </w:tcBorders>
            <w:vAlign w:val="center"/>
          </w:tcPr>
          <w:p w14:paraId="3C21EAC3" w14:textId="77777777" w:rsidR="00F43EAA" w:rsidRPr="00542737" w:rsidRDefault="00F43EAA" w:rsidP="00F05542">
            <w:pPr>
              <w:pStyle w:val="BodyText"/>
              <w:keepNext/>
              <w:spacing w:after="0"/>
              <w:ind w:left="0"/>
              <w:jc w:val="center"/>
              <w:rPr>
                <w:rFonts w:ascii="Segoe UI Symbol" w:eastAsia="Wingdings" w:hAnsi="Segoe UI Symbol" w:cs="Segoe UI Symbol"/>
              </w:rPr>
            </w:pPr>
          </w:p>
        </w:tc>
      </w:tr>
    </w:tbl>
    <w:p w14:paraId="3B42674A" w14:textId="24CC75C8" w:rsidR="00F43EAA" w:rsidRPr="00542737" w:rsidRDefault="00F05542" w:rsidP="00F05542">
      <w:pPr>
        <w:pStyle w:val="Caption"/>
      </w:pPr>
      <w:bookmarkStart w:id="1448" w:name="_Ref70416761"/>
      <w:r w:rsidRPr="00542737">
        <w:t xml:space="preserve">Table </w:t>
      </w:r>
      <w:fldSimple w:instr=" SEQ Table \* ARABIC ">
        <w:r w:rsidR="00542737">
          <w:rPr>
            <w:noProof/>
          </w:rPr>
          <w:t>23</w:t>
        </w:r>
      </w:fldSimple>
      <w:bookmarkEnd w:id="1448"/>
      <w:r w:rsidRPr="00542737">
        <w:t xml:space="preserve">: Programme of clash detection process </w:t>
      </w:r>
    </w:p>
    <w:p w14:paraId="1B0DC1B9" w14:textId="709B7573" w:rsidR="00310845" w:rsidRPr="00542737" w:rsidRDefault="00310845" w:rsidP="00310845">
      <w:pPr>
        <w:pStyle w:val="BodyText"/>
        <w:rPr>
          <w:rFonts w:cs="Arial"/>
        </w:rPr>
      </w:pPr>
      <w:r w:rsidRPr="00542737">
        <w:rPr>
          <w:rFonts w:cs="Arial"/>
        </w:rPr>
        <w:t>Each Task Team Interface Manager (TIM) must download and review the clash detection report produced by the Lead Designer (stored on the CDE) and resolve all errors or noncompliance (where possible) prior to attending the subsequent Design Team/BIM Coordination meeting.</w:t>
      </w:r>
    </w:p>
    <w:p w14:paraId="15CDD786" w14:textId="77777777" w:rsidR="00310845" w:rsidRPr="00542737" w:rsidRDefault="00310845" w:rsidP="00310845">
      <w:pPr>
        <w:pStyle w:val="BodyText"/>
      </w:pPr>
    </w:p>
    <w:p w14:paraId="2ED712FD" w14:textId="77777777" w:rsidR="0009714C" w:rsidRPr="00542737" w:rsidRDefault="0009714C">
      <w:pPr>
        <w:spacing w:after="200" w:line="276" w:lineRule="auto"/>
        <w:rPr>
          <w:rFonts w:ascii="Arial" w:eastAsiaTheme="majorEastAsia" w:hAnsi="Arial" w:cs="Arial"/>
          <w:b/>
          <w:bCs/>
          <w:color w:val="404040" w:themeColor="text1" w:themeTint="BF"/>
          <w:sz w:val="20"/>
          <w:szCs w:val="20"/>
        </w:rPr>
      </w:pPr>
      <w:r w:rsidRPr="00542737">
        <w:br w:type="page"/>
      </w:r>
    </w:p>
    <w:p w14:paraId="158DF12D" w14:textId="5538E565" w:rsidR="00BC676B" w:rsidRPr="00542737" w:rsidRDefault="00BC676B" w:rsidP="00BC676B">
      <w:pPr>
        <w:pStyle w:val="Heading2"/>
      </w:pPr>
      <w:bookmarkStart w:id="1449" w:name="_Toc70607085"/>
      <w:r w:rsidRPr="00542737">
        <w:lastRenderedPageBreak/>
        <w:t>Generation, review, approval and authori</w:t>
      </w:r>
      <w:ins w:id="1450" w:author="Niall Murphy" w:date="2021-04-27T11:08:00Z">
        <w:r w:rsidR="00150D06" w:rsidRPr="00542737">
          <w:t>s</w:t>
        </w:r>
      </w:ins>
      <w:del w:id="1451" w:author="Niall Murphy" w:date="2021-04-27T11:08:00Z">
        <w:r w:rsidRPr="00542737" w:rsidDel="00150D06">
          <w:delText>z</w:delText>
        </w:r>
      </w:del>
      <w:r w:rsidRPr="00542737">
        <w:t>ation of information</w:t>
      </w:r>
      <w:bookmarkEnd w:id="1449"/>
    </w:p>
    <w:p w14:paraId="73B963B6" w14:textId="77777777" w:rsidR="00BC676B" w:rsidRPr="00542737" w:rsidRDefault="00BC676B" w:rsidP="00BC676B">
      <w:pPr>
        <w:pStyle w:val="Heading3"/>
      </w:pPr>
      <w:bookmarkStart w:id="1452" w:name="_Ref70345918"/>
      <w:r w:rsidRPr="00542737">
        <w:t>Coordinate System</w:t>
      </w:r>
      <w:bookmarkEnd w:id="1452"/>
    </w:p>
    <w:p w14:paraId="2A333F0B" w14:textId="43497741" w:rsidR="00BC676B" w:rsidRPr="00542737" w:rsidRDefault="00BC676B" w:rsidP="00BC676B">
      <w:pPr>
        <w:pStyle w:val="BodyText"/>
        <w:rPr>
          <w:rFonts w:cs="Arial"/>
        </w:rPr>
      </w:pPr>
      <w:r w:rsidRPr="00542737">
        <w:rPr>
          <w:rFonts w:cs="Arial"/>
        </w:rPr>
        <w:t xml:space="preserve">To eliminate compatibility issues arising from discrepancies between coordinate systems the Design Lead </w:t>
      </w:r>
      <w:r w:rsidR="00310845" w:rsidRPr="00542737">
        <w:rPr>
          <w:rFonts w:cs="Arial"/>
        </w:rPr>
        <w:t>Appointed Party will</w:t>
      </w:r>
      <w:r w:rsidRPr="00542737">
        <w:rPr>
          <w:rFonts w:cs="Arial"/>
        </w:rPr>
        <w:t xml:space="preserve"> issue a ‘Shared levels and grids’ model to the CDE. This information model may be found at the location below;</w:t>
      </w:r>
    </w:p>
    <w:tbl>
      <w:tblPr>
        <w:tblStyle w:val="TurnTown"/>
        <w:tblW w:w="9070" w:type="dxa"/>
        <w:tblInd w:w="794" w:type="dxa"/>
        <w:tblLayout w:type="fixed"/>
        <w:tblLook w:val="0480" w:firstRow="0" w:lastRow="0" w:firstColumn="1" w:lastColumn="0" w:noHBand="0" w:noVBand="1"/>
      </w:tblPr>
      <w:tblGrid>
        <w:gridCol w:w="4535"/>
        <w:gridCol w:w="4535"/>
      </w:tblGrid>
      <w:tr w:rsidR="00BC676B" w:rsidRPr="00542737" w14:paraId="3C1386A6" w14:textId="77777777" w:rsidTr="00310845">
        <w:trPr>
          <w:cnfStyle w:val="000000100000" w:firstRow="0" w:lastRow="0" w:firstColumn="0" w:lastColumn="0" w:oddVBand="0" w:evenVBand="0" w:oddHBand="1" w:evenHBand="0" w:firstRowFirstColumn="0" w:firstRowLastColumn="0" w:lastRowFirstColumn="0" w:lastRowLastColumn="0"/>
        </w:trPr>
        <w:tc>
          <w:tcPr>
            <w:tcW w:w="4535" w:type="dxa"/>
            <w:shd w:val="clear" w:color="auto" w:fill="689319"/>
          </w:tcPr>
          <w:p w14:paraId="0B0661A4" w14:textId="77777777" w:rsidR="00BC676B" w:rsidRPr="00542737" w:rsidRDefault="00BC676B" w:rsidP="00BC23A5">
            <w:pPr>
              <w:pStyle w:val="BodyText"/>
              <w:spacing w:after="0"/>
              <w:ind w:left="0"/>
              <w:rPr>
                <w:rFonts w:cs="Arial"/>
                <w:color w:val="FFFFFF" w:themeColor="background1"/>
              </w:rPr>
            </w:pPr>
            <w:r w:rsidRPr="00542737">
              <w:rPr>
                <w:rFonts w:eastAsia="Verdana" w:cs="Arial"/>
                <w:color w:val="FFFFFF" w:themeColor="background1"/>
              </w:rPr>
              <w:t>Container ID</w:t>
            </w:r>
          </w:p>
        </w:tc>
        <w:tc>
          <w:tcPr>
            <w:tcW w:w="4535" w:type="dxa"/>
          </w:tcPr>
          <w:p w14:paraId="0EDC7F7D" w14:textId="77777777" w:rsidR="00BC676B" w:rsidRPr="00542737" w:rsidRDefault="00BC676B" w:rsidP="00BC23A5">
            <w:pPr>
              <w:pStyle w:val="BodyText"/>
              <w:spacing w:after="0"/>
              <w:ind w:left="0"/>
              <w:rPr>
                <w:rFonts w:cs="Arial"/>
                <w:color w:val="D55C17" w:themeColor="accent5"/>
              </w:rPr>
            </w:pPr>
            <w:r w:rsidRPr="00542737">
              <w:rPr>
                <w:rFonts w:eastAsia="Verdana" w:cs="Arial"/>
                <w:color w:val="D55C17" w:themeColor="accent5"/>
              </w:rPr>
              <w:t>&lt;Enter information container identity&gt;</w:t>
            </w:r>
          </w:p>
        </w:tc>
      </w:tr>
      <w:tr w:rsidR="00BC676B" w:rsidRPr="00542737" w14:paraId="3FEA6E9E" w14:textId="77777777" w:rsidTr="00310845">
        <w:trPr>
          <w:cnfStyle w:val="000000010000" w:firstRow="0" w:lastRow="0" w:firstColumn="0" w:lastColumn="0" w:oddVBand="0" w:evenVBand="0" w:oddHBand="0" w:evenHBand="1" w:firstRowFirstColumn="0" w:firstRowLastColumn="0" w:lastRowFirstColumn="0" w:lastRowLastColumn="0"/>
        </w:trPr>
        <w:tc>
          <w:tcPr>
            <w:tcW w:w="4535" w:type="dxa"/>
            <w:shd w:val="clear" w:color="auto" w:fill="689319"/>
          </w:tcPr>
          <w:p w14:paraId="54215689" w14:textId="77777777" w:rsidR="00BC676B" w:rsidRPr="00542737" w:rsidRDefault="00BC676B" w:rsidP="00BC23A5">
            <w:pPr>
              <w:pStyle w:val="BodyText"/>
              <w:spacing w:after="0"/>
              <w:ind w:left="0"/>
              <w:rPr>
                <w:rFonts w:cs="Arial"/>
                <w:color w:val="FFFFFF" w:themeColor="background1"/>
              </w:rPr>
            </w:pPr>
            <w:r w:rsidRPr="00542737">
              <w:rPr>
                <w:rFonts w:eastAsia="Verdana" w:cs="Arial"/>
                <w:color w:val="FFFFFF" w:themeColor="background1"/>
              </w:rPr>
              <w:t>CDE location</w:t>
            </w:r>
          </w:p>
        </w:tc>
        <w:tc>
          <w:tcPr>
            <w:tcW w:w="4535" w:type="dxa"/>
          </w:tcPr>
          <w:p w14:paraId="1E01A382" w14:textId="77777777" w:rsidR="00BC676B" w:rsidRPr="00542737" w:rsidRDefault="00BC676B" w:rsidP="00BC23A5">
            <w:pPr>
              <w:pStyle w:val="BodyText"/>
              <w:spacing w:after="0"/>
              <w:ind w:left="0"/>
              <w:rPr>
                <w:rFonts w:cs="Arial"/>
                <w:color w:val="D55C17" w:themeColor="accent5"/>
              </w:rPr>
            </w:pPr>
            <w:r w:rsidRPr="00542737">
              <w:rPr>
                <w:rFonts w:eastAsia="Verdana" w:cs="Arial"/>
                <w:color w:val="D55C17" w:themeColor="accent5"/>
              </w:rPr>
              <w:t>&lt;Enter CDE location&gt;</w:t>
            </w:r>
          </w:p>
        </w:tc>
      </w:tr>
    </w:tbl>
    <w:p w14:paraId="1FA28CAD" w14:textId="77777777" w:rsidR="00BC676B" w:rsidRPr="00542737" w:rsidRDefault="00BC676B" w:rsidP="00BC676B">
      <w:pPr>
        <w:pStyle w:val="BodyText"/>
        <w:spacing w:after="0"/>
        <w:rPr>
          <w:rFonts w:cs="Arial"/>
        </w:rPr>
      </w:pPr>
    </w:p>
    <w:p w14:paraId="39FB8431" w14:textId="77777777" w:rsidR="00BC676B" w:rsidRPr="00542737" w:rsidRDefault="00BC676B" w:rsidP="00BC676B">
      <w:pPr>
        <w:pStyle w:val="BodyText"/>
        <w:rPr>
          <w:rFonts w:cs="Arial"/>
        </w:rPr>
      </w:pPr>
      <w:r w:rsidRPr="00542737">
        <w:rPr>
          <w:rFonts w:cs="Arial"/>
        </w:rPr>
        <w:t>All task teams shall reference the ‘Shared levels and grid’ model when establishing their own information model’. Values for project base point, survey point, internal origin and rotation from true north shall not be altered at any time. For record, the common coordinate system defined by the ‘Shared levels and grids’ model is as below.</w:t>
      </w:r>
    </w:p>
    <w:tbl>
      <w:tblPr>
        <w:tblStyle w:val="TurnTown"/>
        <w:tblW w:w="9070" w:type="dxa"/>
        <w:tblInd w:w="794" w:type="dxa"/>
        <w:tblLayout w:type="fixed"/>
        <w:tblLook w:val="04A0" w:firstRow="1" w:lastRow="0" w:firstColumn="1" w:lastColumn="0" w:noHBand="0" w:noVBand="1"/>
      </w:tblPr>
      <w:tblGrid>
        <w:gridCol w:w="2268"/>
        <w:gridCol w:w="1700"/>
        <w:gridCol w:w="1701"/>
        <w:gridCol w:w="1700"/>
        <w:gridCol w:w="1701"/>
      </w:tblGrid>
      <w:tr w:rsidR="00BC676B" w:rsidRPr="00542737" w14:paraId="003FEAD4" w14:textId="77777777" w:rsidTr="00BC23A5">
        <w:trPr>
          <w:cnfStyle w:val="100000000000" w:firstRow="1" w:lastRow="0" w:firstColumn="0" w:lastColumn="0" w:oddVBand="0" w:evenVBand="0" w:oddHBand="0" w:evenHBand="0" w:firstRowFirstColumn="0" w:firstRowLastColumn="0" w:lastRowFirstColumn="0" w:lastRowLastColumn="0"/>
        </w:trPr>
        <w:tc>
          <w:tcPr>
            <w:tcW w:w="2268" w:type="dxa"/>
          </w:tcPr>
          <w:p w14:paraId="010B2040" w14:textId="77777777" w:rsidR="00BC676B" w:rsidRPr="00542737" w:rsidRDefault="00BC676B" w:rsidP="00BC23A5">
            <w:pPr>
              <w:pStyle w:val="BodyText"/>
              <w:spacing w:after="0"/>
              <w:ind w:left="0"/>
              <w:rPr>
                <w:rFonts w:cs="Arial"/>
                <w:b w:val="0"/>
                <w:color w:val="FFFFFF"/>
              </w:rPr>
            </w:pPr>
            <w:r w:rsidRPr="00542737">
              <w:rPr>
                <w:rFonts w:cs="Arial"/>
                <w:b w:val="0"/>
                <w:color w:val="FFFFFF"/>
              </w:rPr>
              <w:t>Coordinate</w:t>
            </w:r>
          </w:p>
        </w:tc>
        <w:tc>
          <w:tcPr>
            <w:tcW w:w="1700" w:type="dxa"/>
          </w:tcPr>
          <w:p w14:paraId="22E0DF90" w14:textId="77777777" w:rsidR="00BC676B" w:rsidRPr="00542737" w:rsidRDefault="00BC676B" w:rsidP="00BC23A5">
            <w:pPr>
              <w:pStyle w:val="BodyText"/>
              <w:spacing w:after="0"/>
              <w:ind w:left="0"/>
              <w:rPr>
                <w:rFonts w:cs="Arial"/>
                <w:b w:val="0"/>
                <w:color w:val="FFFFFF"/>
              </w:rPr>
            </w:pPr>
            <w:r w:rsidRPr="00542737">
              <w:rPr>
                <w:rFonts w:cs="Arial"/>
                <w:b w:val="0"/>
                <w:color w:val="FFFFFF"/>
              </w:rPr>
              <w:t>Northing (m)</w:t>
            </w:r>
          </w:p>
        </w:tc>
        <w:tc>
          <w:tcPr>
            <w:tcW w:w="1701" w:type="dxa"/>
          </w:tcPr>
          <w:p w14:paraId="27ED6684" w14:textId="77777777" w:rsidR="00BC676B" w:rsidRPr="00542737" w:rsidRDefault="00BC676B" w:rsidP="00BC23A5">
            <w:pPr>
              <w:pStyle w:val="BodyText"/>
              <w:spacing w:after="0"/>
              <w:ind w:left="0"/>
              <w:rPr>
                <w:rFonts w:cs="Arial"/>
                <w:b w:val="0"/>
                <w:color w:val="FFFFFF"/>
              </w:rPr>
            </w:pPr>
            <w:r w:rsidRPr="00542737">
              <w:rPr>
                <w:rFonts w:cs="Arial"/>
                <w:b w:val="0"/>
                <w:color w:val="FFFFFF"/>
              </w:rPr>
              <w:t>Easting (m)</w:t>
            </w:r>
          </w:p>
        </w:tc>
        <w:tc>
          <w:tcPr>
            <w:tcW w:w="1700" w:type="dxa"/>
          </w:tcPr>
          <w:p w14:paraId="598294B4" w14:textId="77777777" w:rsidR="00BC676B" w:rsidRPr="00542737" w:rsidRDefault="00BC676B" w:rsidP="00BC23A5">
            <w:pPr>
              <w:pStyle w:val="BodyText"/>
              <w:spacing w:after="0"/>
              <w:ind w:left="0"/>
              <w:rPr>
                <w:rFonts w:cs="Arial"/>
                <w:b w:val="0"/>
                <w:color w:val="FFFFFF"/>
              </w:rPr>
            </w:pPr>
            <w:r w:rsidRPr="00542737">
              <w:rPr>
                <w:rFonts w:cs="Arial"/>
                <w:b w:val="0"/>
                <w:color w:val="FFFFFF"/>
              </w:rPr>
              <w:t>Elevation (m)</w:t>
            </w:r>
          </w:p>
        </w:tc>
        <w:tc>
          <w:tcPr>
            <w:tcW w:w="1701" w:type="dxa"/>
          </w:tcPr>
          <w:p w14:paraId="018FAF2C" w14:textId="77777777" w:rsidR="00BC676B" w:rsidRPr="00542737" w:rsidRDefault="00BC676B" w:rsidP="00BC23A5">
            <w:pPr>
              <w:pStyle w:val="BodyText"/>
              <w:spacing w:after="0"/>
              <w:ind w:left="0"/>
              <w:rPr>
                <w:rFonts w:cs="Arial"/>
                <w:b w:val="0"/>
                <w:color w:val="FFFFFF"/>
              </w:rPr>
            </w:pPr>
            <w:r w:rsidRPr="00542737">
              <w:rPr>
                <w:rFonts w:cs="Arial"/>
                <w:b w:val="0"/>
                <w:color w:val="FFFFFF"/>
              </w:rPr>
              <w:t>Rotation from True North (°)</w:t>
            </w:r>
          </w:p>
        </w:tc>
      </w:tr>
      <w:tr w:rsidR="00BC676B" w:rsidRPr="00542737" w14:paraId="4A647FF4" w14:textId="77777777" w:rsidTr="00D257DE">
        <w:trPr>
          <w:cnfStyle w:val="000000100000" w:firstRow="0" w:lastRow="0" w:firstColumn="0" w:lastColumn="0" w:oddVBand="0" w:evenVBand="0" w:oddHBand="1" w:evenHBand="0" w:firstRowFirstColumn="0" w:firstRowLastColumn="0" w:lastRowFirstColumn="0" w:lastRowLastColumn="0"/>
        </w:trPr>
        <w:tc>
          <w:tcPr>
            <w:tcW w:w="2268" w:type="dxa"/>
            <w:tcBorders>
              <w:bottom w:val="none" w:sz="0" w:space="0" w:color="auto"/>
            </w:tcBorders>
          </w:tcPr>
          <w:p w14:paraId="2F207134" w14:textId="77777777" w:rsidR="00BC676B" w:rsidRPr="00542737" w:rsidRDefault="00BC676B" w:rsidP="00BC23A5">
            <w:pPr>
              <w:pStyle w:val="BodyText"/>
              <w:spacing w:after="0"/>
              <w:ind w:left="0"/>
              <w:rPr>
                <w:rFonts w:cs="Arial"/>
                <w:b/>
              </w:rPr>
            </w:pPr>
            <w:r w:rsidRPr="00542737">
              <w:rPr>
                <w:rFonts w:cs="Arial"/>
                <w:b/>
              </w:rPr>
              <w:t>Project base point</w:t>
            </w:r>
          </w:p>
        </w:tc>
        <w:tc>
          <w:tcPr>
            <w:tcW w:w="1700" w:type="dxa"/>
            <w:tcBorders>
              <w:bottom w:val="none" w:sz="0" w:space="0" w:color="auto"/>
            </w:tcBorders>
          </w:tcPr>
          <w:p w14:paraId="0AA3A0FC" w14:textId="77777777" w:rsidR="00BC676B" w:rsidRPr="00542737" w:rsidRDefault="00BC676B" w:rsidP="00BC23A5">
            <w:pPr>
              <w:pStyle w:val="BodyText"/>
              <w:spacing w:after="0"/>
              <w:ind w:left="0"/>
              <w:rPr>
                <w:rFonts w:cs="Arial"/>
                <w:color w:val="D55C17" w:themeColor="accent5"/>
              </w:rPr>
            </w:pPr>
            <w:r w:rsidRPr="00542737">
              <w:rPr>
                <w:rFonts w:cs="Arial"/>
                <w:color w:val="D55C17" w:themeColor="accent5"/>
              </w:rPr>
              <w:t>?.??</w:t>
            </w:r>
          </w:p>
        </w:tc>
        <w:tc>
          <w:tcPr>
            <w:tcW w:w="1701" w:type="dxa"/>
            <w:tcBorders>
              <w:bottom w:val="none" w:sz="0" w:space="0" w:color="auto"/>
            </w:tcBorders>
          </w:tcPr>
          <w:p w14:paraId="42639D64" w14:textId="77777777" w:rsidR="00BC676B" w:rsidRPr="00542737" w:rsidRDefault="00BC676B" w:rsidP="00BC23A5">
            <w:pPr>
              <w:pStyle w:val="BodyText"/>
              <w:spacing w:after="0"/>
              <w:ind w:left="0"/>
              <w:rPr>
                <w:rFonts w:cs="Arial"/>
                <w:color w:val="D55C17" w:themeColor="accent5"/>
              </w:rPr>
            </w:pPr>
            <w:r w:rsidRPr="00542737">
              <w:rPr>
                <w:rFonts w:cs="Arial"/>
                <w:color w:val="D55C17" w:themeColor="accent5"/>
              </w:rPr>
              <w:t>?.??</w:t>
            </w:r>
          </w:p>
        </w:tc>
        <w:tc>
          <w:tcPr>
            <w:tcW w:w="1700" w:type="dxa"/>
            <w:tcBorders>
              <w:bottom w:val="none" w:sz="0" w:space="0" w:color="auto"/>
            </w:tcBorders>
          </w:tcPr>
          <w:p w14:paraId="0299E7DD" w14:textId="77777777" w:rsidR="00BC676B" w:rsidRPr="00542737" w:rsidRDefault="00BC676B" w:rsidP="00BC23A5">
            <w:pPr>
              <w:pStyle w:val="BodyText"/>
              <w:spacing w:after="0"/>
              <w:ind w:left="0"/>
              <w:rPr>
                <w:rFonts w:cs="Arial"/>
                <w:color w:val="D55C17" w:themeColor="accent5"/>
              </w:rPr>
            </w:pPr>
            <w:r w:rsidRPr="00542737">
              <w:rPr>
                <w:rFonts w:cs="Arial"/>
                <w:color w:val="D55C17" w:themeColor="accent5"/>
              </w:rPr>
              <w:t>?.??</w:t>
            </w:r>
          </w:p>
        </w:tc>
        <w:tc>
          <w:tcPr>
            <w:tcW w:w="1701" w:type="dxa"/>
            <w:tcBorders>
              <w:bottom w:val="none" w:sz="0" w:space="0" w:color="auto"/>
            </w:tcBorders>
          </w:tcPr>
          <w:p w14:paraId="6560B74A" w14:textId="77777777" w:rsidR="00BC676B" w:rsidRPr="00542737" w:rsidRDefault="00BC676B" w:rsidP="00BC23A5">
            <w:pPr>
              <w:pStyle w:val="BodyText"/>
              <w:spacing w:after="0"/>
              <w:ind w:left="0"/>
              <w:rPr>
                <w:rFonts w:cs="Arial"/>
                <w:color w:val="D55C17" w:themeColor="accent5"/>
              </w:rPr>
            </w:pPr>
            <w:r w:rsidRPr="00542737">
              <w:rPr>
                <w:rFonts w:cs="Arial"/>
                <w:color w:val="D55C17" w:themeColor="accent5"/>
              </w:rPr>
              <w:t>?.??</w:t>
            </w:r>
          </w:p>
        </w:tc>
      </w:tr>
      <w:tr w:rsidR="00BC676B" w:rsidRPr="00542737" w14:paraId="0CC9C34C" w14:textId="77777777" w:rsidTr="00D257DE">
        <w:trPr>
          <w:cnfStyle w:val="000000010000" w:firstRow="0" w:lastRow="0" w:firstColumn="0" w:lastColumn="0" w:oddVBand="0" w:evenVBand="0" w:oddHBand="0" w:evenHBand="1" w:firstRowFirstColumn="0" w:firstRowLastColumn="0" w:lastRowFirstColumn="0" w:lastRowLastColumn="0"/>
        </w:trPr>
        <w:tc>
          <w:tcPr>
            <w:tcW w:w="2268" w:type="dxa"/>
            <w:tcBorders>
              <w:bottom w:val="single" w:sz="18" w:space="0" w:color="404040" w:themeColor="text1" w:themeTint="BF"/>
            </w:tcBorders>
          </w:tcPr>
          <w:p w14:paraId="0C8D9DF8" w14:textId="77777777" w:rsidR="00BC676B" w:rsidRPr="00542737" w:rsidRDefault="00BC676B" w:rsidP="00BC23A5">
            <w:pPr>
              <w:pStyle w:val="BodyText"/>
              <w:spacing w:after="0"/>
              <w:ind w:left="0"/>
              <w:rPr>
                <w:rFonts w:cs="Arial"/>
                <w:b/>
              </w:rPr>
            </w:pPr>
            <w:r w:rsidRPr="00542737">
              <w:rPr>
                <w:rFonts w:cs="Arial"/>
                <w:b/>
              </w:rPr>
              <w:t>Survey point</w:t>
            </w:r>
          </w:p>
        </w:tc>
        <w:tc>
          <w:tcPr>
            <w:tcW w:w="1700" w:type="dxa"/>
            <w:tcBorders>
              <w:bottom w:val="single" w:sz="18" w:space="0" w:color="404040" w:themeColor="text1" w:themeTint="BF"/>
            </w:tcBorders>
          </w:tcPr>
          <w:p w14:paraId="2FF1DCE8" w14:textId="77777777" w:rsidR="00BC676B" w:rsidRPr="00542737" w:rsidRDefault="00BC676B" w:rsidP="00BC23A5">
            <w:pPr>
              <w:pStyle w:val="BodyText"/>
              <w:spacing w:after="0"/>
              <w:ind w:left="0"/>
              <w:rPr>
                <w:rFonts w:cs="Arial"/>
                <w:color w:val="D55C17" w:themeColor="accent5"/>
              </w:rPr>
            </w:pPr>
            <w:r w:rsidRPr="00542737">
              <w:rPr>
                <w:rFonts w:cs="Arial"/>
                <w:color w:val="D55C17" w:themeColor="accent5"/>
              </w:rPr>
              <w:t>?.??</w:t>
            </w:r>
          </w:p>
        </w:tc>
        <w:tc>
          <w:tcPr>
            <w:tcW w:w="1701" w:type="dxa"/>
            <w:tcBorders>
              <w:bottom w:val="single" w:sz="18" w:space="0" w:color="404040" w:themeColor="text1" w:themeTint="BF"/>
            </w:tcBorders>
          </w:tcPr>
          <w:p w14:paraId="6CB47164" w14:textId="77777777" w:rsidR="00BC676B" w:rsidRPr="00542737" w:rsidRDefault="00BC676B" w:rsidP="00BC23A5">
            <w:pPr>
              <w:pStyle w:val="BodyText"/>
              <w:spacing w:after="0"/>
              <w:ind w:left="0"/>
              <w:rPr>
                <w:rFonts w:cs="Arial"/>
                <w:color w:val="D55C17" w:themeColor="accent5"/>
              </w:rPr>
            </w:pPr>
            <w:r w:rsidRPr="00542737">
              <w:rPr>
                <w:rFonts w:cs="Arial"/>
                <w:color w:val="D55C17" w:themeColor="accent5"/>
              </w:rPr>
              <w:t>?.??</w:t>
            </w:r>
          </w:p>
        </w:tc>
        <w:tc>
          <w:tcPr>
            <w:tcW w:w="1700" w:type="dxa"/>
            <w:tcBorders>
              <w:bottom w:val="single" w:sz="18" w:space="0" w:color="404040" w:themeColor="text1" w:themeTint="BF"/>
            </w:tcBorders>
          </w:tcPr>
          <w:p w14:paraId="616F039C" w14:textId="77777777" w:rsidR="00BC676B" w:rsidRPr="00542737" w:rsidRDefault="00BC676B" w:rsidP="00BC23A5">
            <w:pPr>
              <w:pStyle w:val="BodyText"/>
              <w:spacing w:after="0"/>
              <w:ind w:left="0"/>
              <w:rPr>
                <w:rFonts w:cs="Arial"/>
                <w:color w:val="D55C17" w:themeColor="accent5"/>
              </w:rPr>
            </w:pPr>
            <w:r w:rsidRPr="00542737">
              <w:rPr>
                <w:rFonts w:cs="Arial"/>
                <w:color w:val="D55C17" w:themeColor="accent5"/>
              </w:rPr>
              <w:t>?.??</w:t>
            </w:r>
          </w:p>
        </w:tc>
        <w:tc>
          <w:tcPr>
            <w:tcW w:w="1701" w:type="dxa"/>
            <w:tcBorders>
              <w:bottom w:val="single" w:sz="18" w:space="0" w:color="404040" w:themeColor="text1" w:themeTint="BF"/>
            </w:tcBorders>
          </w:tcPr>
          <w:p w14:paraId="7AEA624B" w14:textId="77777777" w:rsidR="00BC676B" w:rsidRPr="00542737" w:rsidRDefault="00BC676B" w:rsidP="00D257DE">
            <w:pPr>
              <w:pStyle w:val="BodyText"/>
              <w:keepNext/>
              <w:spacing w:after="0"/>
              <w:ind w:left="0"/>
              <w:rPr>
                <w:rFonts w:cs="Arial"/>
                <w:color w:val="D55C17" w:themeColor="accent5"/>
              </w:rPr>
            </w:pPr>
            <w:r w:rsidRPr="00542737">
              <w:rPr>
                <w:rFonts w:cs="Arial"/>
                <w:color w:val="D55C17" w:themeColor="accent5"/>
              </w:rPr>
              <w:t>?.??</w:t>
            </w:r>
          </w:p>
        </w:tc>
      </w:tr>
    </w:tbl>
    <w:p w14:paraId="3355EB64" w14:textId="37D64C65" w:rsidR="00BC676B" w:rsidRPr="00542737" w:rsidRDefault="00D257DE" w:rsidP="00D257DE">
      <w:pPr>
        <w:pStyle w:val="Caption"/>
      </w:pPr>
      <w:r w:rsidRPr="00542737">
        <w:t xml:space="preserve">Table </w:t>
      </w:r>
      <w:fldSimple w:instr=" SEQ Table \* ARABIC ">
        <w:r w:rsidR="00542737">
          <w:rPr>
            <w:noProof/>
          </w:rPr>
          <w:t>24</w:t>
        </w:r>
      </w:fldSimple>
      <w:r w:rsidRPr="00542737">
        <w:t>: Coordinate system</w:t>
      </w:r>
    </w:p>
    <w:p w14:paraId="02341853" w14:textId="77777777" w:rsidR="00BC676B" w:rsidRPr="00542737" w:rsidRDefault="00BC676B" w:rsidP="00BC676B">
      <w:pPr>
        <w:pStyle w:val="Heading3"/>
      </w:pPr>
      <w:r w:rsidRPr="00542737">
        <w:t>Model units of measurement</w:t>
      </w:r>
    </w:p>
    <w:p w14:paraId="2395D616" w14:textId="77777777" w:rsidR="00BC676B" w:rsidRPr="00542737" w:rsidRDefault="00BC676B" w:rsidP="00BC676B">
      <w:pPr>
        <w:pStyle w:val="BodyText"/>
        <w:rPr>
          <w:rFonts w:cs="Arial"/>
        </w:rPr>
      </w:pPr>
      <w:r w:rsidRPr="00542737">
        <w:rPr>
          <w:rFonts w:cs="Arial"/>
        </w:rPr>
        <w:t>All information models and associated design information shall be produced and communicated using;</w:t>
      </w:r>
    </w:p>
    <w:p w14:paraId="4642CABC" w14:textId="77777777" w:rsidR="00BC676B" w:rsidRPr="00542737" w:rsidRDefault="00BC676B" w:rsidP="0009714C">
      <w:pPr>
        <w:pStyle w:val="ListBullet"/>
        <w:ind w:left="1134"/>
      </w:pPr>
      <w:r w:rsidRPr="00542737">
        <w:t>The metric system</w:t>
      </w:r>
    </w:p>
    <w:p w14:paraId="0B685662" w14:textId="77777777" w:rsidR="00BC676B" w:rsidRPr="00542737" w:rsidRDefault="00BC676B" w:rsidP="0009714C">
      <w:pPr>
        <w:pStyle w:val="ListBullet"/>
        <w:ind w:left="1134"/>
      </w:pPr>
      <w:r w:rsidRPr="00542737">
        <w:t>A scale of 1:1, giving distance in units of millimetres</w:t>
      </w:r>
    </w:p>
    <w:p w14:paraId="3CC6970A" w14:textId="77777777" w:rsidR="00BC676B" w:rsidRPr="00542737" w:rsidRDefault="00BC676B" w:rsidP="00BC676B">
      <w:pPr>
        <w:pStyle w:val="ListBullet"/>
        <w:numPr>
          <w:ilvl w:val="0"/>
          <w:numId w:val="0"/>
        </w:numPr>
        <w:ind w:left="1077"/>
      </w:pPr>
    </w:p>
    <w:p w14:paraId="299D1F45" w14:textId="77777777" w:rsidR="00BC676B" w:rsidRPr="00542737" w:rsidRDefault="00BC676B" w:rsidP="00BC676B">
      <w:pPr>
        <w:pStyle w:val="Heading3"/>
      </w:pPr>
      <w:bookmarkStart w:id="1453" w:name="_Ref70499933"/>
      <w:r w:rsidRPr="00542737">
        <w:t>Agreed modelling tolerances</w:t>
      </w:r>
      <w:bookmarkEnd w:id="1453"/>
    </w:p>
    <w:p w14:paraId="0BC55C3B" w14:textId="77777777" w:rsidR="00BC676B" w:rsidRPr="00542737" w:rsidRDefault="00BC676B" w:rsidP="00BC676B">
      <w:pPr>
        <w:pStyle w:val="BodyText"/>
        <w:rPr>
          <w:rFonts w:cs="Arial"/>
        </w:rPr>
      </w:pPr>
      <w:r w:rsidRPr="00542737">
        <w:rPr>
          <w:rFonts w:cs="Arial"/>
        </w:rPr>
        <w:t xml:space="preserve">Acceptable project modelling tolerances are recorded below and are to be used during spatial coordination. These tolerances do not represent building tolerances for construction or manufacture. </w:t>
      </w:r>
    </w:p>
    <w:tbl>
      <w:tblPr>
        <w:tblStyle w:val="TurnTown"/>
        <w:tblW w:w="9070" w:type="dxa"/>
        <w:tblInd w:w="794" w:type="dxa"/>
        <w:tblLayout w:type="fixed"/>
        <w:tblLook w:val="04A0" w:firstRow="1" w:lastRow="0" w:firstColumn="1" w:lastColumn="0" w:noHBand="0" w:noVBand="1"/>
      </w:tblPr>
      <w:tblGrid>
        <w:gridCol w:w="2267"/>
        <w:gridCol w:w="2268"/>
        <w:gridCol w:w="2267"/>
        <w:gridCol w:w="2268"/>
      </w:tblGrid>
      <w:tr w:rsidR="00BC676B" w:rsidRPr="00542737" w14:paraId="15BC0C5B" w14:textId="77777777" w:rsidTr="008868BB">
        <w:trPr>
          <w:cnfStyle w:val="100000000000" w:firstRow="1" w:lastRow="0" w:firstColumn="0" w:lastColumn="0" w:oddVBand="0" w:evenVBand="0" w:oddHBand="0" w:evenHBand="0" w:firstRowFirstColumn="0" w:firstRowLastColumn="0" w:lastRowFirstColumn="0" w:lastRowLastColumn="0"/>
          <w:trHeight w:val="345"/>
        </w:trPr>
        <w:tc>
          <w:tcPr>
            <w:tcW w:w="2267" w:type="dxa"/>
            <w:shd w:val="clear" w:color="auto" w:fill="7F7F7F" w:themeFill="text1" w:themeFillTint="80"/>
            <w:vAlign w:val="center"/>
          </w:tcPr>
          <w:p w14:paraId="2D7005D2" w14:textId="77777777" w:rsidR="00BC676B" w:rsidRPr="00542737" w:rsidRDefault="00BC676B" w:rsidP="00BC23A5">
            <w:pPr>
              <w:pStyle w:val="BodyText"/>
              <w:spacing w:after="0"/>
              <w:ind w:left="0"/>
              <w:rPr>
                <w:rFonts w:cs="Arial"/>
                <w:b w:val="0"/>
                <w:color w:val="FFFFFF"/>
              </w:rPr>
            </w:pPr>
            <w:r w:rsidRPr="00542737">
              <w:rPr>
                <w:rFonts w:eastAsia="Arial" w:cs="Arial"/>
                <w:b w:val="0"/>
                <w:color w:val="FFFFFF"/>
              </w:rPr>
              <w:t>DD = Design Development</w:t>
            </w:r>
          </w:p>
        </w:tc>
        <w:tc>
          <w:tcPr>
            <w:tcW w:w="2268" w:type="dxa"/>
            <w:shd w:val="clear" w:color="auto" w:fill="7F7F7F" w:themeFill="text1" w:themeFillTint="80"/>
            <w:vAlign w:val="center"/>
          </w:tcPr>
          <w:p w14:paraId="3D9C2095" w14:textId="77777777" w:rsidR="00BC676B" w:rsidRPr="00542737" w:rsidRDefault="00BC676B" w:rsidP="00BC23A5">
            <w:pPr>
              <w:pStyle w:val="BodyText"/>
              <w:spacing w:after="0"/>
              <w:ind w:left="0"/>
              <w:rPr>
                <w:rFonts w:cs="Arial"/>
                <w:b w:val="0"/>
                <w:color w:val="FFFFFF"/>
              </w:rPr>
            </w:pPr>
            <w:r w:rsidRPr="00542737">
              <w:rPr>
                <w:rFonts w:eastAsia="Arial" w:cs="Arial"/>
                <w:b w:val="0"/>
                <w:color w:val="FFFFFF"/>
              </w:rPr>
              <w:t>DA = Dimensionally Accurate</w:t>
            </w:r>
          </w:p>
        </w:tc>
        <w:tc>
          <w:tcPr>
            <w:tcW w:w="2267" w:type="dxa"/>
            <w:shd w:val="clear" w:color="auto" w:fill="7F7F7F" w:themeFill="text1" w:themeFillTint="80"/>
            <w:vAlign w:val="center"/>
          </w:tcPr>
          <w:p w14:paraId="299ABF0F" w14:textId="77777777" w:rsidR="00BC676B" w:rsidRPr="00542737" w:rsidRDefault="00BC676B" w:rsidP="00BC23A5">
            <w:pPr>
              <w:pStyle w:val="BodyText"/>
              <w:spacing w:after="0"/>
              <w:ind w:left="0"/>
              <w:rPr>
                <w:rFonts w:cs="Arial"/>
                <w:b w:val="0"/>
                <w:color w:val="FFFFFF"/>
              </w:rPr>
            </w:pPr>
            <w:r w:rsidRPr="00542737">
              <w:rPr>
                <w:rFonts w:eastAsia="Arial" w:cs="Arial"/>
                <w:b w:val="0"/>
                <w:color w:val="FFFFFF"/>
              </w:rPr>
              <w:t>AP = Approximate Position</w:t>
            </w:r>
          </w:p>
        </w:tc>
        <w:tc>
          <w:tcPr>
            <w:tcW w:w="2268" w:type="dxa"/>
            <w:shd w:val="clear" w:color="auto" w:fill="7F7F7F" w:themeFill="text1" w:themeFillTint="80"/>
            <w:vAlign w:val="center"/>
          </w:tcPr>
          <w:p w14:paraId="30A06E81" w14:textId="77777777" w:rsidR="00BC676B" w:rsidRPr="00542737" w:rsidRDefault="00BC676B" w:rsidP="00BC23A5">
            <w:pPr>
              <w:pStyle w:val="BodyText"/>
              <w:spacing w:after="0"/>
              <w:ind w:left="0"/>
              <w:rPr>
                <w:rFonts w:cs="Arial"/>
                <w:b w:val="0"/>
                <w:color w:val="FFFFFF"/>
              </w:rPr>
            </w:pPr>
            <w:r w:rsidRPr="00542737">
              <w:rPr>
                <w:rFonts w:eastAsia="Arial" w:cs="Arial"/>
                <w:b w:val="0"/>
                <w:color w:val="FFFFFF"/>
              </w:rPr>
              <w:t>G = Geometry Tolerance</w:t>
            </w:r>
          </w:p>
        </w:tc>
      </w:tr>
    </w:tbl>
    <w:p w14:paraId="6A32A917" w14:textId="77777777" w:rsidR="00BC676B" w:rsidRPr="00542737" w:rsidRDefault="00BC676B" w:rsidP="00BC676B">
      <w:pPr>
        <w:pStyle w:val="BodyText"/>
        <w:rPr>
          <w:rFonts w:cs="Arial"/>
        </w:rPr>
      </w:pPr>
    </w:p>
    <w:tbl>
      <w:tblPr>
        <w:tblStyle w:val="TurnTown"/>
        <w:tblW w:w="9072" w:type="dxa"/>
        <w:tblInd w:w="794" w:type="dxa"/>
        <w:tblLayout w:type="fixed"/>
        <w:tblLook w:val="04A0" w:firstRow="1" w:lastRow="0" w:firstColumn="1" w:lastColumn="0" w:noHBand="0" w:noVBand="1"/>
      </w:tblPr>
      <w:tblGrid>
        <w:gridCol w:w="3034"/>
        <w:gridCol w:w="1207"/>
        <w:gridCol w:w="1208"/>
        <w:gridCol w:w="1207"/>
        <w:gridCol w:w="1208"/>
        <w:gridCol w:w="1208"/>
      </w:tblGrid>
      <w:tr w:rsidR="00BC676B" w:rsidRPr="00542737" w14:paraId="2CC4DA43" w14:textId="77777777" w:rsidTr="001E45A1">
        <w:trPr>
          <w:cnfStyle w:val="100000000000" w:firstRow="1" w:lastRow="0" w:firstColumn="0" w:lastColumn="0" w:oddVBand="0" w:evenVBand="0" w:oddHBand="0" w:evenHBand="0" w:firstRowFirstColumn="0" w:firstRowLastColumn="0" w:lastRowFirstColumn="0" w:lastRowLastColumn="0"/>
          <w:trHeight w:val="440"/>
        </w:trPr>
        <w:tc>
          <w:tcPr>
            <w:tcW w:w="3034" w:type="dxa"/>
          </w:tcPr>
          <w:p w14:paraId="348DD3BD" w14:textId="77777777" w:rsidR="00BC676B" w:rsidRPr="00542737" w:rsidRDefault="00BC676B" w:rsidP="00BC23A5">
            <w:pPr>
              <w:pStyle w:val="BodyText"/>
              <w:spacing w:after="0"/>
              <w:ind w:left="0"/>
              <w:rPr>
                <w:rFonts w:cs="Arial"/>
                <w:color w:val="FFFFFF"/>
              </w:rPr>
            </w:pPr>
            <w:r w:rsidRPr="00542737">
              <w:rPr>
                <w:rFonts w:cs="Arial"/>
                <w:color w:val="FFFFFF"/>
              </w:rPr>
              <w:t>Modelling Tolerances</w:t>
            </w:r>
          </w:p>
          <w:p w14:paraId="4000C138" w14:textId="4AB62E0F" w:rsidR="00BC676B" w:rsidRPr="00542737" w:rsidRDefault="00BC676B" w:rsidP="00BC23A5">
            <w:pPr>
              <w:pStyle w:val="BodyText"/>
              <w:spacing w:after="0"/>
              <w:ind w:left="0"/>
              <w:rPr>
                <w:rFonts w:cs="Arial"/>
                <w:b w:val="0"/>
                <w:bCs/>
                <w:color w:val="FFFFFF"/>
              </w:rPr>
            </w:pPr>
            <w:r w:rsidRPr="00542737">
              <w:rPr>
                <w:rFonts w:cs="Arial"/>
                <w:b w:val="0"/>
                <w:bCs/>
                <w:color w:val="FFFFFF"/>
              </w:rPr>
              <w:t xml:space="preserve">(Not </w:t>
            </w:r>
            <w:r w:rsidR="008868BB" w:rsidRPr="00542737">
              <w:rPr>
                <w:rFonts w:cs="Arial"/>
                <w:b w:val="0"/>
                <w:bCs/>
                <w:color w:val="FFFFFF"/>
              </w:rPr>
              <w:t>Construction</w:t>
            </w:r>
            <w:r w:rsidRPr="00542737">
              <w:rPr>
                <w:rFonts w:cs="Arial"/>
                <w:b w:val="0"/>
                <w:bCs/>
                <w:color w:val="FFFFFF"/>
              </w:rPr>
              <w:t xml:space="preserve"> Tolerances)</w:t>
            </w:r>
          </w:p>
        </w:tc>
        <w:tc>
          <w:tcPr>
            <w:tcW w:w="1207" w:type="dxa"/>
          </w:tcPr>
          <w:p w14:paraId="780146B9" w14:textId="1578C9BE" w:rsidR="00BC676B" w:rsidRPr="00542737" w:rsidRDefault="00280F48" w:rsidP="00BC23A5">
            <w:pPr>
              <w:pStyle w:val="BodyText"/>
              <w:spacing w:after="0"/>
              <w:ind w:left="0"/>
              <w:rPr>
                <w:rFonts w:cs="Arial"/>
                <w:color w:val="FFFFFF"/>
              </w:rPr>
            </w:pPr>
            <w:commentRangeStart w:id="1454"/>
            <w:r w:rsidRPr="00542737">
              <w:rPr>
                <w:rFonts w:cs="Arial"/>
                <w:color w:val="FFFFFF"/>
              </w:rPr>
              <w:t>Concept</w:t>
            </w:r>
            <w:ins w:id="1455" w:author="Niall Murphy" w:date="2021-04-29T14:54:00Z">
              <w:r w:rsidR="00B845F1">
                <w:rPr>
                  <w:rFonts w:cs="Arial"/>
                  <w:color w:val="FFFFFF"/>
                </w:rPr>
                <w:t xml:space="preserve"> &amp; Initiation</w:t>
              </w:r>
            </w:ins>
          </w:p>
        </w:tc>
        <w:tc>
          <w:tcPr>
            <w:tcW w:w="1208" w:type="dxa"/>
          </w:tcPr>
          <w:p w14:paraId="64032F0D" w14:textId="191585A3" w:rsidR="00BC676B" w:rsidRPr="00542737" w:rsidRDefault="00280F48" w:rsidP="00BC23A5">
            <w:pPr>
              <w:pStyle w:val="BodyText"/>
              <w:spacing w:after="0"/>
              <w:ind w:left="0"/>
              <w:rPr>
                <w:rFonts w:cs="Arial"/>
                <w:color w:val="FFFFFF"/>
              </w:rPr>
            </w:pPr>
            <w:del w:id="1456" w:author="Niall Murphy" w:date="2021-04-29T14:54:00Z">
              <w:r w:rsidRPr="00542737" w:rsidDel="00B845F1">
                <w:rPr>
                  <w:rFonts w:cs="Arial"/>
                  <w:color w:val="FFFFFF"/>
                </w:rPr>
                <w:delText>Definition</w:delText>
              </w:r>
            </w:del>
            <w:ins w:id="1457" w:author="Niall Murphy" w:date="2021-04-29T14:54:00Z">
              <w:r w:rsidR="00B845F1">
                <w:rPr>
                  <w:rFonts w:cs="Arial"/>
                  <w:color w:val="FFFFFF"/>
                </w:rPr>
                <w:t>Tender Design</w:t>
              </w:r>
            </w:ins>
          </w:p>
        </w:tc>
        <w:tc>
          <w:tcPr>
            <w:tcW w:w="1207" w:type="dxa"/>
          </w:tcPr>
          <w:p w14:paraId="6930EBB3" w14:textId="47574BE3" w:rsidR="00BC676B" w:rsidRPr="00542737" w:rsidRDefault="00280F48" w:rsidP="00BC23A5">
            <w:pPr>
              <w:pStyle w:val="BodyText"/>
              <w:spacing w:after="0"/>
              <w:ind w:left="0"/>
              <w:rPr>
                <w:rFonts w:cs="Arial"/>
                <w:color w:val="FFFFFF"/>
              </w:rPr>
            </w:pPr>
            <w:del w:id="1458" w:author="Niall Murphy" w:date="2021-04-29T14:54:00Z">
              <w:r w:rsidRPr="00542737" w:rsidDel="00B845F1">
                <w:rPr>
                  <w:rFonts w:cs="Arial"/>
                  <w:color w:val="FFFFFF"/>
                </w:rPr>
                <w:delText>Detailed Design</w:delText>
              </w:r>
            </w:del>
            <w:ins w:id="1459" w:author="Niall Murphy" w:date="2021-04-29T14:54:00Z">
              <w:r w:rsidR="009319BE">
                <w:rPr>
                  <w:rFonts w:cs="Arial"/>
                  <w:color w:val="FFFFFF"/>
                </w:rPr>
                <w:t>VPC Design</w:t>
              </w:r>
            </w:ins>
          </w:p>
        </w:tc>
        <w:tc>
          <w:tcPr>
            <w:tcW w:w="1208" w:type="dxa"/>
          </w:tcPr>
          <w:p w14:paraId="14CF1409" w14:textId="596FCCDE" w:rsidR="00BC676B" w:rsidRPr="00542737" w:rsidRDefault="009319BE" w:rsidP="00BC23A5">
            <w:pPr>
              <w:pStyle w:val="BodyText"/>
              <w:spacing w:after="0"/>
              <w:ind w:left="0"/>
              <w:rPr>
                <w:rFonts w:cs="Arial"/>
                <w:color w:val="FFFFFF"/>
              </w:rPr>
            </w:pPr>
            <w:ins w:id="1460" w:author="Niall Murphy" w:date="2021-04-29T14:54:00Z">
              <w:r>
                <w:rPr>
                  <w:rFonts w:cs="Arial"/>
                  <w:color w:val="FFFFFF"/>
                </w:rPr>
                <w:t>Construction</w:t>
              </w:r>
            </w:ins>
            <w:del w:id="1461" w:author="Niall Murphy" w:date="2021-04-29T14:54:00Z">
              <w:r w:rsidR="00280F48" w:rsidRPr="00542737" w:rsidDel="009319BE">
                <w:rPr>
                  <w:rFonts w:cs="Arial"/>
                  <w:color w:val="FFFFFF"/>
                </w:rPr>
                <w:delText>Build</w:delText>
              </w:r>
            </w:del>
            <w:commentRangeEnd w:id="1454"/>
            <w:r w:rsidR="00261CFE">
              <w:rPr>
                <w:rStyle w:val="CommentReference"/>
                <w:rFonts w:ascii="Verdana" w:eastAsiaTheme="minorHAnsi" w:hAnsi="Verdana" w:cstheme="minorBidi"/>
                <w:b w:val="0"/>
                <w:lang w:eastAsia="en-US"/>
              </w:rPr>
              <w:commentReference w:id="1454"/>
            </w:r>
          </w:p>
        </w:tc>
        <w:tc>
          <w:tcPr>
            <w:tcW w:w="1208" w:type="dxa"/>
          </w:tcPr>
          <w:p w14:paraId="67406739" w14:textId="7C1E5AB6" w:rsidR="00BC676B" w:rsidRPr="00542737" w:rsidRDefault="009319BE" w:rsidP="00BC23A5">
            <w:pPr>
              <w:pStyle w:val="BodyText"/>
              <w:spacing w:after="0"/>
              <w:ind w:left="0"/>
              <w:rPr>
                <w:rFonts w:cs="Arial"/>
                <w:color w:val="FFFFFF"/>
              </w:rPr>
            </w:pPr>
            <w:ins w:id="1462" w:author="Niall Murphy" w:date="2021-04-29T14:54:00Z">
              <w:r>
                <w:rPr>
                  <w:rFonts w:cs="Arial"/>
                  <w:color w:val="FFFFFF"/>
                </w:rPr>
                <w:t>Handover</w:t>
              </w:r>
            </w:ins>
            <w:del w:id="1463" w:author="Niall Murphy" w:date="2021-04-29T14:54:00Z">
              <w:r w:rsidR="00280F48" w:rsidRPr="00542737" w:rsidDel="009319BE">
                <w:rPr>
                  <w:rFonts w:cs="Arial"/>
                  <w:color w:val="FFFFFF"/>
                </w:rPr>
                <w:delText>Close Out</w:delText>
              </w:r>
            </w:del>
          </w:p>
        </w:tc>
      </w:tr>
      <w:tr w:rsidR="00BC676B" w:rsidRPr="00542737" w14:paraId="5375B9FD" w14:textId="77777777" w:rsidTr="008868BB">
        <w:trPr>
          <w:cnfStyle w:val="000000100000" w:firstRow="0" w:lastRow="0" w:firstColumn="0" w:lastColumn="0" w:oddVBand="0" w:evenVBand="0" w:oddHBand="1" w:evenHBand="0" w:firstRowFirstColumn="0" w:firstRowLastColumn="0" w:lastRowFirstColumn="0" w:lastRowLastColumn="0"/>
          <w:trHeight w:val="20"/>
        </w:trPr>
        <w:tc>
          <w:tcPr>
            <w:tcW w:w="3034" w:type="dxa"/>
            <w:shd w:val="clear" w:color="auto" w:fill="7F7F7F" w:themeFill="text1" w:themeFillTint="80"/>
          </w:tcPr>
          <w:p w14:paraId="16F60D0A" w14:textId="4B7F4987" w:rsidR="00BC676B" w:rsidRPr="00542737" w:rsidRDefault="008868BB" w:rsidP="001E45A1">
            <w:pPr>
              <w:pStyle w:val="BodyText"/>
              <w:spacing w:after="0"/>
              <w:ind w:left="0"/>
              <w:rPr>
                <w:rFonts w:cs="Arial"/>
                <w:color w:val="D55C17" w:themeColor="accent5"/>
              </w:rPr>
            </w:pPr>
            <w:commentRangeStart w:id="1464"/>
            <w:commentRangeStart w:id="1465"/>
            <w:r w:rsidRPr="00542737">
              <w:rPr>
                <w:rFonts w:cs="Arial"/>
                <w:color w:val="D55C17" w:themeColor="accent5"/>
              </w:rPr>
              <w:t>Category A</w:t>
            </w:r>
            <w:commentRangeEnd w:id="1464"/>
            <w:r w:rsidRPr="00542737">
              <w:rPr>
                <w:rStyle w:val="CommentReference"/>
                <w:rFonts w:ascii="Verdana" w:eastAsiaTheme="minorHAnsi" w:hAnsi="Verdana" w:cstheme="minorBidi"/>
                <w:lang w:eastAsia="en-US"/>
              </w:rPr>
              <w:commentReference w:id="1464"/>
            </w:r>
            <w:commentRangeEnd w:id="1465"/>
            <w:r w:rsidRPr="00542737">
              <w:rPr>
                <w:rStyle w:val="CommentReference"/>
                <w:rFonts w:ascii="Verdana" w:eastAsiaTheme="minorHAnsi" w:hAnsi="Verdana" w:cstheme="minorBidi"/>
                <w:lang w:eastAsia="en-US"/>
              </w:rPr>
              <w:commentReference w:id="1465"/>
            </w:r>
          </w:p>
        </w:tc>
        <w:tc>
          <w:tcPr>
            <w:tcW w:w="1207" w:type="dxa"/>
            <w:shd w:val="clear" w:color="auto" w:fill="7F7F7F" w:themeFill="text1" w:themeFillTint="80"/>
          </w:tcPr>
          <w:p w14:paraId="785F0428" w14:textId="77777777" w:rsidR="00BC676B" w:rsidRPr="00542737" w:rsidRDefault="00BC676B" w:rsidP="001E45A1">
            <w:pPr>
              <w:pStyle w:val="BodyText"/>
              <w:spacing w:after="0"/>
              <w:ind w:left="0"/>
              <w:rPr>
                <w:rFonts w:eastAsia="Calibri" w:cs="Arial"/>
              </w:rPr>
            </w:pPr>
            <w:r w:rsidRPr="00542737">
              <w:rPr>
                <w:rFonts w:eastAsia="Calibri" w:cs="Arial"/>
              </w:rPr>
              <w:t xml:space="preserve"> </w:t>
            </w:r>
          </w:p>
        </w:tc>
        <w:tc>
          <w:tcPr>
            <w:tcW w:w="1208" w:type="dxa"/>
            <w:shd w:val="clear" w:color="auto" w:fill="7F7F7F" w:themeFill="text1" w:themeFillTint="80"/>
          </w:tcPr>
          <w:p w14:paraId="702F7654" w14:textId="77777777" w:rsidR="00BC676B" w:rsidRPr="00542737" w:rsidRDefault="00BC676B" w:rsidP="001E45A1">
            <w:pPr>
              <w:pStyle w:val="BodyText"/>
              <w:spacing w:after="0"/>
              <w:ind w:left="0"/>
              <w:rPr>
                <w:rFonts w:eastAsia="Calibri" w:cs="Arial"/>
              </w:rPr>
            </w:pPr>
            <w:r w:rsidRPr="00542737">
              <w:rPr>
                <w:rFonts w:eastAsia="Calibri" w:cs="Arial"/>
              </w:rPr>
              <w:t xml:space="preserve"> </w:t>
            </w:r>
          </w:p>
        </w:tc>
        <w:tc>
          <w:tcPr>
            <w:tcW w:w="1207" w:type="dxa"/>
            <w:shd w:val="clear" w:color="auto" w:fill="7F7F7F" w:themeFill="text1" w:themeFillTint="80"/>
          </w:tcPr>
          <w:p w14:paraId="67DB61D5" w14:textId="77777777" w:rsidR="00BC676B" w:rsidRPr="00542737" w:rsidRDefault="00BC676B" w:rsidP="001E45A1">
            <w:pPr>
              <w:pStyle w:val="BodyText"/>
              <w:spacing w:after="0"/>
              <w:ind w:left="0"/>
              <w:rPr>
                <w:rFonts w:eastAsia="Calibri" w:cs="Arial"/>
              </w:rPr>
            </w:pPr>
            <w:r w:rsidRPr="00542737">
              <w:rPr>
                <w:rFonts w:eastAsia="Calibri" w:cs="Arial"/>
              </w:rPr>
              <w:t xml:space="preserve"> </w:t>
            </w:r>
          </w:p>
        </w:tc>
        <w:tc>
          <w:tcPr>
            <w:tcW w:w="1208" w:type="dxa"/>
            <w:shd w:val="clear" w:color="auto" w:fill="7F7F7F" w:themeFill="text1" w:themeFillTint="80"/>
          </w:tcPr>
          <w:p w14:paraId="6645292E" w14:textId="77777777" w:rsidR="00BC676B" w:rsidRPr="00542737" w:rsidRDefault="00BC676B" w:rsidP="001E45A1">
            <w:pPr>
              <w:pStyle w:val="BodyText"/>
              <w:spacing w:after="0"/>
              <w:ind w:left="0"/>
              <w:rPr>
                <w:rFonts w:eastAsia="Calibri" w:cs="Arial"/>
              </w:rPr>
            </w:pPr>
            <w:r w:rsidRPr="00542737">
              <w:rPr>
                <w:rFonts w:eastAsia="Calibri" w:cs="Arial"/>
              </w:rPr>
              <w:t xml:space="preserve"> </w:t>
            </w:r>
          </w:p>
        </w:tc>
        <w:tc>
          <w:tcPr>
            <w:tcW w:w="1208" w:type="dxa"/>
            <w:shd w:val="clear" w:color="auto" w:fill="7F7F7F" w:themeFill="text1" w:themeFillTint="80"/>
          </w:tcPr>
          <w:p w14:paraId="0649ACC5" w14:textId="77777777" w:rsidR="00BC676B" w:rsidRPr="00542737" w:rsidRDefault="00BC676B" w:rsidP="001E45A1">
            <w:pPr>
              <w:pStyle w:val="BodyText"/>
              <w:spacing w:after="0"/>
              <w:ind w:left="0"/>
              <w:rPr>
                <w:rFonts w:eastAsia="Calibri" w:cs="Arial"/>
              </w:rPr>
            </w:pPr>
            <w:r w:rsidRPr="00542737">
              <w:rPr>
                <w:rFonts w:eastAsia="Calibri" w:cs="Arial"/>
              </w:rPr>
              <w:t xml:space="preserve"> </w:t>
            </w:r>
          </w:p>
        </w:tc>
      </w:tr>
      <w:tr w:rsidR="00BC676B" w:rsidRPr="00542737" w14:paraId="2424EA21" w14:textId="77777777" w:rsidTr="00D257DE">
        <w:trPr>
          <w:cnfStyle w:val="000000010000" w:firstRow="0" w:lastRow="0" w:firstColumn="0" w:lastColumn="0" w:oddVBand="0" w:evenVBand="0" w:oddHBand="0" w:evenHBand="1" w:firstRowFirstColumn="0" w:firstRowLastColumn="0" w:lastRowFirstColumn="0" w:lastRowLastColumn="0"/>
          <w:trHeight w:val="20"/>
        </w:trPr>
        <w:tc>
          <w:tcPr>
            <w:tcW w:w="3034" w:type="dxa"/>
            <w:tcBorders>
              <w:bottom w:val="none" w:sz="0" w:space="0" w:color="auto"/>
            </w:tcBorders>
          </w:tcPr>
          <w:p w14:paraId="03C89EB7" w14:textId="116DDC48" w:rsidR="00BC676B" w:rsidRPr="00542737" w:rsidRDefault="008868BB" w:rsidP="001E45A1">
            <w:pPr>
              <w:pStyle w:val="BodyText"/>
              <w:spacing w:after="0"/>
              <w:ind w:left="0"/>
              <w:rPr>
                <w:rFonts w:cs="Arial"/>
                <w:color w:val="D55C17" w:themeColor="accent5"/>
              </w:rPr>
            </w:pPr>
            <w:r w:rsidRPr="00542737">
              <w:rPr>
                <w:rFonts w:cs="Arial"/>
                <w:color w:val="D55C17" w:themeColor="accent5"/>
              </w:rPr>
              <w:t>Classification 1</w:t>
            </w:r>
          </w:p>
        </w:tc>
        <w:tc>
          <w:tcPr>
            <w:tcW w:w="1207" w:type="dxa"/>
            <w:tcBorders>
              <w:bottom w:val="none" w:sz="0" w:space="0" w:color="auto"/>
            </w:tcBorders>
          </w:tcPr>
          <w:p w14:paraId="427D9697" w14:textId="6A9E8D1A" w:rsidR="00BC676B" w:rsidRPr="00542737" w:rsidRDefault="00BC676B" w:rsidP="001E45A1">
            <w:pPr>
              <w:pStyle w:val="BodyText"/>
              <w:spacing w:after="0"/>
              <w:ind w:left="0"/>
              <w:rPr>
                <w:rFonts w:eastAsia="Arial" w:cs="Arial"/>
                <w:color w:val="00B050"/>
              </w:rPr>
            </w:pPr>
          </w:p>
        </w:tc>
        <w:tc>
          <w:tcPr>
            <w:tcW w:w="1208" w:type="dxa"/>
            <w:tcBorders>
              <w:bottom w:val="none" w:sz="0" w:space="0" w:color="auto"/>
            </w:tcBorders>
          </w:tcPr>
          <w:p w14:paraId="6706FCF7" w14:textId="5D644456" w:rsidR="00BC676B" w:rsidRPr="00542737" w:rsidRDefault="00BC676B" w:rsidP="001E45A1">
            <w:pPr>
              <w:pStyle w:val="BodyText"/>
              <w:spacing w:after="0"/>
              <w:ind w:left="0"/>
              <w:rPr>
                <w:rFonts w:eastAsia="Arial" w:cs="Arial"/>
                <w:color w:val="00B050"/>
              </w:rPr>
            </w:pPr>
          </w:p>
        </w:tc>
        <w:tc>
          <w:tcPr>
            <w:tcW w:w="1207" w:type="dxa"/>
            <w:tcBorders>
              <w:bottom w:val="none" w:sz="0" w:space="0" w:color="auto"/>
            </w:tcBorders>
          </w:tcPr>
          <w:p w14:paraId="12236EF8" w14:textId="1359216E" w:rsidR="00BC676B" w:rsidRPr="00542737" w:rsidRDefault="00BC676B" w:rsidP="001E45A1">
            <w:pPr>
              <w:pStyle w:val="BodyText"/>
              <w:spacing w:after="0"/>
              <w:ind w:left="0"/>
              <w:rPr>
                <w:rFonts w:eastAsia="Arial" w:cs="Arial"/>
                <w:color w:val="00B050"/>
              </w:rPr>
            </w:pPr>
          </w:p>
        </w:tc>
        <w:tc>
          <w:tcPr>
            <w:tcW w:w="1208" w:type="dxa"/>
            <w:tcBorders>
              <w:bottom w:val="none" w:sz="0" w:space="0" w:color="auto"/>
            </w:tcBorders>
          </w:tcPr>
          <w:p w14:paraId="7464CE66" w14:textId="51C1D019" w:rsidR="00BC676B" w:rsidRPr="00542737" w:rsidRDefault="00BC676B" w:rsidP="001E45A1">
            <w:pPr>
              <w:pStyle w:val="BodyText"/>
              <w:spacing w:after="0"/>
              <w:ind w:left="0"/>
              <w:rPr>
                <w:rFonts w:eastAsia="Arial" w:cs="Arial"/>
                <w:color w:val="00B050"/>
              </w:rPr>
            </w:pPr>
          </w:p>
        </w:tc>
        <w:tc>
          <w:tcPr>
            <w:tcW w:w="1208" w:type="dxa"/>
            <w:tcBorders>
              <w:bottom w:val="none" w:sz="0" w:space="0" w:color="auto"/>
            </w:tcBorders>
          </w:tcPr>
          <w:p w14:paraId="5A4F02A2" w14:textId="7F072FCD" w:rsidR="00BC676B" w:rsidRPr="00542737" w:rsidRDefault="00BC676B" w:rsidP="001E45A1">
            <w:pPr>
              <w:pStyle w:val="BodyText"/>
              <w:spacing w:after="0"/>
              <w:ind w:left="0"/>
              <w:rPr>
                <w:rFonts w:eastAsia="Arial" w:cs="Arial"/>
                <w:color w:val="00B050"/>
              </w:rPr>
            </w:pPr>
          </w:p>
        </w:tc>
      </w:tr>
      <w:tr w:rsidR="00BC676B" w:rsidRPr="00542737" w14:paraId="488FE316" w14:textId="77777777" w:rsidTr="00D257DE">
        <w:trPr>
          <w:cnfStyle w:val="000000100000" w:firstRow="0" w:lastRow="0" w:firstColumn="0" w:lastColumn="0" w:oddVBand="0" w:evenVBand="0" w:oddHBand="1" w:evenHBand="0" w:firstRowFirstColumn="0" w:firstRowLastColumn="0" w:lastRowFirstColumn="0" w:lastRowLastColumn="0"/>
          <w:trHeight w:val="20"/>
        </w:trPr>
        <w:tc>
          <w:tcPr>
            <w:tcW w:w="3034" w:type="dxa"/>
            <w:tcBorders>
              <w:bottom w:val="single" w:sz="18" w:space="0" w:color="404040" w:themeColor="text1" w:themeTint="BF"/>
            </w:tcBorders>
          </w:tcPr>
          <w:p w14:paraId="3736AF55" w14:textId="748E1FDF" w:rsidR="00BC676B" w:rsidRPr="00542737" w:rsidRDefault="008868BB" w:rsidP="001E45A1">
            <w:pPr>
              <w:pStyle w:val="BodyText"/>
              <w:spacing w:after="0"/>
              <w:ind w:left="0"/>
              <w:rPr>
                <w:rFonts w:cs="Arial"/>
                <w:color w:val="D55C17" w:themeColor="accent5"/>
              </w:rPr>
            </w:pPr>
            <w:r w:rsidRPr="00542737">
              <w:rPr>
                <w:rFonts w:cs="Arial"/>
                <w:color w:val="D55C17" w:themeColor="accent5"/>
              </w:rPr>
              <w:t>Classification 2</w:t>
            </w:r>
          </w:p>
        </w:tc>
        <w:tc>
          <w:tcPr>
            <w:tcW w:w="1207" w:type="dxa"/>
            <w:tcBorders>
              <w:bottom w:val="single" w:sz="18" w:space="0" w:color="404040" w:themeColor="text1" w:themeTint="BF"/>
            </w:tcBorders>
          </w:tcPr>
          <w:p w14:paraId="47F12453" w14:textId="63C1D074" w:rsidR="00BC676B" w:rsidRPr="00542737" w:rsidRDefault="00BC676B" w:rsidP="001E45A1">
            <w:pPr>
              <w:pStyle w:val="BodyText"/>
              <w:spacing w:after="0"/>
              <w:ind w:left="0"/>
              <w:rPr>
                <w:rFonts w:eastAsia="Arial" w:cs="Arial"/>
                <w:color w:val="00B050"/>
              </w:rPr>
            </w:pPr>
          </w:p>
        </w:tc>
        <w:tc>
          <w:tcPr>
            <w:tcW w:w="1208" w:type="dxa"/>
            <w:tcBorders>
              <w:bottom w:val="single" w:sz="18" w:space="0" w:color="404040" w:themeColor="text1" w:themeTint="BF"/>
            </w:tcBorders>
          </w:tcPr>
          <w:p w14:paraId="090B52D5" w14:textId="3F48B7D9" w:rsidR="00BC676B" w:rsidRPr="00542737" w:rsidRDefault="00BC676B" w:rsidP="001E45A1">
            <w:pPr>
              <w:pStyle w:val="BodyText"/>
              <w:spacing w:after="0"/>
              <w:ind w:left="0"/>
              <w:rPr>
                <w:rFonts w:eastAsia="Arial" w:cs="Arial"/>
                <w:color w:val="00B050"/>
              </w:rPr>
            </w:pPr>
          </w:p>
        </w:tc>
        <w:tc>
          <w:tcPr>
            <w:tcW w:w="1207" w:type="dxa"/>
            <w:tcBorders>
              <w:bottom w:val="single" w:sz="18" w:space="0" w:color="404040" w:themeColor="text1" w:themeTint="BF"/>
            </w:tcBorders>
          </w:tcPr>
          <w:p w14:paraId="12755E38" w14:textId="356A04D9" w:rsidR="00BC676B" w:rsidRPr="00542737" w:rsidRDefault="00BC676B" w:rsidP="001E45A1">
            <w:pPr>
              <w:pStyle w:val="BodyText"/>
              <w:spacing w:after="0"/>
              <w:ind w:left="0"/>
              <w:rPr>
                <w:rFonts w:eastAsia="Arial" w:cs="Arial"/>
                <w:color w:val="00B050"/>
              </w:rPr>
            </w:pPr>
          </w:p>
        </w:tc>
        <w:tc>
          <w:tcPr>
            <w:tcW w:w="1208" w:type="dxa"/>
            <w:tcBorders>
              <w:bottom w:val="single" w:sz="18" w:space="0" w:color="404040" w:themeColor="text1" w:themeTint="BF"/>
            </w:tcBorders>
          </w:tcPr>
          <w:p w14:paraId="3BAC3D98" w14:textId="68418A78" w:rsidR="00BC676B" w:rsidRPr="00542737" w:rsidRDefault="00BC676B" w:rsidP="001E45A1">
            <w:pPr>
              <w:pStyle w:val="BodyText"/>
              <w:spacing w:after="0"/>
              <w:ind w:left="0"/>
              <w:rPr>
                <w:rFonts w:eastAsia="Arial" w:cs="Arial"/>
                <w:color w:val="00B050"/>
              </w:rPr>
            </w:pPr>
          </w:p>
        </w:tc>
        <w:tc>
          <w:tcPr>
            <w:tcW w:w="1208" w:type="dxa"/>
            <w:tcBorders>
              <w:bottom w:val="single" w:sz="18" w:space="0" w:color="404040" w:themeColor="text1" w:themeTint="BF"/>
            </w:tcBorders>
          </w:tcPr>
          <w:p w14:paraId="59C3D359" w14:textId="5F9813EE" w:rsidR="00BC676B" w:rsidRPr="00542737" w:rsidRDefault="00BC676B" w:rsidP="00D257DE">
            <w:pPr>
              <w:pStyle w:val="BodyText"/>
              <w:keepNext/>
              <w:spacing w:after="0"/>
              <w:ind w:left="0"/>
              <w:rPr>
                <w:rFonts w:eastAsia="Arial" w:cs="Arial"/>
                <w:color w:val="00B050"/>
              </w:rPr>
            </w:pPr>
          </w:p>
        </w:tc>
      </w:tr>
    </w:tbl>
    <w:p w14:paraId="2BE133E8" w14:textId="055566CB" w:rsidR="008868BB" w:rsidRPr="00542737" w:rsidRDefault="00D257DE" w:rsidP="00D257DE">
      <w:pPr>
        <w:pStyle w:val="Caption"/>
      </w:pPr>
      <w:r w:rsidRPr="00542737">
        <w:t xml:space="preserve">Table </w:t>
      </w:r>
      <w:fldSimple w:instr=" SEQ Table \* ARABIC ">
        <w:r w:rsidR="00542737">
          <w:rPr>
            <w:noProof/>
          </w:rPr>
          <w:t>25</w:t>
        </w:r>
      </w:fldSimple>
      <w:r w:rsidRPr="00542737">
        <w:t>: Agreed modelling tolerances</w:t>
      </w:r>
    </w:p>
    <w:p w14:paraId="460200DB" w14:textId="77777777" w:rsidR="00D257DE" w:rsidRPr="00542737" w:rsidRDefault="00D257DE">
      <w:pPr>
        <w:spacing w:after="200" w:line="276" w:lineRule="auto"/>
        <w:rPr>
          <w:rFonts w:ascii="Arial" w:eastAsiaTheme="majorEastAsia" w:hAnsi="Arial" w:cs="Arial"/>
          <w:b/>
          <w:bCs/>
          <w:sz w:val="20"/>
          <w:szCs w:val="20"/>
        </w:rPr>
      </w:pPr>
      <w:r w:rsidRPr="00542737">
        <w:br w:type="page"/>
      </w:r>
    </w:p>
    <w:p w14:paraId="642FBF09" w14:textId="36A07DAC" w:rsidR="00BC676B" w:rsidRPr="00542737" w:rsidRDefault="00BC676B" w:rsidP="00BC676B">
      <w:pPr>
        <w:pStyle w:val="Heading3"/>
      </w:pPr>
      <w:r w:rsidRPr="00542737">
        <w:lastRenderedPageBreak/>
        <w:t xml:space="preserve">Drawing sheet </w:t>
      </w:r>
    </w:p>
    <w:p w14:paraId="16C09FB4" w14:textId="77777777" w:rsidR="00BC676B" w:rsidRPr="00542737" w:rsidRDefault="00BC676B" w:rsidP="00BC676B">
      <w:pPr>
        <w:pStyle w:val="BodyText"/>
        <w:rPr>
          <w:rFonts w:cs="Arial"/>
        </w:rPr>
      </w:pPr>
      <w:r w:rsidRPr="00542737">
        <w:rPr>
          <w:rFonts w:cs="Arial"/>
        </w:rPr>
        <w:t>All drawing sheets shall be derived from within the 3D information model to ensure compliance with the EIR. No modifications to drawings shall be performed in 2D modelling software to ensure accuracy and coordination are maintained.</w:t>
      </w:r>
    </w:p>
    <w:p w14:paraId="76BB7149" w14:textId="77777777" w:rsidR="00BC676B" w:rsidRPr="00542737" w:rsidRDefault="00BC676B" w:rsidP="00BC676B">
      <w:pPr>
        <w:pStyle w:val="BodyText"/>
        <w:rPr>
          <w:rFonts w:cs="Arial"/>
        </w:rPr>
      </w:pPr>
      <w:r w:rsidRPr="00542737">
        <w:rPr>
          <w:rFonts w:cs="Arial"/>
        </w:rPr>
        <w:t>In all cases, information held in published 3D models takes preference over 2D models.</w:t>
      </w:r>
    </w:p>
    <w:p w14:paraId="0FF606DE" w14:textId="77777777" w:rsidR="00BC676B" w:rsidRPr="00542737" w:rsidRDefault="00BC676B">
      <w:pPr>
        <w:pStyle w:val="Heading4"/>
      </w:pPr>
      <w:r w:rsidRPr="00542737">
        <w:t>Drawing sheet template</w:t>
      </w:r>
    </w:p>
    <w:p w14:paraId="6C72242C" w14:textId="2B5C8582" w:rsidR="00BC676B" w:rsidRPr="00542737" w:rsidRDefault="00BC676B" w:rsidP="00A77752">
      <w:pPr>
        <w:pStyle w:val="BodyText"/>
      </w:pPr>
      <w:r w:rsidRPr="00542737">
        <w:t>To aid consistency of information production the Design Lead</w:t>
      </w:r>
      <w:r w:rsidR="00A77752" w:rsidRPr="00542737">
        <w:t xml:space="preserve"> Appointed Party</w:t>
      </w:r>
      <w:r w:rsidRPr="00542737">
        <w:t xml:space="preserve"> has issued a project specific ‘Drawing sheet template’ to the CDE. This </w:t>
      </w:r>
      <w:r w:rsidR="00A77752" w:rsidRPr="00542737">
        <w:t>template</w:t>
      </w:r>
      <w:r w:rsidRPr="00542737">
        <w:t xml:space="preserve"> may be found at the location below; </w:t>
      </w:r>
    </w:p>
    <w:tbl>
      <w:tblPr>
        <w:tblStyle w:val="TurnTown"/>
        <w:tblW w:w="9070" w:type="dxa"/>
        <w:tblInd w:w="794" w:type="dxa"/>
        <w:tblLayout w:type="fixed"/>
        <w:tblLook w:val="0480" w:firstRow="0" w:lastRow="0" w:firstColumn="1" w:lastColumn="0" w:noHBand="0" w:noVBand="1"/>
      </w:tblPr>
      <w:tblGrid>
        <w:gridCol w:w="4535"/>
        <w:gridCol w:w="4535"/>
      </w:tblGrid>
      <w:tr w:rsidR="00BC676B" w:rsidRPr="00542737" w14:paraId="38D0D507" w14:textId="77777777" w:rsidTr="00A77752">
        <w:trPr>
          <w:cnfStyle w:val="000000100000" w:firstRow="0" w:lastRow="0" w:firstColumn="0" w:lastColumn="0" w:oddVBand="0" w:evenVBand="0" w:oddHBand="1" w:evenHBand="0" w:firstRowFirstColumn="0" w:firstRowLastColumn="0" w:lastRowFirstColumn="0" w:lastRowLastColumn="0"/>
        </w:trPr>
        <w:tc>
          <w:tcPr>
            <w:tcW w:w="4535" w:type="dxa"/>
            <w:shd w:val="clear" w:color="auto" w:fill="689319"/>
          </w:tcPr>
          <w:p w14:paraId="71E2AEA8" w14:textId="77777777" w:rsidR="00BC676B" w:rsidRPr="00542737" w:rsidRDefault="00BC676B" w:rsidP="00BC23A5">
            <w:pPr>
              <w:pStyle w:val="BodyText"/>
              <w:spacing w:after="0"/>
              <w:ind w:left="0"/>
              <w:rPr>
                <w:rFonts w:cs="Arial"/>
                <w:color w:val="FFFFFF" w:themeColor="background1"/>
              </w:rPr>
            </w:pPr>
            <w:r w:rsidRPr="00542737">
              <w:rPr>
                <w:rFonts w:eastAsia="Verdana" w:cs="Arial"/>
                <w:color w:val="FFFFFF" w:themeColor="background1"/>
              </w:rPr>
              <w:t>Container ID</w:t>
            </w:r>
          </w:p>
        </w:tc>
        <w:tc>
          <w:tcPr>
            <w:tcW w:w="4535" w:type="dxa"/>
          </w:tcPr>
          <w:p w14:paraId="20535AD8" w14:textId="77777777" w:rsidR="00BC676B" w:rsidRPr="00542737" w:rsidRDefault="00BC676B" w:rsidP="00BC23A5">
            <w:pPr>
              <w:pStyle w:val="BodyText"/>
              <w:spacing w:after="0"/>
              <w:ind w:left="0"/>
              <w:rPr>
                <w:rFonts w:cs="Arial"/>
                <w:color w:val="D55C17" w:themeColor="accent5"/>
              </w:rPr>
            </w:pPr>
            <w:r w:rsidRPr="00542737">
              <w:rPr>
                <w:rFonts w:eastAsia="Verdana" w:cs="Arial"/>
                <w:color w:val="D55C17" w:themeColor="accent5"/>
              </w:rPr>
              <w:t>&lt;Enter information container identity&gt;</w:t>
            </w:r>
          </w:p>
        </w:tc>
      </w:tr>
      <w:tr w:rsidR="00BC676B" w:rsidRPr="00542737" w14:paraId="53C38D8E" w14:textId="77777777" w:rsidTr="00A77752">
        <w:trPr>
          <w:cnfStyle w:val="000000010000" w:firstRow="0" w:lastRow="0" w:firstColumn="0" w:lastColumn="0" w:oddVBand="0" w:evenVBand="0" w:oddHBand="0" w:evenHBand="1" w:firstRowFirstColumn="0" w:firstRowLastColumn="0" w:lastRowFirstColumn="0" w:lastRowLastColumn="0"/>
        </w:trPr>
        <w:tc>
          <w:tcPr>
            <w:tcW w:w="4535" w:type="dxa"/>
            <w:shd w:val="clear" w:color="auto" w:fill="689319"/>
          </w:tcPr>
          <w:p w14:paraId="3E894F1A" w14:textId="77777777" w:rsidR="00BC676B" w:rsidRPr="00542737" w:rsidRDefault="00BC676B" w:rsidP="00BC23A5">
            <w:pPr>
              <w:pStyle w:val="BodyText"/>
              <w:spacing w:after="0"/>
              <w:ind w:left="0"/>
              <w:rPr>
                <w:rFonts w:cs="Arial"/>
                <w:color w:val="FFFFFF" w:themeColor="background1"/>
              </w:rPr>
            </w:pPr>
            <w:r w:rsidRPr="00542737">
              <w:rPr>
                <w:rFonts w:eastAsia="Verdana" w:cs="Arial"/>
                <w:color w:val="FFFFFF" w:themeColor="background1"/>
              </w:rPr>
              <w:t>CDE location</w:t>
            </w:r>
          </w:p>
        </w:tc>
        <w:tc>
          <w:tcPr>
            <w:tcW w:w="4535" w:type="dxa"/>
          </w:tcPr>
          <w:p w14:paraId="34AC5EF4" w14:textId="77777777" w:rsidR="00BC676B" w:rsidRPr="00542737" w:rsidRDefault="00BC676B" w:rsidP="00BC23A5">
            <w:pPr>
              <w:pStyle w:val="BodyText"/>
              <w:spacing w:after="0"/>
              <w:ind w:left="0"/>
              <w:rPr>
                <w:rFonts w:cs="Arial"/>
                <w:color w:val="D55C17" w:themeColor="accent5"/>
              </w:rPr>
            </w:pPr>
            <w:r w:rsidRPr="00542737">
              <w:rPr>
                <w:rFonts w:eastAsia="Verdana" w:cs="Arial"/>
                <w:color w:val="D55C17" w:themeColor="accent5"/>
              </w:rPr>
              <w:t>&lt;Enter CDE location&gt;</w:t>
            </w:r>
          </w:p>
        </w:tc>
      </w:tr>
    </w:tbl>
    <w:p w14:paraId="101A7567" w14:textId="77777777" w:rsidR="00BC676B" w:rsidRPr="00542737" w:rsidRDefault="00BC676B" w:rsidP="00A77752">
      <w:pPr>
        <w:pStyle w:val="BodyText"/>
      </w:pPr>
    </w:p>
    <w:p w14:paraId="1A9FEE19" w14:textId="7E47439E" w:rsidR="00BC676B" w:rsidRPr="00542737" w:rsidRDefault="00A77752" w:rsidP="00A77752">
      <w:pPr>
        <w:pStyle w:val="BodyText"/>
      </w:pPr>
      <w:r w:rsidRPr="00542737">
        <w:t>The drawing sheet template has been structured to include;</w:t>
      </w:r>
    </w:p>
    <w:p w14:paraId="047DF0BB" w14:textId="77777777" w:rsidR="00BC676B" w:rsidRPr="00542737" w:rsidRDefault="00BC676B" w:rsidP="00A77752">
      <w:pPr>
        <w:pStyle w:val="ListBullet"/>
        <w:ind w:left="1134"/>
        <w:rPr>
          <w:rFonts w:eastAsiaTheme="minorEastAsia"/>
          <w:szCs w:val="18"/>
        </w:rPr>
      </w:pPr>
      <w:r w:rsidRPr="00542737">
        <w:t>Information container title</w:t>
      </w:r>
    </w:p>
    <w:p w14:paraId="6E88D986" w14:textId="77777777" w:rsidR="00BC676B" w:rsidRPr="00542737" w:rsidRDefault="00BC676B" w:rsidP="00A77752">
      <w:pPr>
        <w:pStyle w:val="ListBullet"/>
        <w:ind w:left="1134"/>
        <w:rPr>
          <w:rFonts w:eastAsiaTheme="minorEastAsia"/>
          <w:szCs w:val="18"/>
        </w:rPr>
      </w:pPr>
      <w:r w:rsidRPr="00542737">
        <w:t>Information container ID</w:t>
      </w:r>
    </w:p>
    <w:p w14:paraId="130DCE3D" w14:textId="77777777" w:rsidR="00BC676B" w:rsidRPr="00542737" w:rsidRDefault="00BC676B" w:rsidP="00A77752">
      <w:pPr>
        <w:pStyle w:val="ListBullet"/>
        <w:ind w:left="1134"/>
        <w:rPr>
          <w:rFonts w:eastAsiaTheme="minorEastAsia"/>
          <w:szCs w:val="18"/>
        </w:rPr>
      </w:pPr>
      <w:r w:rsidRPr="00542737">
        <w:t>Revision</w:t>
      </w:r>
    </w:p>
    <w:p w14:paraId="13ADA4A6" w14:textId="77777777" w:rsidR="00BC676B" w:rsidRPr="00542737" w:rsidRDefault="00BC676B" w:rsidP="00A77752">
      <w:pPr>
        <w:pStyle w:val="ListBullet"/>
        <w:ind w:left="1134"/>
        <w:rPr>
          <w:rFonts w:eastAsiaTheme="minorEastAsia"/>
          <w:szCs w:val="18"/>
        </w:rPr>
      </w:pPr>
      <w:r w:rsidRPr="00542737">
        <w:t>Project title</w:t>
      </w:r>
    </w:p>
    <w:p w14:paraId="07922769" w14:textId="77777777" w:rsidR="00BC676B" w:rsidRPr="00542737" w:rsidRDefault="00BC676B" w:rsidP="00A77752">
      <w:pPr>
        <w:pStyle w:val="ListBullet"/>
        <w:ind w:left="1134"/>
        <w:rPr>
          <w:rFonts w:eastAsiaTheme="minorEastAsia"/>
          <w:szCs w:val="18"/>
        </w:rPr>
      </w:pPr>
      <w:r w:rsidRPr="00542737">
        <w:t>Project code</w:t>
      </w:r>
    </w:p>
    <w:p w14:paraId="0CFE95FA" w14:textId="77777777" w:rsidR="00BC676B" w:rsidRPr="00542737" w:rsidRDefault="00BC676B" w:rsidP="00A77752">
      <w:pPr>
        <w:pStyle w:val="ListBullet"/>
        <w:ind w:left="1134"/>
        <w:rPr>
          <w:rFonts w:eastAsiaTheme="minorEastAsia"/>
          <w:szCs w:val="18"/>
        </w:rPr>
      </w:pPr>
      <w:r w:rsidRPr="00542737">
        <w:t>Appointed party’s logo</w:t>
      </w:r>
    </w:p>
    <w:p w14:paraId="4476B17E" w14:textId="3635A293" w:rsidR="00BC676B" w:rsidRPr="00542737" w:rsidRDefault="00BC676B" w:rsidP="00A77752">
      <w:pPr>
        <w:pStyle w:val="ListBullet"/>
        <w:ind w:left="1134"/>
        <w:rPr>
          <w:rFonts w:eastAsiaTheme="minorEastAsia"/>
          <w:szCs w:val="18"/>
        </w:rPr>
      </w:pPr>
      <w:r w:rsidRPr="00542737">
        <w:t>Lead Appointed Party’s logo</w:t>
      </w:r>
    </w:p>
    <w:p w14:paraId="18840C23" w14:textId="77777777" w:rsidR="00BC676B" w:rsidRPr="00542737" w:rsidRDefault="00BC676B" w:rsidP="00BC676B">
      <w:pPr>
        <w:pStyle w:val="BodyText"/>
        <w:rPr>
          <w:rFonts w:cs="Arial"/>
        </w:rPr>
      </w:pPr>
    </w:p>
    <w:p w14:paraId="7395A337" w14:textId="77777777" w:rsidR="00BC676B" w:rsidRPr="00542737" w:rsidRDefault="00BC676B" w:rsidP="00BC676B">
      <w:pPr>
        <w:pStyle w:val="Heading2"/>
      </w:pPr>
      <w:bookmarkStart w:id="1466" w:name="_Toc70607086"/>
      <w:r w:rsidRPr="00542737">
        <w:t>Security and distribution of information</w:t>
      </w:r>
      <w:bookmarkEnd w:id="1466"/>
    </w:p>
    <w:p w14:paraId="4EA37063" w14:textId="77777777" w:rsidR="00BC676B" w:rsidRPr="00542737" w:rsidRDefault="00BC676B" w:rsidP="00BC676B">
      <w:pPr>
        <w:pStyle w:val="Heading3"/>
      </w:pPr>
      <w:r w:rsidRPr="00542737">
        <w:t>Security of information</w:t>
      </w:r>
    </w:p>
    <w:p w14:paraId="6F1B6618" w14:textId="05904F7B" w:rsidR="00BC676B" w:rsidRPr="00542737" w:rsidRDefault="00BC676B" w:rsidP="00BC676B">
      <w:pPr>
        <w:pStyle w:val="BodyText"/>
        <w:rPr>
          <w:rFonts w:cs="Arial"/>
        </w:rPr>
      </w:pPr>
      <w:r w:rsidRPr="00542737">
        <w:rPr>
          <w:rFonts w:cs="Arial"/>
        </w:rPr>
        <w:t xml:space="preserve">All project stakeholders are required to adhere to the processes outlined in </w:t>
      </w:r>
      <w:r w:rsidR="008868BB" w:rsidRPr="00542737">
        <w:rPr>
          <w:rFonts w:cs="Arial"/>
        </w:rPr>
        <w:t>B</w:t>
      </w:r>
      <w:r w:rsidRPr="00542737">
        <w:rPr>
          <w:rFonts w:cs="Arial"/>
        </w:rPr>
        <w:t>S</w:t>
      </w:r>
      <w:r w:rsidR="008868BB" w:rsidRPr="00542737">
        <w:rPr>
          <w:rFonts w:cs="Arial"/>
        </w:rPr>
        <w:t xml:space="preserve"> ISO 19650-5:2020</w:t>
      </w:r>
      <w:r w:rsidRPr="00542737">
        <w:rPr>
          <w:rFonts w:cs="Arial"/>
        </w:rPr>
        <w:t>.</w:t>
      </w:r>
    </w:p>
    <w:p w14:paraId="0928A8A6" w14:textId="5007DF22" w:rsidR="00BC676B" w:rsidRPr="00542737" w:rsidRDefault="00BC676B" w:rsidP="00BC676B">
      <w:pPr>
        <w:pStyle w:val="BodyText"/>
        <w:rPr>
          <w:rFonts w:cs="Arial"/>
        </w:rPr>
      </w:pPr>
      <w:r w:rsidRPr="00542737">
        <w:rPr>
          <w:rFonts w:cs="Arial"/>
          <w:b/>
        </w:rPr>
        <w:t xml:space="preserve">This </w:t>
      </w:r>
      <w:del w:id="1467" w:author="Laurice Peverett" w:date="2021-04-26T22:23:00Z">
        <w:r w:rsidRPr="00542737" w:rsidDel="000740B4">
          <w:rPr>
            <w:rFonts w:cs="Arial"/>
            <w:b/>
          </w:rPr>
          <w:delText xml:space="preserve">required </w:delText>
        </w:r>
      </w:del>
      <w:ins w:id="1468" w:author="Laurice Peverett" w:date="2021-04-26T22:23:00Z">
        <w:r w:rsidR="000740B4" w:rsidRPr="00542737">
          <w:rPr>
            <w:rFonts w:cs="Arial"/>
            <w:b/>
          </w:rPr>
          <w:t xml:space="preserve">requires </w:t>
        </w:r>
      </w:ins>
      <w:del w:id="1469" w:author="Laurice Peverett" w:date="2021-04-26T22:23:00Z">
        <w:r w:rsidRPr="00542737" w:rsidDel="000740B4">
          <w:rPr>
            <w:rFonts w:cs="Arial"/>
            <w:b/>
          </w:rPr>
          <w:delText xml:space="preserve">that </w:delText>
        </w:r>
      </w:del>
      <w:r w:rsidRPr="00542737">
        <w:rPr>
          <w:rFonts w:cs="Arial"/>
          <w:b/>
        </w:rPr>
        <w:t>all project deliverables shall be shared through the CDE only</w:t>
      </w:r>
      <w:r w:rsidRPr="00542737">
        <w:rPr>
          <w:rFonts w:cs="Arial"/>
        </w:rPr>
        <w:t>.</w:t>
      </w:r>
      <w:r w:rsidR="008868BB" w:rsidRPr="00542737">
        <w:rPr>
          <w:rFonts w:cs="Arial"/>
        </w:rPr>
        <w:t xml:space="preserve"> Project stakeholders must independently take appropriate measures to ensure the secure use of information within their organisation and supply chain.</w:t>
      </w:r>
    </w:p>
    <w:p w14:paraId="77DA9A94" w14:textId="46A9CB0E" w:rsidR="00BC676B" w:rsidRPr="00542737" w:rsidRDefault="00BC676B" w:rsidP="00BC676B">
      <w:pPr>
        <w:pStyle w:val="BodyText"/>
        <w:rPr>
          <w:rFonts w:cs="Arial"/>
        </w:rPr>
      </w:pPr>
      <w:r w:rsidRPr="00542737">
        <w:rPr>
          <w:rFonts w:cs="Arial"/>
        </w:rPr>
        <w:t xml:space="preserve">In the event of a breach / incident compromising the security of project information, the discovering stakeholder is required to immediately </w:t>
      </w:r>
      <w:r w:rsidR="008868BB" w:rsidRPr="00542737">
        <w:rPr>
          <w:rFonts w:cs="Arial"/>
        </w:rPr>
        <w:t>notify the Build Asset Security Manager.</w:t>
      </w:r>
    </w:p>
    <w:p w14:paraId="66A39CA7" w14:textId="7FE0C2B3" w:rsidR="00067789" w:rsidRPr="00542737" w:rsidRDefault="00067789" w:rsidP="008868BB">
      <w:pPr>
        <w:pStyle w:val="Heading3"/>
      </w:pPr>
      <w:bookmarkStart w:id="1470" w:name="_Ref70498843"/>
      <w:r w:rsidRPr="00542737">
        <w:t>Health and Safety</w:t>
      </w:r>
      <w:bookmarkEnd w:id="1470"/>
    </w:p>
    <w:p w14:paraId="716CF1F4" w14:textId="2AB29B73" w:rsidR="0094594F" w:rsidRDefault="0094594F" w:rsidP="00882F29">
      <w:pPr>
        <w:pStyle w:val="BodyText"/>
        <w:rPr>
          <w:ins w:id="1471" w:author="Niall Murphy" w:date="2021-04-29T15:29:00Z"/>
        </w:rPr>
      </w:pPr>
      <w:ins w:id="1472" w:author="Niall Murphy" w:date="2021-04-29T15:26:00Z">
        <w:r>
          <w:t>BIM information will be</w:t>
        </w:r>
      </w:ins>
      <w:ins w:id="1473" w:author="Niall Murphy" w:date="2021-04-29T15:27:00Z">
        <w:r>
          <w:t xml:space="preserve"> </w:t>
        </w:r>
      </w:ins>
      <w:ins w:id="1474" w:author="Niall Murphy" w:date="2021-04-29T15:26:00Z">
        <w:r>
          <w:t>made available to the Principal Designer</w:t>
        </w:r>
      </w:ins>
      <w:ins w:id="1475" w:author="Niall Murphy" w:date="2021-04-29T15:27:00Z">
        <w:r>
          <w:t>/Construction</w:t>
        </w:r>
      </w:ins>
      <w:ins w:id="1476" w:author="Niall Murphy" w:date="2021-04-29T15:26:00Z">
        <w:r>
          <w:t xml:space="preserve"> by all Task Teams and Stakeholders </w:t>
        </w:r>
      </w:ins>
      <w:ins w:id="1477" w:author="Niall Murphy" w:date="2021-04-29T15:27:00Z">
        <w:r>
          <w:t>for identifying and managing risk.</w:t>
        </w:r>
      </w:ins>
      <w:ins w:id="1478" w:author="Niall Murphy" w:date="2021-04-29T15:28:00Z">
        <w:r>
          <w:t xml:space="preserve"> </w:t>
        </w:r>
      </w:ins>
      <w:ins w:id="1479" w:author="Niall Murphy" w:date="2021-04-29T15:27:00Z">
        <w:r>
          <w:t>The Principal Designer/Contractor and Delivery Team are obliged to inform</w:t>
        </w:r>
      </w:ins>
      <w:ins w:id="1480" w:author="Niall Murphy" w:date="2021-04-29T15:28:00Z">
        <w:r>
          <w:t xml:space="preserve"> of potential hazards and risks to the Appointing Party and Appointing Party Information Manager. </w:t>
        </w:r>
      </w:ins>
    </w:p>
    <w:p w14:paraId="21024659" w14:textId="6EA1F131" w:rsidR="0094594F" w:rsidRDefault="0094594F" w:rsidP="00882F29">
      <w:pPr>
        <w:pStyle w:val="BodyText"/>
        <w:rPr>
          <w:ins w:id="1481" w:author="Niall Murphy" w:date="2021-04-29T16:37:00Z"/>
        </w:rPr>
      </w:pPr>
      <w:ins w:id="1482" w:author="Niall Murphy" w:date="2021-04-29T15:29:00Z">
        <w:r w:rsidRPr="006F6C83">
          <w:t>The below process dictates the project strategy for the how the models will be utilised to capture the risks in line with the requirements of CDM (Health and Safety</w:t>
        </w:r>
        <w:r>
          <w:t xml:space="preserve">). </w:t>
        </w:r>
        <w:r w:rsidRPr="006F6C83">
          <w:t>The procedures detailed below assure that information and geometry related to H&amp;S issues are generated within the BIM Models, improving the way this information is managed throughout the whole life cycle of the asset.</w:t>
        </w:r>
      </w:ins>
    </w:p>
    <w:p w14:paraId="55AEC7C8" w14:textId="77777777" w:rsidR="00702829" w:rsidRDefault="00702829" w:rsidP="00882F29">
      <w:pPr>
        <w:pStyle w:val="BodyText"/>
        <w:rPr>
          <w:ins w:id="1483" w:author="Niall Murphy" w:date="2021-04-29T15:29:00Z"/>
        </w:rPr>
      </w:pPr>
    </w:p>
    <w:p w14:paraId="678CDD06" w14:textId="77777777" w:rsidR="0094594F" w:rsidRPr="0094594F" w:rsidRDefault="0094594F">
      <w:pPr>
        <w:pStyle w:val="Heading4"/>
        <w:rPr>
          <w:ins w:id="1484" w:author="Niall Murphy" w:date="2021-04-29T15:29:00Z"/>
        </w:rPr>
      </w:pPr>
      <w:ins w:id="1485" w:author="Niall Murphy" w:date="2021-04-29T15:29:00Z">
        <w:r w:rsidRPr="0094594F">
          <w:lastRenderedPageBreak/>
          <w:t>CDM</w:t>
        </w:r>
      </w:ins>
    </w:p>
    <w:p w14:paraId="22081994" w14:textId="77777777" w:rsidR="0094594F" w:rsidRPr="006F6C83" w:rsidRDefault="0094594F" w:rsidP="0094594F">
      <w:pPr>
        <w:pStyle w:val="BodyText"/>
        <w:rPr>
          <w:ins w:id="1486" w:author="Niall Murphy" w:date="2021-04-29T15:29:00Z"/>
        </w:rPr>
      </w:pPr>
      <w:ins w:id="1487" w:author="Niall Murphy" w:date="2021-04-29T15:29:00Z">
        <w:r w:rsidRPr="006F6C83">
          <w:t xml:space="preserve">The Construction Design and Management Regulations 2015 place statutory requirements on all designers in the construction process. </w:t>
        </w:r>
      </w:ins>
    </w:p>
    <w:p w14:paraId="2BCA19E9" w14:textId="77777777" w:rsidR="0094594F" w:rsidRPr="006F6C83" w:rsidRDefault="0094594F" w:rsidP="0094594F">
      <w:pPr>
        <w:pStyle w:val="BodyText"/>
        <w:rPr>
          <w:ins w:id="1488" w:author="Niall Murphy" w:date="2021-04-29T15:29:00Z"/>
        </w:rPr>
      </w:pPr>
      <w:ins w:id="1489" w:author="Niall Murphy" w:date="2021-04-29T15:29:00Z">
        <w:r w:rsidRPr="006F6C83">
          <w:t xml:space="preserve">CDM aims to improve health and safety in the industry by helping you to: </w:t>
        </w:r>
      </w:ins>
    </w:p>
    <w:p w14:paraId="0350BCA4" w14:textId="77777777" w:rsidR="0094594F" w:rsidRPr="006F6C83" w:rsidRDefault="0094594F" w:rsidP="0094594F">
      <w:pPr>
        <w:pStyle w:val="ListBullet"/>
        <w:numPr>
          <w:ilvl w:val="0"/>
          <w:numId w:val="22"/>
        </w:numPr>
        <w:ind w:left="1078" w:hanging="284"/>
        <w:rPr>
          <w:ins w:id="1490" w:author="Niall Murphy" w:date="2021-04-29T15:29:00Z"/>
        </w:rPr>
      </w:pPr>
      <w:ins w:id="1491" w:author="Niall Murphy" w:date="2021-04-29T15:29:00Z">
        <w:r w:rsidRPr="006F6C83">
          <w:t xml:space="preserve">Sensibly plan the work so the risks involved are managed from start to finish. </w:t>
        </w:r>
      </w:ins>
    </w:p>
    <w:p w14:paraId="4B618D82" w14:textId="77777777" w:rsidR="0094594F" w:rsidRPr="006F6C83" w:rsidRDefault="0094594F" w:rsidP="0094594F">
      <w:pPr>
        <w:pStyle w:val="ListBullet"/>
        <w:numPr>
          <w:ilvl w:val="0"/>
          <w:numId w:val="22"/>
        </w:numPr>
        <w:ind w:left="1078" w:hanging="284"/>
        <w:rPr>
          <w:ins w:id="1492" w:author="Niall Murphy" w:date="2021-04-29T15:29:00Z"/>
        </w:rPr>
      </w:pPr>
      <w:ins w:id="1493" w:author="Niall Murphy" w:date="2021-04-29T15:29:00Z">
        <w:r w:rsidRPr="006F6C83">
          <w:t xml:space="preserve">Have the right people for the right job at the right time. </w:t>
        </w:r>
      </w:ins>
    </w:p>
    <w:p w14:paraId="787E9B54" w14:textId="77777777" w:rsidR="0094594F" w:rsidRPr="006F6C83" w:rsidRDefault="0094594F" w:rsidP="0094594F">
      <w:pPr>
        <w:pStyle w:val="ListBullet"/>
        <w:numPr>
          <w:ilvl w:val="0"/>
          <w:numId w:val="22"/>
        </w:numPr>
        <w:ind w:left="1078" w:hanging="284"/>
        <w:rPr>
          <w:ins w:id="1494" w:author="Niall Murphy" w:date="2021-04-29T15:29:00Z"/>
        </w:rPr>
      </w:pPr>
      <w:ins w:id="1495" w:author="Niall Murphy" w:date="2021-04-29T15:29:00Z">
        <w:r w:rsidRPr="006F6C83">
          <w:t xml:space="preserve">Cooperate and coordinate your work with others. </w:t>
        </w:r>
      </w:ins>
    </w:p>
    <w:p w14:paraId="2C19D3F6" w14:textId="77777777" w:rsidR="0094594F" w:rsidRPr="006F6C83" w:rsidRDefault="0094594F" w:rsidP="0094594F">
      <w:pPr>
        <w:pStyle w:val="ListBullet"/>
        <w:numPr>
          <w:ilvl w:val="0"/>
          <w:numId w:val="22"/>
        </w:numPr>
        <w:ind w:left="1078" w:hanging="284"/>
        <w:rPr>
          <w:ins w:id="1496" w:author="Niall Murphy" w:date="2021-04-29T15:29:00Z"/>
        </w:rPr>
      </w:pPr>
      <w:ins w:id="1497" w:author="Niall Murphy" w:date="2021-04-29T15:29:00Z">
        <w:r w:rsidRPr="006F6C83">
          <w:t xml:space="preserve">Have the right information about the risks and how they are being managed. </w:t>
        </w:r>
      </w:ins>
    </w:p>
    <w:p w14:paraId="75E55450" w14:textId="77777777" w:rsidR="0094594F" w:rsidRPr="006F6C83" w:rsidRDefault="0094594F" w:rsidP="0094594F">
      <w:pPr>
        <w:pStyle w:val="ListBullet"/>
        <w:numPr>
          <w:ilvl w:val="0"/>
          <w:numId w:val="22"/>
        </w:numPr>
        <w:ind w:left="1078" w:hanging="284"/>
        <w:rPr>
          <w:ins w:id="1498" w:author="Niall Murphy" w:date="2021-04-29T15:29:00Z"/>
        </w:rPr>
      </w:pPr>
      <w:ins w:id="1499" w:author="Niall Murphy" w:date="2021-04-29T15:29:00Z">
        <w:r w:rsidRPr="006F6C83">
          <w:t xml:space="preserve">Communicate this information effectively to those who need to know. </w:t>
        </w:r>
      </w:ins>
    </w:p>
    <w:p w14:paraId="79E079FE" w14:textId="77777777" w:rsidR="0094594F" w:rsidRPr="006F6C83" w:rsidRDefault="0094594F" w:rsidP="0094594F">
      <w:pPr>
        <w:pStyle w:val="ListBullet"/>
        <w:numPr>
          <w:ilvl w:val="0"/>
          <w:numId w:val="22"/>
        </w:numPr>
        <w:ind w:left="1078" w:hanging="284"/>
        <w:rPr>
          <w:ins w:id="1500" w:author="Niall Murphy" w:date="2021-04-29T15:29:00Z"/>
        </w:rPr>
      </w:pPr>
      <w:ins w:id="1501" w:author="Niall Murphy" w:date="2021-04-29T15:29:00Z">
        <w:r w:rsidRPr="006F6C83">
          <w:t xml:space="preserve">Consult and engage with workers about the risks and how they are being managed. </w:t>
        </w:r>
      </w:ins>
    </w:p>
    <w:p w14:paraId="33B50C12" w14:textId="77777777" w:rsidR="0094594F" w:rsidRPr="006F6C83" w:rsidRDefault="0094594F" w:rsidP="0094594F">
      <w:pPr>
        <w:pStyle w:val="BodyText"/>
        <w:rPr>
          <w:ins w:id="1502" w:author="Niall Murphy" w:date="2021-04-29T15:29:00Z"/>
        </w:rPr>
      </w:pPr>
      <w:ins w:id="1503" w:author="Niall Murphy" w:date="2021-04-29T15:29:00Z">
        <w:r w:rsidRPr="006F6C83">
          <w:t>Refer to the Health and Safety Executive (</w:t>
        </w:r>
        <w:r>
          <w:fldChar w:fldCharType="begin"/>
        </w:r>
        <w:r>
          <w:instrText xml:space="preserve"> HYPERLINK "http://www.hse.gov.uk" </w:instrText>
        </w:r>
        <w:r>
          <w:fldChar w:fldCharType="separate"/>
        </w:r>
        <w:r w:rsidRPr="006F6C83">
          <w:rPr>
            <w:rStyle w:val="Hyperlink"/>
          </w:rPr>
          <w:t>http://www.hse.gov.uk</w:t>
        </w:r>
        <w:r>
          <w:rPr>
            <w:rStyle w:val="Hyperlink"/>
          </w:rPr>
          <w:fldChar w:fldCharType="end"/>
        </w:r>
        <w:r w:rsidRPr="006F6C83">
          <w:t xml:space="preserve">) for more detail. </w:t>
        </w:r>
      </w:ins>
    </w:p>
    <w:p w14:paraId="439CDFB0" w14:textId="77777777" w:rsidR="0094594F" w:rsidRPr="006F6C83" w:rsidRDefault="0094594F" w:rsidP="0094594F">
      <w:pPr>
        <w:pStyle w:val="BodyText"/>
        <w:rPr>
          <w:ins w:id="1504" w:author="Niall Murphy" w:date="2021-04-29T15:29:00Z"/>
        </w:rPr>
      </w:pPr>
      <w:ins w:id="1505" w:author="Niall Murphy" w:date="2021-04-29T15:29:00Z">
        <w:r w:rsidRPr="006F6C83">
          <w:t xml:space="preserve">Project Stakeholders have a responsibility under the legislation to identify risks or hazards associated with the project and these are combined in a risk register with those generated by the other team members. </w:t>
        </w:r>
      </w:ins>
    </w:p>
    <w:p w14:paraId="16A2330B" w14:textId="77777777" w:rsidR="0094594F" w:rsidRDefault="0094594F" w:rsidP="00882F29">
      <w:pPr>
        <w:pStyle w:val="BodyText"/>
        <w:rPr>
          <w:ins w:id="1506" w:author="Niall Murphy" w:date="2021-04-29T15:29:00Z"/>
        </w:rPr>
      </w:pPr>
    </w:p>
    <w:p w14:paraId="25C1171A" w14:textId="68574CAE" w:rsidR="0094594F" w:rsidRPr="0094594F" w:rsidRDefault="0094594F">
      <w:pPr>
        <w:pStyle w:val="Heading4"/>
        <w:rPr>
          <w:ins w:id="1507" w:author="Niall Murphy" w:date="2021-04-29T15:29:00Z"/>
        </w:rPr>
      </w:pPr>
      <w:ins w:id="1508" w:author="Niall Murphy" w:date="2021-04-29T15:31:00Z">
        <w:r w:rsidRPr="0094594F">
          <w:t>Risk Cubes</w:t>
        </w:r>
      </w:ins>
    </w:p>
    <w:p w14:paraId="6C9A46EF" w14:textId="7677921D" w:rsidR="00882F29" w:rsidRPr="00542737" w:rsidRDefault="004907C9" w:rsidP="00882F29">
      <w:pPr>
        <w:pStyle w:val="BodyText"/>
      </w:pPr>
      <w:del w:id="1509" w:author="Niall Murphy" w:date="2021-04-29T15:31:00Z">
        <w:r w:rsidRPr="00542737" w:rsidDel="0094594F">
          <w:delText>Each Task Team is responsible for identifying and managing hazards and risks and informing the Appointing Party and Lead Designer/Contractor of the same. To facilitate this e</w:delText>
        </w:r>
      </w:del>
      <w:ins w:id="1510" w:author="Niall Murphy" w:date="2021-04-29T15:31:00Z">
        <w:r w:rsidR="0094594F">
          <w:t>E</w:t>
        </w:r>
      </w:ins>
      <w:r w:rsidRPr="00542737">
        <w:t xml:space="preserve">ach Task Team must </w:t>
      </w:r>
      <w:r w:rsidR="00E314A3" w:rsidRPr="00542737">
        <w:t>position a ‘risk cube’ wherever a residual risk is present within their scope of design/construction. This should be linked via use of the Risk ID parameter to the project’s health and safety register.</w:t>
      </w:r>
    </w:p>
    <w:p w14:paraId="112B0B3B" w14:textId="72EE4460" w:rsidR="00E314A3" w:rsidRDefault="00E314A3" w:rsidP="00882F29">
      <w:pPr>
        <w:pStyle w:val="BodyText"/>
        <w:rPr>
          <w:ins w:id="1511" w:author="Niall Murphy" w:date="2021-04-29T15:31:00Z"/>
        </w:rPr>
      </w:pPr>
      <w:r w:rsidRPr="00542737">
        <w:t xml:space="preserve">A template risk cube component is located </w:t>
      </w:r>
      <w:commentRangeStart w:id="1512"/>
      <w:del w:id="1513" w:author="Niall Murphy" w:date="2021-04-28T15:27:00Z">
        <w:r w:rsidRPr="00542737" w:rsidDel="00261CFE">
          <w:rPr>
            <w:color w:val="D55C17" w:themeColor="accent5"/>
          </w:rPr>
          <w:delText>h</w:delText>
        </w:r>
      </w:del>
      <w:ins w:id="1514" w:author="Niall Murphy" w:date="2021-04-28T15:27:00Z">
        <w:r w:rsidR="00261CFE">
          <w:rPr>
            <w:color w:val="D55C17" w:themeColor="accent5"/>
          </w:rPr>
          <w:t>&lt;CDE Refe</w:t>
        </w:r>
      </w:ins>
      <w:ins w:id="1515" w:author="Niall Murphy" w:date="2021-04-28T15:28:00Z">
        <w:r w:rsidR="00261CFE">
          <w:rPr>
            <w:color w:val="D55C17" w:themeColor="accent5"/>
          </w:rPr>
          <w:t>rence</w:t>
        </w:r>
      </w:ins>
      <w:del w:id="1516" w:author="Niall Murphy" w:date="2021-04-28T15:28:00Z">
        <w:r w:rsidRPr="00542737" w:rsidDel="00261CFE">
          <w:rPr>
            <w:color w:val="D55C17" w:themeColor="accent5"/>
          </w:rPr>
          <w:delText>ere</w:delText>
        </w:r>
      </w:del>
      <w:commentRangeEnd w:id="1512"/>
      <w:r w:rsidRPr="00542737">
        <w:rPr>
          <w:rStyle w:val="CommentReference"/>
          <w:rFonts w:ascii="Verdana" w:hAnsi="Verdana"/>
        </w:rPr>
        <w:commentReference w:id="1512"/>
      </w:r>
      <w:ins w:id="1517" w:author="Niall Murphy" w:date="2021-04-28T15:27:00Z">
        <w:r w:rsidR="00261CFE">
          <w:rPr>
            <w:color w:val="D55C17" w:themeColor="accent5"/>
          </w:rPr>
          <w:t>&gt;</w:t>
        </w:r>
      </w:ins>
      <w:r w:rsidRPr="00542737">
        <w:t>.</w:t>
      </w:r>
    </w:p>
    <w:p w14:paraId="61046EAB" w14:textId="05338D5E" w:rsidR="0094594F" w:rsidRDefault="0094594F" w:rsidP="00882F29">
      <w:pPr>
        <w:pStyle w:val="BodyText"/>
        <w:rPr>
          <w:ins w:id="1518" w:author="Niall Murphy" w:date="2021-04-29T15:32:00Z"/>
        </w:rPr>
      </w:pPr>
      <w:ins w:id="1519" w:author="Niall Murphy" w:date="2021-04-29T15:31:00Z">
        <w:r>
          <w:t>The following parameters are applied to the risk cube:</w:t>
        </w:r>
      </w:ins>
    </w:p>
    <w:p w14:paraId="480B267B" w14:textId="7671DDEC" w:rsidR="0094594F" w:rsidRPr="0094594F" w:rsidRDefault="0094594F">
      <w:pPr>
        <w:pStyle w:val="ListBullet"/>
        <w:ind w:left="1134"/>
        <w:rPr>
          <w:ins w:id="1520" w:author="Niall Murphy" w:date="2021-04-29T15:32:00Z"/>
        </w:rPr>
        <w:pPrChange w:id="1521" w:author="Niall Murphy" w:date="2021-04-29T15:32:00Z">
          <w:pPr>
            <w:pStyle w:val="ListBullet"/>
          </w:pPr>
        </w:pPrChange>
      </w:pPr>
      <w:ins w:id="1522" w:author="Niall Murphy" w:date="2021-04-29T15:32:00Z">
        <w:r w:rsidRPr="0094594F">
          <w:t xml:space="preserve">Risk Number </w:t>
        </w:r>
      </w:ins>
    </w:p>
    <w:p w14:paraId="6ED0262E" w14:textId="39C20326" w:rsidR="0094594F" w:rsidRPr="0094594F" w:rsidRDefault="0094594F">
      <w:pPr>
        <w:pStyle w:val="ListBullet"/>
        <w:ind w:left="1134"/>
        <w:rPr>
          <w:ins w:id="1523" w:author="Niall Murphy" w:date="2021-04-29T15:32:00Z"/>
        </w:rPr>
        <w:pPrChange w:id="1524" w:author="Niall Murphy" w:date="2021-04-29T15:32:00Z">
          <w:pPr>
            <w:pStyle w:val="ListBullet"/>
          </w:pPr>
        </w:pPrChange>
      </w:pPr>
      <w:ins w:id="1525" w:author="Niall Murphy" w:date="2021-04-29T15:32:00Z">
        <w:r w:rsidRPr="006F6C83">
          <w:rPr>
            <w:noProof/>
          </w:rPr>
          <w:drawing>
            <wp:anchor distT="0" distB="0" distL="114300" distR="114300" simplePos="0" relativeHeight="251669504" behindDoc="1" locked="0" layoutInCell="1" allowOverlap="1" wp14:anchorId="360C4711" wp14:editId="673953FF">
              <wp:simplePos x="0" y="0"/>
              <wp:positionH relativeFrom="margin">
                <wp:posOffset>3937000</wp:posOffset>
              </wp:positionH>
              <wp:positionV relativeFrom="paragraph">
                <wp:posOffset>28575</wp:posOffset>
              </wp:positionV>
              <wp:extent cx="2044700" cy="2233295"/>
              <wp:effectExtent l="0" t="0" r="0" b="0"/>
              <wp:wrapTight wrapText="bothSides">
                <wp:wrapPolygon edited="0">
                  <wp:start x="0" y="0"/>
                  <wp:lineTo x="0" y="21373"/>
                  <wp:lineTo x="21332" y="21373"/>
                  <wp:lineTo x="213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44700" cy="2233295"/>
                      </a:xfrm>
                      <a:prstGeom prst="rect">
                        <a:avLst/>
                      </a:prstGeom>
                    </pic:spPr>
                  </pic:pic>
                </a:graphicData>
              </a:graphic>
              <wp14:sizeRelH relativeFrom="page">
                <wp14:pctWidth>0</wp14:pctWidth>
              </wp14:sizeRelH>
              <wp14:sizeRelV relativeFrom="page">
                <wp14:pctHeight>0</wp14:pctHeight>
              </wp14:sizeRelV>
            </wp:anchor>
          </w:drawing>
        </w:r>
        <w:r w:rsidRPr="0094594F">
          <w:t xml:space="preserve">Risk Date </w:t>
        </w:r>
      </w:ins>
    </w:p>
    <w:p w14:paraId="4255A953" w14:textId="6BFEFA5D" w:rsidR="0094594F" w:rsidRPr="0094594F" w:rsidRDefault="0094594F">
      <w:pPr>
        <w:pStyle w:val="ListBullet"/>
        <w:ind w:left="1134"/>
        <w:rPr>
          <w:ins w:id="1526" w:author="Niall Murphy" w:date="2021-04-29T15:32:00Z"/>
        </w:rPr>
        <w:pPrChange w:id="1527" w:author="Niall Murphy" w:date="2021-04-29T15:32:00Z">
          <w:pPr>
            <w:pStyle w:val="ListBullet"/>
          </w:pPr>
        </w:pPrChange>
      </w:pPr>
      <w:ins w:id="1528" w:author="Niall Murphy" w:date="2021-04-29T15:32:00Z">
        <w:r w:rsidRPr="0094594F">
          <w:t xml:space="preserve">Risk Generated By </w:t>
        </w:r>
      </w:ins>
    </w:p>
    <w:p w14:paraId="6B4D9D4E" w14:textId="77777777" w:rsidR="0094594F" w:rsidRPr="0094594F" w:rsidRDefault="0094594F">
      <w:pPr>
        <w:pStyle w:val="ListBullet"/>
        <w:ind w:left="1134"/>
        <w:rPr>
          <w:ins w:id="1529" w:author="Niall Murphy" w:date="2021-04-29T15:32:00Z"/>
        </w:rPr>
        <w:pPrChange w:id="1530" w:author="Niall Murphy" w:date="2021-04-29T15:32:00Z">
          <w:pPr>
            <w:pStyle w:val="ListBullet"/>
          </w:pPr>
        </w:pPrChange>
      </w:pPr>
      <w:ins w:id="1531" w:author="Niall Murphy" w:date="2021-04-29T15:32:00Z">
        <w:r w:rsidRPr="0094594F">
          <w:t xml:space="preserve">Risk Period </w:t>
        </w:r>
      </w:ins>
    </w:p>
    <w:p w14:paraId="1B98B678" w14:textId="77777777" w:rsidR="0094594F" w:rsidRPr="0094594F" w:rsidRDefault="0094594F">
      <w:pPr>
        <w:pStyle w:val="ListBullet"/>
        <w:ind w:left="1134"/>
        <w:rPr>
          <w:ins w:id="1532" w:author="Niall Murphy" w:date="2021-04-29T15:32:00Z"/>
        </w:rPr>
        <w:pPrChange w:id="1533" w:author="Niall Murphy" w:date="2021-04-29T15:32:00Z">
          <w:pPr>
            <w:pStyle w:val="ListBullet"/>
          </w:pPr>
        </w:pPrChange>
      </w:pPr>
      <w:ins w:id="1534" w:author="Niall Murphy" w:date="2021-04-29T15:32:00Z">
        <w:r w:rsidRPr="0094594F">
          <w:t xml:space="preserve">Person at Risk </w:t>
        </w:r>
      </w:ins>
    </w:p>
    <w:p w14:paraId="4C9CDA42" w14:textId="77777777" w:rsidR="0094594F" w:rsidRPr="0094594F" w:rsidRDefault="0094594F">
      <w:pPr>
        <w:pStyle w:val="ListBullet"/>
        <w:ind w:left="1134"/>
        <w:rPr>
          <w:ins w:id="1535" w:author="Niall Murphy" w:date="2021-04-29T15:32:00Z"/>
        </w:rPr>
        <w:pPrChange w:id="1536" w:author="Niall Murphy" w:date="2021-04-29T15:32:00Z">
          <w:pPr>
            <w:pStyle w:val="ListBullet"/>
          </w:pPr>
        </w:pPrChange>
      </w:pPr>
      <w:ins w:id="1537" w:author="Niall Murphy" w:date="2021-04-29T15:32:00Z">
        <w:r w:rsidRPr="0094594F">
          <w:t xml:space="preserve">Hazard Description </w:t>
        </w:r>
      </w:ins>
    </w:p>
    <w:p w14:paraId="386DE673" w14:textId="7EDF20AE" w:rsidR="0094594F" w:rsidRPr="0094594F" w:rsidRDefault="0094594F">
      <w:pPr>
        <w:pStyle w:val="ListBullet"/>
        <w:ind w:left="1134"/>
        <w:rPr>
          <w:ins w:id="1538" w:author="Niall Murphy" w:date="2021-04-29T15:32:00Z"/>
        </w:rPr>
        <w:pPrChange w:id="1539" w:author="Niall Murphy" w:date="2021-04-29T15:32:00Z">
          <w:pPr>
            <w:pStyle w:val="ListBullet"/>
          </w:pPr>
        </w:pPrChange>
      </w:pPr>
      <w:ins w:id="1540" w:author="Niall Murphy" w:date="2021-04-29T15:32:00Z">
        <w:r w:rsidRPr="0094594F">
          <w:t xml:space="preserve">Hazard Mitigation </w:t>
        </w:r>
      </w:ins>
    </w:p>
    <w:p w14:paraId="7D8ED437" w14:textId="77777777" w:rsidR="0094594F" w:rsidRPr="0094594F" w:rsidRDefault="0094594F">
      <w:pPr>
        <w:pStyle w:val="ListBullet"/>
        <w:ind w:left="1134"/>
        <w:rPr>
          <w:ins w:id="1541" w:author="Niall Murphy" w:date="2021-04-29T15:32:00Z"/>
        </w:rPr>
        <w:pPrChange w:id="1542" w:author="Niall Murphy" w:date="2021-04-29T15:32:00Z">
          <w:pPr>
            <w:pStyle w:val="ListBullet"/>
          </w:pPr>
        </w:pPrChange>
      </w:pPr>
      <w:ins w:id="1543" w:author="Niall Murphy" w:date="2021-04-29T15:32:00Z">
        <w:r w:rsidRPr="0094594F">
          <w:t xml:space="preserve">Residual Risk </w:t>
        </w:r>
      </w:ins>
    </w:p>
    <w:p w14:paraId="6B702CD3" w14:textId="77777777" w:rsidR="0094594F" w:rsidRPr="0094594F" w:rsidRDefault="0094594F">
      <w:pPr>
        <w:pStyle w:val="ListBullet"/>
        <w:ind w:left="1134"/>
        <w:rPr>
          <w:ins w:id="1544" w:author="Niall Murphy" w:date="2021-04-29T15:32:00Z"/>
        </w:rPr>
        <w:pPrChange w:id="1545" w:author="Niall Murphy" w:date="2021-04-29T15:32:00Z">
          <w:pPr>
            <w:pStyle w:val="ListBullet"/>
          </w:pPr>
        </w:pPrChange>
      </w:pPr>
      <w:ins w:id="1546" w:author="Niall Murphy" w:date="2021-04-29T15:32:00Z">
        <w:r w:rsidRPr="0094594F">
          <w:t xml:space="preserve">Responsible Party </w:t>
        </w:r>
      </w:ins>
    </w:p>
    <w:p w14:paraId="49749BC1" w14:textId="77777777" w:rsidR="0094594F" w:rsidRPr="0094594F" w:rsidRDefault="0094594F">
      <w:pPr>
        <w:pStyle w:val="ListBullet"/>
        <w:ind w:left="1134"/>
        <w:rPr>
          <w:ins w:id="1547" w:author="Niall Murphy" w:date="2021-04-29T15:32:00Z"/>
        </w:rPr>
        <w:pPrChange w:id="1548" w:author="Niall Murphy" w:date="2021-04-29T15:32:00Z">
          <w:pPr>
            <w:pStyle w:val="ListBullet"/>
          </w:pPr>
        </w:pPrChange>
      </w:pPr>
      <w:ins w:id="1549" w:author="Niall Murphy" w:date="2021-04-29T15:32:00Z">
        <w:r w:rsidRPr="0094594F">
          <w:t xml:space="preserve">Risk Status </w:t>
        </w:r>
      </w:ins>
    </w:p>
    <w:p w14:paraId="198813C2" w14:textId="77777777" w:rsidR="0094594F" w:rsidRPr="0094594F" w:rsidRDefault="0094594F">
      <w:pPr>
        <w:pStyle w:val="ListBullet"/>
        <w:ind w:left="1134"/>
        <w:rPr>
          <w:ins w:id="1550" w:author="Niall Murphy" w:date="2021-04-29T15:32:00Z"/>
        </w:rPr>
        <w:pPrChange w:id="1551" w:author="Niall Murphy" w:date="2021-04-29T15:32:00Z">
          <w:pPr>
            <w:pStyle w:val="ListBullet"/>
          </w:pPr>
        </w:pPrChange>
      </w:pPr>
      <w:ins w:id="1552" w:author="Niall Murphy" w:date="2021-04-29T15:32:00Z">
        <w:r w:rsidRPr="0094594F">
          <w:t xml:space="preserve">Risk Active </w:t>
        </w:r>
      </w:ins>
    </w:p>
    <w:p w14:paraId="146AA862" w14:textId="77777777" w:rsidR="0094594F" w:rsidRPr="0094594F" w:rsidRDefault="0094594F">
      <w:pPr>
        <w:pStyle w:val="ListBullet"/>
        <w:ind w:left="1134"/>
        <w:rPr>
          <w:ins w:id="1553" w:author="Niall Murphy" w:date="2021-04-29T15:32:00Z"/>
        </w:rPr>
        <w:pPrChange w:id="1554" w:author="Niall Murphy" w:date="2021-04-29T15:32:00Z">
          <w:pPr>
            <w:pStyle w:val="ListBullet"/>
          </w:pPr>
        </w:pPrChange>
      </w:pPr>
      <w:ins w:id="1555" w:author="Niall Murphy" w:date="2021-04-29T15:32:00Z">
        <w:r w:rsidRPr="0094594F">
          <w:t xml:space="preserve">Closed Risk </w:t>
        </w:r>
      </w:ins>
    </w:p>
    <w:p w14:paraId="5ACA8633" w14:textId="77777777" w:rsidR="0094594F" w:rsidRPr="0094594F" w:rsidRDefault="0094594F">
      <w:pPr>
        <w:pStyle w:val="ListBullet"/>
        <w:ind w:left="1134"/>
        <w:rPr>
          <w:ins w:id="1556" w:author="Niall Murphy" w:date="2021-04-29T15:32:00Z"/>
        </w:rPr>
        <w:pPrChange w:id="1557" w:author="Niall Murphy" w:date="2021-04-29T15:32:00Z">
          <w:pPr>
            <w:pStyle w:val="ListBullet"/>
          </w:pPr>
        </w:pPrChange>
      </w:pPr>
      <w:ins w:id="1558" w:author="Niall Murphy" w:date="2021-04-29T15:32:00Z">
        <w:r w:rsidRPr="0094594F">
          <w:t xml:space="preserve">Residual Risk Passed On </w:t>
        </w:r>
      </w:ins>
    </w:p>
    <w:p w14:paraId="268B4120" w14:textId="77777777" w:rsidR="0094594F" w:rsidRPr="0094594F" w:rsidRDefault="0094594F">
      <w:pPr>
        <w:pStyle w:val="ListBullet"/>
        <w:ind w:left="1134"/>
        <w:rPr>
          <w:ins w:id="1559" w:author="Niall Murphy" w:date="2021-04-29T15:32:00Z"/>
        </w:rPr>
        <w:pPrChange w:id="1560" w:author="Niall Murphy" w:date="2021-04-29T15:32:00Z">
          <w:pPr>
            <w:pStyle w:val="ListBullet"/>
          </w:pPr>
        </w:pPrChange>
      </w:pPr>
      <w:ins w:id="1561" w:author="Niall Murphy" w:date="2021-04-29T15:32:00Z">
        <w:r w:rsidRPr="0094594F">
          <w:t xml:space="preserve">Risk Group </w:t>
        </w:r>
      </w:ins>
    </w:p>
    <w:p w14:paraId="2D1DA7CA" w14:textId="65BABD68" w:rsidR="0094594F" w:rsidRDefault="0094594F" w:rsidP="00882F29">
      <w:pPr>
        <w:pStyle w:val="BodyText"/>
        <w:rPr>
          <w:ins w:id="1562" w:author="Niall Murphy" w:date="2021-04-29T15:32:00Z"/>
        </w:rPr>
      </w:pPr>
    </w:p>
    <w:p w14:paraId="4801347E" w14:textId="7147AD52" w:rsidR="0094594F" w:rsidRDefault="0094594F" w:rsidP="00882F29">
      <w:pPr>
        <w:pStyle w:val="BodyText"/>
        <w:rPr>
          <w:ins w:id="1563" w:author="Niall Murphy" w:date="2021-04-29T15:32:00Z"/>
        </w:rPr>
      </w:pPr>
    </w:p>
    <w:p w14:paraId="65D1240A" w14:textId="23607A36" w:rsidR="0094594F" w:rsidRDefault="0094594F" w:rsidP="00882F29">
      <w:pPr>
        <w:pStyle w:val="BodyText"/>
        <w:rPr>
          <w:ins w:id="1564" w:author="Niall Murphy" w:date="2021-04-29T15:32:00Z"/>
        </w:rPr>
      </w:pPr>
    </w:p>
    <w:p w14:paraId="473D36A5" w14:textId="1266274B" w:rsidR="0094594F" w:rsidRDefault="0094594F" w:rsidP="00882F29">
      <w:pPr>
        <w:pStyle w:val="BodyText"/>
        <w:rPr>
          <w:ins w:id="1565" w:author="Niall Murphy" w:date="2021-04-29T15:32:00Z"/>
        </w:rPr>
      </w:pPr>
    </w:p>
    <w:p w14:paraId="6198E9F0" w14:textId="77777777" w:rsidR="0094594F" w:rsidRPr="006F6C83" w:rsidRDefault="0094594F">
      <w:pPr>
        <w:pStyle w:val="Heading4"/>
        <w:rPr>
          <w:ins w:id="1566" w:author="Niall Murphy" w:date="2021-04-29T15:33:00Z"/>
        </w:rPr>
      </w:pPr>
      <w:ins w:id="1567" w:author="Niall Murphy" w:date="2021-04-29T15:33:00Z">
        <w:r w:rsidRPr="006F6C83">
          <w:t>Risk Register and Schedules</w:t>
        </w:r>
      </w:ins>
    </w:p>
    <w:p w14:paraId="425384B6" w14:textId="5A38CF97" w:rsidR="0094594F" w:rsidRPr="006F6C83" w:rsidRDefault="0094594F" w:rsidP="0094594F">
      <w:pPr>
        <w:pStyle w:val="BodyText"/>
        <w:rPr>
          <w:ins w:id="1568" w:author="Niall Murphy" w:date="2021-04-29T15:33:00Z"/>
        </w:rPr>
      </w:pPr>
      <w:ins w:id="1569" w:author="Niall Murphy" w:date="2021-04-29T15:33:00Z">
        <w:r w:rsidRPr="006F6C83">
          <w:rPr>
            <w:noProof/>
            <w:lang w:eastAsia="en-GB"/>
          </w:rPr>
          <w:drawing>
            <wp:anchor distT="0" distB="0" distL="114300" distR="114300" simplePos="0" relativeHeight="251671552" behindDoc="0" locked="0" layoutInCell="1" allowOverlap="1" wp14:anchorId="315E6139" wp14:editId="4ECFDD2A">
              <wp:simplePos x="0" y="0"/>
              <wp:positionH relativeFrom="margin">
                <wp:posOffset>408940</wp:posOffset>
              </wp:positionH>
              <wp:positionV relativeFrom="paragraph">
                <wp:posOffset>505460</wp:posOffset>
              </wp:positionV>
              <wp:extent cx="6042660" cy="6540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042660" cy="654050"/>
                      </a:xfrm>
                      <a:prstGeom prst="rect">
                        <a:avLst/>
                      </a:prstGeom>
                    </pic:spPr>
                  </pic:pic>
                </a:graphicData>
              </a:graphic>
              <wp14:sizeRelH relativeFrom="page">
                <wp14:pctWidth>0</wp14:pctWidth>
              </wp14:sizeRelH>
              <wp14:sizeRelV relativeFrom="page">
                <wp14:pctHeight>0</wp14:pctHeight>
              </wp14:sizeRelV>
            </wp:anchor>
          </w:drawing>
        </w:r>
        <w:r w:rsidRPr="006F6C83">
          <w:t xml:space="preserve">All Project Stakeholders will produce a Discipline Master Risk Schedule that is created in the model to manage the risks identified in the project. It is the responsibility of the </w:t>
        </w:r>
        <w:r>
          <w:t>Task Team Manage</w:t>
        </w:r>
        <w:r w:rsidRPr="006F6C83">
          <w:t xml:space="preserve">r to edit and verify the schedule so that it meets the project requirements and those of the CDM Regulations. </w:t>
        </w:r>
      </w:ins>
    </w:p>
    <w:p w14:paraId="191722DF" w14:textId="77777777" w:rsidR="0094594F" w:rsidRPr="006F6C83" w:rsidRDefault="0094594F" w:rsidP="0094594F">
      <w:pPr>
        <w:pStyle w:val="BodyText"/>
        <w:ind w:left="851"/>
        <w:rPr>
          <w:ins w:id="1570" w:author="Niall Murphy" w:date="2021-04-29T15:33:00Z"/>
        </w:rPr>
      </w:pPr>
      <w:ins w:id="1571" w:author="Niall Murphy" w:date="2021-04-29T15:33:00Z">
        <w:r w:rsidRPr="006F6C83">
          <w:rPr>
            <w:noProof/>
            <w:lang w:eastAsia="en-GB"/>
          </w:rPr>
          <w:drawing>
            <wp:anchor distT="0" distB="0" distL="114300" distR="114300" simplePos="0" relativeHeight="251673600" behindDoc="0" locked="0" layoutInCell="1" allowOverlap="1" wp14:anchorId="6F7EBDA1" wp14:editId="296A14E5">
              <wp:simplePos x="0" y="0"/>
              <wp:positionH relativeFrom="margin">
                <wp:posOffset>4384040</wp:posOffset>
              </wp:positionH>
              <wp:positionV relativeFrom="paragraph">
                <wp:posOffset>618490</wp:posOffset>
              </wp:positionV>
              <wp:extent cx="2091055" cy="1414780"/>
              <wp:effectExtent l="0" t="0" r="444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l="6518" t="-5648" r="7935" b="-11343"/>
                      <a:stretch/>
                    </pic:blipFill>
                    <pic:spPr bwMode="auto">
                      <a:xfrm>
                        <a:off x="0" y="0"/>
                        <a:ext cx="2091055" cy="1414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F6C83">
          <w:t xml:space="preserve">As well as a Discipline Master Risk Schedule, other sub schedules that are filtered by the parameter Risk Group will be required. The idea is to group risks associated with a set of Drawings and include this limited schedule on the sheets. </w:t>
        </w:r>
      </w:ins>
    </w:p>
    <w:p w14:paraId="7836697A" w14:textId="673447F0" w:rsidR="0094594F" w:rsidRPr="006F6C83" w:rsidRDefault="0094594F">
      <w:pPr>
        <w:pStyle w:val="BodyText"/>
        <w:ind w:left="851"/>
        <w:rPr>
          <w:ins w:id="1572" w:author="Niall Murphy" w:date="2021-04-29T15:33:00Z"/>
          <w:rFonts w:eastAsiaTheme="majorEastAsia" w:cstheme="majorBidi"/>
          <w:bCs/>
          <w:i/>
          <w:iCs/>
        </w:rPr>
        <w:pPrChange w:id="1573" w:author="Niall Murphy" w:date="2021-04-29T15:34:00Z">
          <w:pPr>
            <w:spacing w:after="200" w:line="276" w:lineRule="auto"/>
          </w:pPr>
        </w:pPrChange>
      </w:pPr>
      <w:ins w:id="1574" w:author="Niall Murphy" w:date="2021-04-29T15:33:00Z">
        <w:r w:rsidRPr="006F6C83">
          <w:t xml:space="preserve">For example if a series of risks are associated with windows and Falling from a height. All those risks can be identified with a common code and the schedule that just includes those risks may be included on all the elevation sheets. </w:t>
        </w:r>
      </w:ins>
    </w:p>
    <w:p w14:paraId="5A795FBC" w14:textId="520B3B88" w:rsidR="0094594F" w:rsidRPr="006F6C83" w:rsidRDefault="00367CA8">
      <w:pPr>
        <w:pStyle w:val="Heading4"/>
        <w:rPr>
          <w:ins w:id="1575" w:author="Niall Murphy" w:date="2021-04-29T15:33:00Z"/>
        </w:rPr>
      </w:pPr>
      <w:ins w:id="1576" w:author="Niall Murphy" w:date="2021-04-29T15:33:00Z">
        <w:r w:rsidRPr="006F6C83">
          <w:rPr>
            <w:noProof/>
            <w:lang w:eastAsia="en-GB"/>
          </w:rPr>
          <w:drawing>
            <wp:anchor distT="0" distB="0" distL="114300" distR="114300" simplePos="0" relativeHeight="251672576" behindDoc="0" locked="0" layoutInCell="1" allowOverlap="1" wp14:anchorId="1A0A9611" wp14:editId="22C2A977">
              <wp:simplePos x="0" y="0"/>
              <wp:positionH relativeFrom="margin">
                <wp:posOffset>5258320</wp:posOffset>
              </wp:positionH>
              <wp:positionV relativeFrom="paragraph">
                <wp:posOffset>119668</wp:posOffset>
              </wp:positionV>
              <wp:extent cx="1216025" cy="791845"/>
              <wp:effectExtent l="0" t="0" r="3175" b="825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l="13526" t="11778" r="14480" b="16785"/>
                      <a:stretch/>
                    </pic:blipFill>
                    <pic:spPr bwMode="auto">
                      <a:xfrm>
                        <a:off x="0" y="0"/>
                        <a:ext cx="1216025" cy="791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4594F" w:rsidRPr="006F6C83">
          <w:t xml:space="preserve">Tagging </w:t>
        </w:r>
      </w:ins>
    </w:p>
    <w:p w14:paraId="7D5A9738" w14:textId="23D8DFB7" w:rsidR="0094594F" w:rsidRPr="006F6C83" w:rsidRDefault="0094594F" w:rsidP="0094594F">
      <w:pPr>
        <w:pStyle w:val="BodyText"/>
        <w:rPr>
          <w:ins w:id="1577" w:author="Niall Murphy" w:date="2021-04-29T15:33:00Z"/>
        </w:rPr>
      </w:pPr>
      <w:ins w:id="1578" w:author="Niall Murphy" w:date="2021-04-29T15:33:00Z">
        <w:r w:rsidRPr="006F6C83">
          <w:t xml:space="preserve">The project will utilise the project “risk tag” to tag risks in a view. The tag </w:t>
        </w:r>
      </w:ins>
      <w:ins w:id="1579" w:author="Niall Murphy" w:date="2021-04-29T15:37:00Z">
        <w:r w:rsidR="004D094F">
          <w:t>‘</w:t>
        </w:r>
      </w:ins>
      <w:ins w:id="1580" w:author="Niall Murphy" w:date="2021-04-29T15:33:00Z">
        <w:r w:rsidRPr="006F6C83">
          <w:rPr>
            <w:i/>
          </w:rPr>
          <w:t>ORIG_</w:t>
        </w:r>
      </w:ins>
      <w:ins w:id="1581" w:author="Niall Murphy" w:date="2021-04-29T15:37:00Z">
        <w:r w:rsidR="004D094F">
          <w:rPr>
            <w:i/>
          </w:rPr>
          <w:t>Risk</w:t>
        </w:r>
      </w:ins>
      <w:ins w:id="1582" w:author="Niall Murphy" w:date="2021-04-29T15:33:00Z">
        <w:r w:rsidRPr="006F6C83">
          <w:rPr>
            <w:i/>
          </w:rPr>
          <w:t>Tag</w:t>
        </w:r>
      </w:ins>
      <w:ins w:id="1583" w:author="Niall Murphy" w:date="2021-04-29T15:37:00Z">
        <w:r w:rsidR="004D094F">
          <w:rPr>
            <w:i/>
          </w:rPr>
          <w:t>_</w:t>
        </w:r>
      </w:ins>
      <w:ins w:id="1584" w:author="Niall Murphy" w:date="2021-04-29T15:33:00Z">
        <w:r w:rsidRPr="006F6C83">
          <w:rPr>
            <w:i/>
          </w:rPr>
          <w:t>RiskNumber-RiskStatus</w:t>
        </w:r>
      </w:ins>
      <w:ins w:id="1585" w:author="Niall Murphy" w:date="2021-04-29T15:37:00Z">
        <w:r w:rsidR="004D094F">
          <w:rPr>
            <w:i/>
          </w:rPr>
          <w:t>’</w:t>
        </w:r>
      </w:ins>
      <w:ins w:id="1586" w:author="Niall Murphy" w:date="2021-04-29T15:33:00Z">
        <w:r w:rsidRPr="006F6C83">
          <w:t xml:space="preserve"> displays the Risk Number and the Risk Status. The </w:t>
        </w:r>
      </w:ins>
      <w:ins w:id="1587" w:author="Niall Murphy" w:date="2021-04-29T15:35:00Z">
        <w:r>
          <w:t>Information Originator</w:t>
        </w:r>
      </w:ins>
      <w:ins w:id="1588" w:author="Niall Murphy" w:date="2021-04-29T15:33:00Z">
        <w:r w:rsidRPr="006F6C83">
          <w:t xml:space="preserve"> placing the Object will have to change the tag name and replace </w:t>
        </w:r>
        <w:r w:rsidRPr="006F6C83">
          <w:rPr>
            <w:i/>
          </w:rPr>
          <w:t xml:space="preserve">ORIG </w:t>
        </w:r>
        <w:r w:rsidRPr="006F6C83">
          <w:t>with their organisation reference.</w:t>
        </w:r>
      </w:ins>
    </w:p>
    <w:p w14:paraId="17683D14" w14:textId="77777777" w:rsidR="0094594F" w:rsidRPr="006F6C83" w:rsidRDefault="0094594F">
      <w:pPr>
        <w:pStyle w:val="Heading4"/>
        <w:rPr>
          <w:ins w:id="1589" w:author="Niall Murphy" w:date="2021-04-29T15:33:00Z"/>
        </w:rPr>
      </w:pPr>
      <w:ins w:id="1590" w:author="Niall Murphy" w:date="2021-04-29T15:33:00Z">
        <w:r w:rsidRPr="006F6C83">
          <w:t xml:space="preserve">Visibility </w:t>
        </w:r>
      </w:ins>
    </w:p>
    <w:p w14:paraId="14FBD3F4" w14:textId="690995EC" w:rsidR="0094594F" w:rsidRPr="006F6C83" w:rsidRDefault="0094594F" w:rsidP="0094594F">
      <w:pPr>
        <w:pStyle w:val="BodyText"/>
        <w:rPr>
          <w:ins w:id="1591" w:author="Niall Murphy" w:date="2021-04-29T15:33:00Z"/>
        </w:rPr>
      </w:pPr>
      <w:ins w:id="1592" w:author="Niall Murphy" w:date="2021-04-29T15:33:00Z">
        <w:r w:rsidRPr="006F6C83">
          <w:t xml:space="preserve">It is important to have the ability to conceal the risk markers easily in all general views. The 3D </w:t>
        </w:r>
        <w:r w:rsidRPr="006F6C83">
          <w:rPr>
            <w:color w:val="5E6A71"/>
          </w:rPr>
          <w:t>Element</w:t>
        </w:r>
        <w:r w:rsidRPr="006F6C83">
          <w:t xml:space="preserve"> is a subcategory of the Generic Models category. </w:t>
        </w:r>
      </w:ins>
      <w:ins w:id="1593" w:author="Niall Murphy" w:date="2021-04-29T15:35:00Z">
        <w:r>
          <w:t xml:space="preserve">Task Teams </w:t>
        </w:r>
      </w:ins>
      <w:ins w:id="1594" w:author="Niall Murphy" w:date="2021-04-29T15:33:00Z">
        <w:r w:rsidRPr="006F6C83">
          <w:t xml:space="preserve">may wish to create CDM specific plans and elevations etc which suppress building </w:t>
        </w:r>
      </w:ins>
      <w:ins w:id="1595" w:author="Niall Murphy" w:date="2021-04-29T15:35:00Z">
        <w:r>
          <w:t>objects</w:t>
        </w:r>
      </w:ins>
      <w:ins w:id="1596" w:author="Niall Murphy" w:date="2021-04-29T15:33:00Z">
        <w:r w:rsidRPr="006F6C83" w:rsidDel="00161638">
          <w:t xml:space="preserve"> </w:t>
        </w:r>
        <w:r w:rsidRPr="006F6C83">
          <w:t>and bring risk identification to the forefront.</w:t>
        </w:r>
      </w:ins>
    </w:p>
    <w:p w14:paraId="1BFEE726" w14:textId="77777777" w:rsidR="0094594F" w:rsidRPr="006F6C83" w:rsidRDefault="0094594F">
      <w:pPr>
        <w:pStyle w:val="Heading4"/>
        <w:rPr>
          <w:ins w:id="1597" w:author="Niall Murphy" w:date="2021-04-29T15:33:00Z"/>
        </w:rPr>
      </w:pPr>
      <w:ins w:id="1598" w:author="Niall Murphy" w:date="2021-04-29T15:33:00Z">
        <w:r w:rsidRPr="006F6C83">
          <w:t xml:space="preserve">Non Location Specific Risks </w:t>
        </w:r>
      </w:ins>
    </w:p>
    <w:p w14:paraId="1CF6566D" w14:textId="77777777" w:rsidR="0094594F" w:rsidRPr="006F6C83" w:rsidRDefault="0094594F" w:rsidP="0094594F">
      <w:pPr>
        <w:pStyle w:val="BodyText"/>
        <w:rPr>
          <w:ins w:id="1599" w:author="Niall Murphy" w:date="2021-04-29T15:33:00Z"/>
        </w:rPr>
      </w:pPr>
      <w:ins w:id="1600" w:author="Niall Murphy" w:date="2021-04-29T15:33:00Z">
        <w:r w:rsidRPr="006F6C83">
          <w:t>It may become necessary to identify and track a risk or hazard that has no obvious specific location. For these items the risk markers should be placed in a location to be agreed by Project Stakeholders. The Master Schedule should then be set to show the Object in all phases.</w:t>
        </w:r>
      </w:ins>
    </w:p>
    <w:p w14:paraId="73FE296E" w14:textId="0F504648" w:rsidR="0094594F" w:rsidRPr="00542737" w:rsidDel="0094594F" w:rsidRDefault="0094594F" w:rsidP="00882F29">
      <w:pPr>
        <w:pStyle w:val="BodyText"/>
        <w:rPr>
          <w:del w:id="1601" w:author="Niall Murphy" w:date="2021-04-29T15:33:00Z"/>
          <w:color w:val="D55C17" w:themeColor="accent5"/>
        </w:rPr>
      </w:pPr>
    </w:p>
    <w:p w14:paraId="42F6C0D3" w14:textId="13E209A6" w:rsidR="0094594F" w:rsidRPr="00542737" w:rsidRDefault="00E314A3" w:rsidP="00882F29">
      <w:pPr>
        <w:pStyle w:val="BodyText"/>
      </w:pPr>
      <w:del w:id="1602" w:author="Niall Murphy" w:date="2021-04-29T15:33:00Z">
        <w:r w:rsidRPr="00542737" w:rsidDel="0094594F">
          <w:delText xml:space="preserve">Each Task Team Manager is responsible for the adoption of this process by their Task Team and are ultimately responsible for ensuring all health and safety risks associated to their discipline are incorporated within the 3D information </w:delText>
        </w:r>
        <w:commentRangeStart w:id="1603"/>
        <w:commentRangeStart w:id="1604"/>
        <w:r w:rsidRPr="00542737" w:rsidDel="0094594F">
          <w:delText>model</w:delText>
        </w:r>
        <w:commentRangeEnd w:id="1603"/>
        <w:r w:rsidR="000740B4" w:rsidRPr="00542737" w:rsidDel="0094594F">
          <w:rPr>
            <w:rStyle w:val="CommentReference"/>
            <w:rFonts w:ascii="Verdana" w:hAnsi="Verdana"/>
          </w:rPr>
          <w:commentReference w:id="1603"/>
        </w:r>
        <w:commentRangeEnd w:id="1604"/>
        <w:r w:rsidR="00500416" w:rsidDel="0094594F">
          <w:rPr>
            <w:rStyle w:val="CommentReference"/>
            <w:rFonts w:ascii="Verdana" w:hAnsi="Verdana"/>
          </w:rPr>
          <w:commentReference w:id="1604"/>
        </w:r>
        <w:r w:rsidRPr="00542737" w:rsidDel="0094594F">
          <w:delText xml:space="preserve">. </w:delText>
        </w:r>
      </w:del>
    </w:p>
    <w:p w14:paraId="1CECE055" w14:textId="77777777" w:rsidR="00882F29" w:rsidRPr="00542737" w:rsidRDefault="00882F29">
      <w:pPr>
        <w:spacing w:after="200" w:line="276" w:lineRule="auto"/>
        <w:rPr>
          <w:rFonts w:ascii="Arial" w:eastAsiaTheme="majorEastAsia" w:hAnsi="Arial" w:cs="Arial"/>
          <w:b/>
          <w:bCs/>
          <w:color w:val="404040" w:themeColor="text1" w:themeTint="BF"/>
          <w:sz w:val="20"/>
          <w:szCs w:val="20"/>
          <w:highlight w:val="yellow"/>
        </w:rPr>
      </w:pPr>
      <w:r w:rsidRPr="00542737">
        <w:rPr>
          <w:highlight w:val="yellow"/>
        </w:rPr>
        <w:br w:type="page"/>
      </w:r>
    </w:p>
    <w:p w14:paraId="25BC0CF5" w14:textId="707E3CFD" w:rsidR="00067789" w:rsidRPr="00542737" w:rsidRDefault="00067789" w:rsidP="00067789">
      <w:pPr>
        <w:pStyle w:val="Heading2"/>
      </w:pPr>
      <w:bookmarkStart w:id="1605" w:name="_Ref70513883"/>
      <w:del w:id="1606" w:author="Niall Murphy" w:date="2021-04-28T14:50:00Z">
        <w:r w:rsidRPr="00542737" w:rsidDel="008E5C0B">
          <w:lastRenderedPageBreak/>
          <w:delText>Existing</w:delText>
        </w:r>
      </w:del>
      <w:del w:id="1607" w:author="Niall Murphy" w:date="2021-04-29T16:42:00Z">
        <w:r w:rsidRPr="00542737" w:rsidDel="00E04AB6">
          <w:delText xml:space="preserve"> </w:delText>
        </w:r>
        <w:bookmarkStart w:id="1608" w:name="_Ref70513872"/>
        <w:r w:rsidRPr="00542737" w:rsidDel="00E04AB6">
          <w:delText>l</w:delText>
        </w:r>
      </w:del>
      <w:bookmarkStart w:id="1609" w:name="_Toc70607087"/>
      <w:ins w:id="1610" w:author="Niall Murphy" w:date="2021-04-29T16:42:00Z">
        <w:r w:rsidR="00E04AB6">
          <w:t>L</w:t>
        </w:r>
      </w:ins>
      <w:r w:rsidRPr="00542737">
        <w:t>egacy information</w:t>
      </w:r>
      <w:bookmarkEnd w:id="1608"/>
      <w:bookmarkEnd w:id="1605"/>
      <w:bookmarkEnd w:id="1609"/>
    </w:p>
    <w:p w14:paraId="77365BB2" w14:textId="77777777" w:rsidR="00067789" w:rsidRPr="00542737" w:rsidRDefault="00067789" w:rsidP="00067789">
      <w:pPr>
        <w:pStyle w:val="Heading3"/>
      </w:pPr>
      <w:r w:rsidRPr="00542737">
        <w:t>Reference information, shared resources and object library</w:t>
      </w:r>
    </w:p>
    <w:p w14:paraId="7B68B6FE" w14:textId="38CFE096" w:rsidR="00067789" w:rsidRPr="00542737" w:rsidRDefault="00067789" w:rsidP="00067789">
      <w:pPr>
        <w:pStyle w:val="BodyText"/>
        <w:rPr>
          <w:rFonts w:cs="Arial"/>
        </w:rPr>
      </w:pPr>
      <w:r w:rsidRPr="00542737">
        <w:rPr>
          <w:rFonts w:cs="Arial"/>
        </w:rPr>
        <w:t xml:space="preserve">Any information, shared resources and object library received from the </w:t>
      </w:r>
      <w:r w:rsidR="00882F29" w:rsidRPr="00542737">
        <w:rPr>
          <w:rFonts w:cs="Arial"/>
        </w:rPr>
        <w:t>A</w:t>
      </w:r>
      <w:r w:rsidRPr="00542737">
        <w:rPr>
          <w:rFonts w:cs="Arial"/>
        </w:rPr>
        <w:t xml:space="preserve">ppointing </w:t>
      </w:r>
      <w:r w:rsidR="00882F29" w:rsidRPr="00542737">
        <w:rPr>
          <w:rFonts w:cs="Arial"/>
        </w:rPr>
        <w:t>P</w:t>
      </w:r>
      <w:r w:rsidRPr="00542737">
        <w:rPr>
          <w:rFonts w:cs="Arial"/>
        </w:rPr>
        <w:t xml:space="preserve">arty has been made available at the CDE location below. Task teams should endeavour to supplement this </w:t>
      </w:r>
    </w:p>
    <w:tbl>
      <w:tblPr>
        <w:tblStyle w:val="TurnTown"/>
        <w:tblW w:w="9070" w:type="dxa"/>
        <w:tblInd w:w="794" w:type="dxa"/>
        <w:tblLayout w:type="fixed"/>
        <w:tblLook w:val="0480" w:firstRow="0" w:lastRow="0" w:firstColumn="1" w:lastColumn="0" w:noHBand="0" w:noVBand="1"/>
      </w:tblPr>
      <w:tblGrid>
        <w:gridCol w:w="4535"/>
        <w:gridCol w:w="4535"/>
      </w:tblGrid>
      <w:tr w:rsidR="00067789" w:rsidRPr="00542737" w14:paraId="5827AD7B" w14:textId="77777777" w:rsidTr="00067789">
        <w:trPr>
          <w:cnfStyle w:val="000000100000" w:firstRow="0" w:lastRow="0" w:firstColumn="0" w:lastColumn="0" w:oddVBand="0" w:evenVBand="0" w:oddHBand="1" w:evenHBand="0" w:firstRowFirstColumn="0" w:firstRowLastColumn="0" w:lastRowFirstColumn="0" w:lastRowLastColumn="0"/>
        </w:trPr>
        <w:tc>
          <w:tcPr>
            <w:tcW w:w="4535" w:type="dxa"/>
            <w:shd w:val="clear" w:color="auto" w:fill="689319"/>
          </w:tcPr>
          <w:p w14:paraId="7B412DDF" w14:textId="77777777" w:rsidR="00067789" w:rsidRPr="00542737" w:rsidRDefault="00067789" w:rsidP="00067789">
            <w:pPr>
              <w:pStyle w:val="BodyText"/>
              <w:spacing w:after="0"/>
              <w:ind w:left="0"/>
              <w:rPr>
                <w:rFonts w:cs="Arial"/>
                <w:color w:val="FFFFFF" w:themeColor="background1"/>
              </w:rPr>
            </w:pPr>
            <w:r w:rsidRPr="00542737">
              <w:rPr>
                <w:rFonts w:eastAsia="Verdana" w:cs="Arial"/>
                <w:color w:val="FFFFFF" w:themeColor="background1"/>
              </w:rPr>
              <w:t>Container ID</w:t>
            </w:r>
          </w:p>
        </w:tc>
        <w:tc>
          <w:tcPr>
            <w:tcW w:w="4535" w:type="dxa"/>
          </w:tcPr>
          <w:p w14:paraId="0E89D11B" w14:textId="77777777" w:rsidR="00067789" w:rsidRPr="00542737" w:rsidRDefault="00067789" w:rsidP="00067789">
            <w:pPr>
              <w:pStyle w:val="BodyText"/>
              <w:spacing w:after="0"/>
              <w:ind w:left="0"/>
              <w:rPr>
                <w:rFonts w:cs="Arial"/>
                <w:color w:val="D55C17" w:themeColor="accent5"/>
              </w:rPr>
            </w:pPr>
            <w:r w:rsidRPr="00542737">
              <w:rPr>
                <w:rFonts w:eastAsia="Verdana" w:cs="Arial"/>
                <w:color w:val="D55C17" w:themeColor="accent5"/>
              </w:rPr>
              <w:t>&lt;Enter information container identity&gt;</w:t>
            </w:r>
          </w:p>
        </w:tc>
      </w:tr>
      <w:tr w:rsidR="00067789" w:rsidRPr="00542737" w14:paraId="2E7CA446" w14:textId="77777777" w:rsidTr="00067789">
        <w:trPr>
          <w:cnfStyle w:val="000000010000" w:firstRow="0" w:lastRow="0" w:firstColumn="0" w:lastColumn="0" w:oddVBand="0" w:evenVBand="0" w:oddHBand="0" w:evenHBand="1" w:firstRowFirstColumn="0" w:firstRowLastColumn="0" w:lastRowFirstColumn="0" w:lastRowLastColumn="0"/>
        </w:trPr>
        <w:tc>
          <w:tcPr>
            <w:tcW w:w="4535" w:type="dxa"/>
            <w:shd w:val="clear" w:color="auto" w:fill="689319"/>
          </w:tcPr>
          <w:p w14:paraId="05373C20" w14:textId="77777777" w:rsidR="00067789" w:rsidRPr="00542737" w:rsidRDefault="00067789" w:rsidP="00067789">
            <w:pPr>
              <w:pStyle w:val="BodyText"/>
              <w:spacing w:after="0"/>
              <w:ind w:left="0"/>
              <w:rPr>
                <w:rFonts w:cs="Arial"/>
                <w:color w:val="FFFFFF" w:themeColor="background1"/>
              </w:rPr>
            </w:pPr>
            <w:r w:rsidRPr="00542737">
              <w:rPr>
                <w:rFonts w:eastAsia="Verdana" w:cs="Arial"/>
                <w:color w:val="FFFFFF" w:themeColor="background1"/>
              </w:rPr>
              <w:t>CDE location</w:t>
            </w:r>
          </w:p>
        </w:tc>
        <w:tc>
          <w:tcPr>
            <w:tcW w:w="4535" w:type="dxa"/>
          </w:tcPr>
          <w:p w14:paraId="330A5571" w14:textId="77777777" w:rsidR="00067789" w:rsidRPr="00542737" w:rsidRDefault="00067789" w:rsidP="00067789">
            <w:pPr>
              <w:pStyle w:val="BodyText"/>
              <w:spacing w:after="0"/>
              <w:ind w:left="0"/>
              <w:rPr>
                <w:rFonts w:cs="Arial"/>
                <w:color w:val="D55C17" w:themeColor="accent5"/>
              </w:rPr>
            </w:pPr>
            <w:r w:rsidRPr="00542737">
              <w:rPr>
                <w:rFonts w:eastAsia="Verdana" w:cs="Arial"/>
                <w:color w:val="D55C17" w:themeColor="accent5"/>
              </w:rPr>
              <w:t>&lt;Enter CDE location&gt;</w:t>
            </w:r>
          </w:p>
        </w:tc>
      </w:tr>
    </w:tbl>
    <w:p w14:paraId="459E3F17" w14:textId="09E5EA22" w:rsidR="00067789" w:rsidRPr="00542737" w:rsidRDefault="00067789" w:rsidP="00067789">
      <w:pPr>
        <w:spacing w:after="200" w:line="276" w:lineRule="auto"/>
        <w:rPr>
          <w:rFonts w:ascii="Arial" w:eastAsiaTheme="majorEastAsia" w:hAnsi="Arial" w:cs="Arial"/>
          <w:b/>
          <w:bCs/>
          <w:color w:val="404040" w:themeColor="text1" w:themeTint="BF"/>
          <w:sz w:val="20"/>
          <w:szCs w:val="20"/>
        </w:rPr>
      </w:pPr>
    </w:p>
    <w:p w14:paraId="5453D120" w14:textId="700FA256" w:rsidR="00882F29" w:rsidRPr="00E132BC" w:rsidRDefault="00882F29" w:rsidP="00882F29">
      <w:pPr>
        <w:pStyle w:val="BodyText"/>
      </w:pPr>
      <w:r w:rsidRPr="00542737">
        <w:t xml:space="preserve">The following information is only available in hard copy. Access to hard copy information may be requested by contacting </w:t>
      </w:r>
      <w:del w:id="1611" w:author="Niall Murphy" w:date="2021-04-28T16:56:00Z">
        <w:r w:rsidRPr="00542737" w:rsidDel="00500416">
          <w:rPr>
            <w:color w:val="D55C17" w:themeColor="accent5"/>
          </w:rPr>
          <w:delText>&lt;Enter identity&gt;</w:delText>
        </w:r>
      </w:del>
      <w:ins w:id="1612" w:author="Niall Murphy" w:date="2021-04-28T16:56:00Z">
        <w:r w:rsidR="00500416">
          <w:t>the Appointing Party.</w:t>
        </w:r>
      </w:ins>
    </w:p>
    <w:p w14:paraId="33AAADDB" w14:textId="0CA790F0" w:rsidR="00882F29" w:rsidRPr="00542737" w:rsidDel="00F15F7F" w:rsidRDefault="00882F29" w:rsidP="00882F29">
      <w:pPr>
        <w:pStyle w:val="BodyText"/>
        <w:rPr>
          <w:del w:id="1613" w:author="Niall Murphy" w:date="2021-04-28T15:01:00Z"/>
          <w:color w:val="D55C17" w:themeColor="accent5"/>
        </w:rPr>
      </w:pPr>
      <w:del w:id="1614" w:author="Niall Murphy" w:date="2021-04-28T15:01:00Z">
        <w:r w:rsidRPr="00542737" w:rsidDel="00F15F7F">
          <w:rPr>
            <w:color w:val="D55C17" w:themeColor="accent5"/>
          </w:rPr>
          <w:delText>&lt;Enter any strategy to use legacy information to support new development&gt;</w:delText>
        </w:r>
      </w:del>
    </w:p>
    <w:p w14:paraId="79F8FE7D" w14:textId="77777777" w:rsidR="00882F29" w:rsidRPr="00542737" w:rsidRDefault="00882F29" w:rsidP="00067789">
      <w:pPr>
        <w:spacing w:after="200" w:line="276" w:lineRule="auto"/>
        <w:rPr>
          <w:rFonts w:ascii="Arial" w:eastAsiaTheme="majorEastAsia" w:hAnsi="Arial" w:cs="Arial"/>
          <w:b/>
          <w:bCs/>
          <w:color w:val="404040" w:themeColor="text1" w:themeTint="BF"/>
          <w:sz w:val="20"/>
          <w:szCs w:val="20"/>
        </w:rPr>
      </w:pPr>
    </w:p>
    <w:p w14:paraId="3A49E4D4" w14:textId="77777777" w:rsidR="00067789" w:rsidRPr="00542737" w:rsidRDefault="00067789" w:rsidP="00067789">
      <w:pPr>
        <w:pStyle w:val="Heading3"/>
      </w:pPr>
      <w:r w:rsidRPr="00542737">
        <w:t>Survey</w:t>
      </w:r>
    </w:p>
    <w:p w14:paraId="3FDC59FB" w14:textId="77777777" w:rsidR="00067789" w:rsidRPr="00542737" w:rsidRDefault="00067789" w:rsidP="00067789">
      <w:pPr>
        <w:pStyle w:val="BodyText"/>
        <w:rPr>
          <w:rFonts w:eastAsia="Verdana" w:cs="Arial"/>
          <w:color w:val="5E6A71" w:themeColor="accent3"/>
          <w:szCs w:val="18"/>
        </w:rPr>
      </w:pPr>
      <w:r w:rsidRPr="00542737">
        <w:rPr>
          <w:rFonts w:eastAsia="Verdana" w:cs="Arial"/>
          <w:color w:val="5E6A71" w:themeColor="accent3"/>
          <w:szCs w:val="18"/>
        </w:rPr>
        <w:t xml:space="preserve">Where task teams are required to, or otherwise capture existing condition information, either via traditional measurement, laser capture or otherwise, task teams shall follow the guidance set out in </w:t>
      </w:r>
      <w:commentRangeStart w:id="1615"/>
      <w:commentRangeStart w:id="1616"/>
      <w:r w:rsidRPr="00542737">
        <w:rPr>
          <w:rFonts w:eastAsia="Verdana" w:cs="Arial"/>
          <w:color w:val="5E6A71" w:themeColor="accent3"/>
          <w:szCs w:val="18"/>
        </w:rPr>
        <w:t>BS 5964-3:1996</w:t>
      </w:r>
      <w:commentRangeEnd w:id="1615"/>
      <w:r w:rsidR="00F30628" w:rsidRPr="00542737">
        <w:rPr>
          <w:rStyle w:val="CommentReference"/>
          <w:rFonts w:ascii="Verdana" w:hAnsi="Verdana"/>
        </w:rPr>
        <w:commentReference w:id="1615"/>
      </w:r>
      <w:commentRangeEnd w:id="1616"/>
      <w:r w:rsidR="002B106A" w:rsidRPr="00542737">
        <w:rPr>
          <w:rStyle w:val="CommentReference"/>
          <w:rFonts w:ascii="Verdana" w:hAnsi="Verdana"/>
        </w:rPr>
        <w:commentReference w:id="1616"/>
      </w:r>
      <w:r w:rsidRPr="00542737">
        <w:rPr>
          <w:rFonts w:eastAsia="Verdana" w:cs="Arial"/>
          <w:color w:val="5E6A71" w:themeColor="accent3"/>
          <w:szCs w:val="18"/>
        </w:rPr>
        <w:t>.</w:t>
      </w:r>
    </w:p>
    <w:p w14:paraId="0374B82C" w14:textId="77777777" w:rsidR="00067789" w:rsidRPr="00542737" w:rsidRDefault="00067789" w:rsidP="00067789">
      <w:pPr>
        <w:pStyle w:val="BodyText"/>
        <w:rPr>
          <w:rFonts w:eastAsia="Verdana" w:cs="Arial"/>
          <w:color w:val="5E6A71" w:themeColor="accent3"/>
          <w:szCs w:val="18"/>
        </w:rPr>
      </w:pPr>
      <w:r w:rsidRPr="00542737">
        <w:rPr>
          <w:rFonts w:eastAsia="Verdana" w:cs="Arial"/>
          <w:color w:val="5E6A71" w:themeColor="accent3"/>
          <w:szCs w:val="18"/>
        </w:rPr>
        <w:t>To ensure captured survey data is coordinated and useable, task teams shall comply with the format below;</w:t>
      </w:r>
    </w:p>
    <w:tbl>
      <w:tblPr>
        <w:tblStyle w:val="TurnTown"/>
        <w:tblW w:w="9070" w:type="dxa"/>
        <w:tblInd w:w="794" w:type="dxa"/>
        <w:tblLayout w:type="fixed"/>
        <w:tblLook w:val="04A0" w:firstRow="1" w:lastRow="0" w:firstColumn="1" w:lastColumn="0" w:noHBand="0" w:noVBand="1"/>
      </w:tblPr>
      <w:tblGrid>
        <w:gridCol w:w="2268"/>
        <w:gridCol w:w="2268"/>
        <w:gridCol w:w="2267"/>
        <w:gridCol w:w="2267"/>
      </w:tblGrid>
      <w:tr w:rsidR="00067789" w:rsidRPr="00542737" w14:paraId="168CDC3A" w14:textId="77777777" w:rsidTr="00067789">
        <w:trPr>
          <w:cnfStyle w:val="100000000000" w:firstRow="1" w:lastRow="0" w:firstColumn="0" w:lastColumn="0" w:oddVBand="0" w:evenVBand="0" w:oddHBand="0" w:evenHBand="0" w:firstRowFirstColumn="0" w:firstRowLastColumn="0" w:lastRowFirstColumn="0" w:lastRowLastColumn="0"/>
        </w:trPr>
        <w:tc>
          <w:tcPr>
            <w:tcW w:w="2268" w:type="dxa"/>
            <w:vAlign w:val="center"/>
          </w:tcPr>
          <w:p w14:paraId="2FCA1620" w14:textId="77777777" w:rsidR="00067789" w:rsidRPr="00542737" w:rsidRDefault="00067789" w:rsidP="00067789">
            <w:pPr>
              <w:pStyle w:val="BodyText"/>
              <w:spacing w:after="0"/>
              <w:ind w:left="0"/>
              <w:rPr>
                <w:rFonts w:cs="Arial"/>
                <w:b w:val="0"/>
                <w:color w:val="FFFFFF"/>
              </w:rPr>
            </w:pPr>
            <w:r w:rsidRPr="00542737">
              <w:rPr>
                <w:rFonts w:eastAsia="Verdana" w:cs="Arial"/>
                <w:b w:val="0"/>
                <w:color w:val="FFFFFF"/>
              </w:rPr>
              <w:t>Survey Method</w:t>
            </w:r>
          </w:p>
        </w:tc>
        <w:tc>
          <w:tcPr>
            <w:tcW w:w="2268" w:type="dxa"/>
            <w:vAlign w:val="center"/>
          </w:tcPr>
          <w:p w14:paraId="76BF8E8E" w14:textId="77777777" w:rsidR="00067789" w:rsidRPr="00542737" w:rsidRDefault="00067789" w:rsidP="00067789">
            <w:pPr>
              <w:pStyle w:val="BodyText"/>
              <w:spacing w:after="0"/>
              <w:ind w:left="0"/>
              <w:rPr>
                <w:rFonts w:cs="Arial"/>
                <w:b w:val="0"/>
                <w:color w:val="FFFFFF"/>
              </w:rPr>
            </w:pPr>
            <w:r w:rsidRPr="00542737">
              <w:rPr>
                <w:rFonts w:eastAsia="Verdana" w:cs="Arial"/>
                <w:b w:val="0"/>
                <w:color w:val="FFFFFF"/>
              </w:rPr>
              <w:t>Delivery Format</w:t>
            </w:r>
          </w:p>
        </w:tc>
        <w:tc>
          <w:tcPr>
            <w:tcW w:w="2267" w:type="dxa"/>
            <w:vAlign w:val="center"/>
          </w:tcPr>
          <w:p w14:paraId="2DCCE1FC" w14:textId="77777777" w:rsidR="00067789" w:rsidRPr="00542737" w:rsidRDefault="00067789" w:rsidP="00067789">
            <w:pPr>
              <w:pStyle w:val="BodyText"/>
              <w:spacing w:after="0"/>
              <w:ind w:left="0"/>
              <w:rPr>
                <w:rFonts w:cs="Arial"/>
                <w:b w:val="0"/>
                <w:color w:val="FFFFFF"/>
              </w:rPr>
            </w:pPr>
            <w:r w:rsidRPr="00542737">
              <w:rPr>
                <w:rFonts w:eastAsia="Verdana" w:cs="Arial"/>
                <w:b w:val="0"/>
                <w:color w:val="FFFFFF"/>
              </w:rPr>
              <w:t>Survey Origin</w:t>
            </w:r>
          </w:p>
        </w:tc>
        <w:tc>
          <w:tcPr>
            <w:tcW w:w="2267" w:type="dxa"/>
            <w:vAlign w:val="center"/>
          </w:tcPr>
          <w:p w14:paraId="280658E4" w14:textId="77777777" w:rsidR="00067789" w:rsidRPr="00542737" w:rsidRDefault="00067789" w:rsidP="00067789">
            <w:pPr>
              <w:pStyle w:val="BodyText"/>
              <w:spacing w:after="0"/>
              <w:ind w:left="0"/>
              <w:rPr>
                <w:rFonts w:cs="Arial"/>
                <w:b w:val="0"/>
                <w:color w:val="FFFFFF"/>
              </w:rPr>
            </w:pPr>
            <w:r w:rsidRPr="00542737">
              <w:rPr>
                <w:rFonts w:eastAsia="Verdana" w:cs="Arial"/>
                <w:b w:val="0"/>
                <w:color w:val="FFFFFF"/>
              </w:rPr>
              <w:t>Details / Notes</w:t>
            </w:r>
          </w:p>
        </w:tc>
      </w:tr>
      <w:tr w:rsidR="00067789" w:rsidRPr="00542737" w14:paraId="79B528B1" w14:textId="77777777" w:rsidTr="00D257DE">
        <w:trPr>
          <w:cnfStyle w:val="000000100000" w:firstRow="0" w:lastRow="0" w:firstColumn="0" w:lastColumn="0" w:oddVBand="0" w:evenVBand="0" w:oddHBand="1" w:evenHBand="0" w:firstRowFirstColumn="0" w:firstRowLastColumn="0" w:lastRowFirstColumn="0" w:lastRowLastColumn="0"/>
        </w:trPr>
        <w:tc>
          <w:tcPr>
            <w:tcW w:w="2268" w:type="dxa"/>
            <w:tcBorders>
              <w:bottom w:val="none" w:sz="0" w:space="0" w:color="auto"/>
            </w:tcBorders>
          </w:tcPr>
          <w:p w14:paraId="34E955CB" w14:textId="77777777" w:rsidR="00067789" w:rsidRPr="00542737" w:rsidRDefault="00067789" w:rsidP="00067789">
            <w:pPr>
              <w:pStyle w:val="BodyText"/>
              <w:spacing w:after="0"/>
              <w:ind w:left="0"/>
              <w:rPr>
                <w:rFonts w:cs="Arial"/>
                <w:b/>
              </w:rPr>
            </w:pPr>
            <w:r w:rsidRPr="00542737">
              <w:rPr>
                <w:rFonts w:eastAsia="Verdana" w:cs="Arial"/>
                <w:b/>
              </w:rPr>
              <w:t>Point Cloud</w:t>
            </w:r>
          </w:p>
        </w:tc>
        <w:tc>
          <w:tcPr>
            <w:tcW w:w="2268" w:type="dxa"/>
            <w:tcBorders>
              <w:bottom w:val="none" w:sz="0" w:space="0" w:color="auto"/>
            </w:tcBorders>
          </w:tcPr>
          <w:p w14:paraId="768D137A" w14:textId="77777777" w:rsidR="00067789" w:rsidRPr="00542737" w:rsidRDefault="00067789" w:rsidP="00067789">
            <w:pPr>
              <w:pStyle w:val="BodyText"/>
              <w:spacing w:after="0"/>
              <w:ind w:left="0"/>
              <w:rPr>
                <w:rFonts w:cs="Arial"/>
                <w:color w:val="D55C17" w:themeColor="accent5"/>
              </w:rPr>
            </w:pPr>
            <w:r w:rsidRPr="00542737">
              <w:rPr>
                <w:rFonts w:eastAsia="Verdana" w:cs="Arial"/>
                <w:color w:val="D55C17" w:themeColor="accent5"/>
              </w:rPr>
              <w:t>TBC</w:t>
            </w:r>
          </w:p>
        </w:tc>
        <w:tc>
          <w:tcPr>
            <w:tcW w:w="2267" w:type="dxa"/>
            <w:tcBorders>
              <w:bottom w:val="none" w:sz="0" w:space="0" w:color="auto"/>
            </w:tcBorders>
          </w:tcPr>
          <w:p w14:paraId="1D311B25" w14:textId="77777777" w:rsidR="00067789" w:rsidRPr="00542737" w:rsidRDefault="00067789" w:rsidP="00067789">
            <w:pPr>
              <w:pStyle w:val="BodyText"/>
              <w:spacing w:after="0"/>
              <w:ind w:left="0"/>
              <w:rPr>
                <w:rFonts w:cs="Arial"/>
                <w:color w:val="D55C17" w:themeColor="accent5"/>
              </w:rPr>
            </w:pPr>
            <w:r w:rsidRPr="00542737">
              <w:rPr>
                <w:rFonts w:eastAsia="Verdana" w:cs="Arial"/>
                <w:color w:val="D55C17" w:themeColor="accent5"/>
              </w:rPr>
              <w:t>TBC</w:t>
            </w:r>
          </w:p>
        </w:tc>
        <w:tc>
          <w:tcPr>
            <w:tcW w:w="2267" w:type="dxa"/>
            <w:tcBorders>
              <w:bottom w:val="none" w:sz="0" w:space="0" w:color="auto"/>
            </w:tcBorders>
          </w:tcPr>
          <w:p w14:paraId="7FEB1C99" w14:textId="77777777" w:rsidR="00067789" w:rsidRPr="00542737" w:rsidRDefault="00067789" w:rsidP="00067789">
            <w:pPr>
              <w:pStyle w:val="BodyText"/>
              <w:spacing w:after="0"/>
              <w:ind w:left="0"/>
              <w:rPr>
                <w:rFonts w:cs="Arial"/>
                <w:color w:val="D55C17" w:themeColor="accent5"/>
              </w:rPr>
            </w:pPr>
            <w:r w:rsidRPr="00542737">
              <w:rPr>
                <w:rFonts w:eastAsia="Verdana" w:cs="Arial"/>
                <w:color w:val="D55C17" w:themeColor="accent5"/>
              </w:rPr>
              <w:t>TBC</w:t>
            </w:r>
          </w:p>
        </w:tc>
      </w:tr>
      <w:tr w:rsidR="00067789" w:rsidRPr="00542737" w14:paraId="70A43126" w14:textId="77777777" w:rsidTr="00D257DE">
        <w:trPr>
          <w:cnfStyle w:val="000000010000" w:firstRow="0" w:lastRow="0" w:firstColumn="0" w:lastColumn="0" w:oddVBand="0" w:evenVBand="0" w:oddHBand="0" w:evenHBand="1" w:firstRowFirstColumn="0" w:firstRowLastColumn="0" w:lastRowFirstColumn="0" w:lastRowLastColumn="0"/>
          <w:trHeight w:val="22"/>
        </w:trPr>
        <w:tc>
          <w:tcPr>
            <w:tcW w:w="2268" w:type="dxa"/>
            <w:tcBorders>
              <w:bottom w:val="single" w:sz="18" w:space="0" w:color="404040" w:themeColor="text1" w:themeTint="BF"/>
            </w:tcBorders>
          </w:tcPr>
          <w:p w14:paraId="35E70C1B" w14:textId="77777777" w:rsidR="00067789" w:rsidRPr="00542737" w:rsidRDefault="00067789" w:rsidP="00067789">
            <w:pPr>
              <w:pStyle w:val="BodyText"/>
              <w:spacing w:after="0"/>
              <w:ind w:left="0"/>
              <w:rPr>
                <w:rFonts w:cs="Arial"/>
                <w:b/>
              </w:rPr>
            </w:pPr>
            <w:r w:rsidRPr="00542737">
              <w:rPr>
                <w:rFonts w:eastAsia="Verdana" w:cs="Arial"/>
                <w:b/>
              </w:rPr>
              <w:t>Other</w:t>
            </w:r>
          </w:p>
        </w:tc>
        <w:tc>
          <w:tcPr>
            <w:tcW w:w="2268" w:type="dxa"/>
            <w:tcBorders>
              <w:bottom w:val="single" w:sz="18" w:space="0" w:color="404040" w:themeColor="text1" w:themeTint="BF"/>
            </w:tcBorders>
          </w:tcPr>
          <w:p w14:paraId="7BC840BF" w14:textId="77777777" w:rsidR="00067789" w:rsidRPr="00542737" w:rsidRDefault="00067789" w:rsidP="00067789">
            <w:pPr>
              <w:pStyle w:val="BodyText"/>
              <w:spacing w:after="0"/>
              <w:ind w:left="0"/>
              <w:rPr>
                <w:rFonts w:cs="Arial"/>
                <w:color w:val="D55C17" w:themeColor="accent5"/>
              </w:rPr>
            </w:pPr>
            <w:r w:rsidRPr="00542737">
              <w:rPr>
                <w:rFonts w:eastAsia="Verdana" w:cs="Arial"/>
                <w:color w:val="D55C17" w:themeColor="accent5"/>
              </w:rPr>
              <w:t>TBC</w:t>
            </w:r>
          </w:p>
        </w:tc>
        <w:tc>
          <w:tcPr>
            <w:tcW w:w="2267" w:type="dxa"/>
            <w:tcBorders>
              <w:bottom w:val="single" w:sz="18" w:space="0" w:color="404040" w:themeColor="text1" w:themeTint="BF"/>
            </w:tcBorders>
          </w:tcPr>
          <w:p w14:paraId="4C68D087" w14:textId="77777777" w:rsidR="00067789" w:rsidRPr="00542737" w:rsidRDefault="00067789" w:rsidP="00067789">
            <w:pPr>
              <w:pStyle w:val="BodyText"/>
              <w:spacing w:after="0"/>
              <w:ind w:left="0"/>
              <w:rPr>
                <w:rFonts w:cs="Arial"/>
                <w:color w:val="D55C17" w:themeColor="accent5"/>
              </w:rPr>
            </w:pPr>
            <w:r w:rsidRPr="00542737">
              <w:rPr>
                <w:rFonts w:eastAsia="Verdana" w:cs="Arial"/>
                <w:color w:val="D55C17" w:themeColor="accent5"/>
              </w:rPr>
              <w:t>TBC</w:t>
            </w:r>
          </w:p>
        </w:tc>
        <w:tc>
          <w:tcPr>
            <w:tcW w:w="2267" w:type="dxa"/>
            <w:tcBorders>
              <w:bottom w:val="single" w:sz="18" w:space="0" w:color="404040" w:themeColor="text1" w:themeTint="BF"/>
            </w:tcBorders>
          </w:tcPr>
          <w:p w14:paraId="6C14AFAB" w14:textId="77777777" w:rsidR="00067789" w:rsidRPr="00542737" w:rsidRDefault="00067789" w:rsidP="00D257DE">
            <w:pPr>
              <w:pStyle w:val="BodyText"/>
              <w:keepNext/>
              <w:spacing w:after="0"/>
              <w:ind w:left="0"/>
              <w:rPr>
                <w:rFonts w:cs="Arial"/>
                <w:color w:val="D55C17" w:themeColor="accent5"/>
              </w:rPr>
            </w:pPr>
            <w:r w:rsidRPr="00542737">
              <w:rPr>
                <w:rFonts w:eastAsia="Verdana" w:cs="Arial"/>
                <w:color w:val="D55C17" w:themeColor="accent5"/>
              </w:rPr>
              <w:t>TBC</w:t>
            </w:r>
          </w:p>
        </w:tc>
      </w:tr>
    </w:tbl>
    <w:p w14:paraId="65FE6CB9" w14:textId="73BFE022" w:rsidR="00067789" w:rsidRPr="00542737" w:rsidRDefault="00D257DE" w:rsidP="00D257DE">
      <w:pPr>
        <w:pStyle w:val="Caption"/>
      </w:pPr>
      <w:r w:rsidRPr="00542737">
        <w:t xml:space="preserve">Table </w:t>
      </w:r>
      <w:fldSimple w:instr=" SEQ Table \* ARABIC ">
        <w:r w:rsidR="00542737">
          <w:rPr>
            <w:noProof/>
          </w:rPr>
          <w:t>26</w:t>
        </w:r>
      </w:fldSimple>
      <w:r w:rsidRPr="00542737">
        <w:t>: Defined survey formats</w:t>
      </w:r>
    </w:p>
    <w:p w14:paraId="28417E9E" w14:textId="77777777" w:rsidR="00067789" w:rsidRPr="00542737" w:rsidRDefault="00067789">
      <w:pPr>
        <w:spacing w:after="200" w:line="276" w:lineRule="auto"/>
        <w:rPr>
          <w:rFonts w:ascii="Arial" w:eastAsiaTheme="majorEastAsia" w:hAnsi="Arial" w:cs="Arial"/>
          <w:b/>
          <w:bCs/>
          <w:color w:val="404040" w:themeColor="text1" w:themeTint="BF"/>
          <w:sz w:val="20"/>
          <w:szCs w:val="20"/>
        </w:rPr>
      </w:pPr>
      <w:r w:rsidRPr="00542737">
        <w:br w:type="page"/>
      </w:r>
    </w:p>
    <w:p w14:paraId="4C26FDD0" w14:textId="6B013455" w:rsidR="00DD000D" w:rsidRPr="00542737" w:rsidRDefault="00BE193D" w:rsidP="00B941A2">
      <w:pPr>
        <w:pStyle w:val="Heading1"/>
      </w:pPr>
      <w:bookmarkStart w:id="1617" w:name="_Toc70607088"/>
      <w:r w:rsidRPr="00542737">
        <w:lastRenderedPageBreak/>
        <w:t>FEDERATION STRATEGY</w:t>
      </w:r>
      <w:bookmarkEnd w:id="1617"/>
    </w:p>
    <w:p w14:paraId="3B0E04EE" w14:textId="7DAC50AE" w:rsidR="001121B8" w:rsidRPr="00542737" w:rsidRDefault="001121B8" w:rsidP="00B941A2">
      <w:pPr>
        <w:pStyle w:val="Heading2"/>
      </w:pPr>
      <w:bookmarkStart w:id="1618" w:name="_Ref44261560"/>
      <w:bookmarkStart w:id="1619" w:name="_Ref44261566"/>
      <w:bookmarkStart w:id="1620" w:name="_Toc70607089"/>
      <w:r w:rsidRPr="00542737">
        <w:t>Information breakdown strategy</w:t>
      </w:r>
      <w:bookmarkEnd w:id="1618"/>
      <w:bookmarkEnd w:id="1619"/>
      <w:bookmarkEnd w:id="1620"/>
    </w:p>
    <w:p w14:paraId="033970E8" w14:textId="28F9A313" w:rsidR="00D71BAA" w:rsidRPr="00542737" w:rsidRDefault="00D71BAA" w:rsidP="001121B8">
      <w:pPr>
        <w:pStyle w:val="BodyText"/>
        <w:rPr>
          <w:rFonts w:cs="Arial"/>
        </w:rPr>
      </w:pPr>
      <w:r w:rsidRPr="00542737">
        <w:rPr>
          <w:rFonts w:cs="Arial"/>
        </w:rPr>
        <w:t>The table below defines the strategy for how the PIM shall be divided into sets of information containers. This shall be updated as new task teams are appointed.</w:t>
      </w:r>
    </w:p>
    <w:tbl>
      <w:tblPr>
        <w:tblStyle w:val="TurnTown"/>
        <w:tblW w:w="9070" w:type="dxa"/>
        <w:tblInd w:w="794" w:type="dxa"/>
        <w:tblLayout w:type="fixed"/>
        <w:tblLook w:val="04A0" w:firstRow="1" w:lastRow="0" w:firstColumn="1" w:lastColumn="0" w:noHBand="0" w:noVBand="1"/>
      </w:tblPr>
      <w:tblGrid>
        <w:gridCol w:w="1616"/>
        <w:gridCol w:w="3727"/>
        <w:gridCol w:w="3727"/>
      </w:tblGrid>
      <w:tr w:rsidR="00466B6B" w:rsidRPr="00542737" w14:paraId="4899B931" w14:textId="77777777" w:rsidTr="00C66704">
        <w:trPr>
          <w:cnfStyle w:val="100000000000" w:firstRow="1" w:lastRow="0" w:firstColumn="0" w:lastColumn="0" w:oddVBand="0" w:evenVBand="0" w:oddHBand="0" w:evenHBand="0" w:firstRowFirstColumn="0" w:firstRowLastColumn="0" w:lastRowFirstColumn="0" w:lastRowLastColumn="0"/>
        </w:trPr>
        <w:tc>
          <w:tcPr>
            <w:tcW w:w="1616" w:type="dxa"/>
            <w:vAlign w:val="center"/>
          </w:tcPr>
          <w:p w14:paraId="207CA5CC" w14:textId="29739FE8" w:rsidR="00466B6B" w:rsidRPr="00542737" w:rsidRDefault="00466B6B" w:rsidP="00466B6B">
            <w:pPr>
              <w:pStyle w:val="BodyText"/>
              <w:spacing w:after="0"/>
              <w:ind w:left="0"/>
              <w:rPr>
                <w:rFonts w:cs="Arial"/>
                <w:b w:val="0"/>
                <w:color w:val="FFFFFF"/>
              </w:rPr>
            </w:pPr>
            <w:r w:rsidRPr="00542737">
              <w:rPr>
                <w:rFonts w:cs="Arial"/>
                <w:b w:val="0"/>
                <w:color w:val="FFFFFF"/>
              </w:rPr>
              <w:t>Discipline</w:t>
            </w:r>
          </w:p>
        </w:tc>
        <w:tc>
          <w:tcPr>
            <w:tcW w:w="3727" w:type="dxa"/>
            <w:vAlign w:val="center"/>
          </w:tcPr>
          <w:p w14:paraId="42B305A0" w14:textId="77777777" w:rsidR="00466B6B" w:rsidRPr="00542737" w:rsidRDefault="00466B6B" w:rsidP="00466B6B">
            <w:pPr>
              <w:pStyle w:val="BodyText"/>
              <w:spacing w:after="0"/>
              <w:ind w:left="0"/>
              <w:rPr>
                <w:rFonts w:cs="Arial"/>
                <w:color w:val="FFFFFF"/>
              </w:rPr>
            </w:pPr>
            <w:r w:rsidRPr="00542737">
              <w:rPr>
                <w:rFonts w:cs="Arial"/>
                <w:b w:val="0"/>
                <w:color w:val="FFFFFF"/>
              </w:rPr>
              <w:t>Volume/System description</w:t>
            </w:r>
          </w:p>
        </w:tc>
        <w:tc>
          <w:tcPr>
            <w:tcW w:w="3727" w:type="dxa"/>
            <w:vAlign w:val="center"/>
          </w:tcPr>
          <w:p w14:paraId="68F14D83" w14:textId="68EBA1F7" w:rsidR="00466B6B" w:rsidRPr="00542737" w:rsidRDefault="00466B6B" w:rsidP="00466B6B">
            <w:pPr>
              <w:pStyle w:val="BodyText"/>
              <w:spacing w:after="0"/>
              <w:ind w:left="0"/>
              <w:rPr>
                <w:rFonts w:cs="Arial"/>
                <w:b w:val="0"/>
                <w:color w:val="FFFFFF"/>
              </w:rPr>
            </w:pPr>
            <w:r w:rsidRPr="00542737">
              <w:rPr>
                <w:rFonts w:cs="Arial"/>
                <w:b w:val="0"/>
                <w:color w:val="FFFFFF"/>
              </w:rPr>
              <w:t xml:space="preserve">Information model </w:t>
            </w:r>
          </w:p>
        </w:tc>
      </w:tr>
      <w:tr w:rsidR="00466B6B" w:rsidRPr="00542737" w14:paraId="6A76EC28" w14:textId="77777777" w:rsidTr="00C66704">
        <w:trPr>
          <w:cnfStyle w:val="000000100000" w:firstRow="0" w:lastRow="0" w:firstColumn="0" w:lastColumn="0" w:oddVBand="0" w:evenVBand="0" w:oddHBand="1" w:evenHBand="0" w:firstRowFirstColumn="0" w:firstRowLastColumn="0" w:lastRowFirstColumn="0" w:lastRowLastColumn="0"/>
        </w:trPr>
        <w:tc>
          <w:tcPr>
            <w:tcW w:w="1616" w:type="dxa"/>
          </w:tcPr>
          <w:p w14:paraId="4C625A93" w14:textId="4E16784A" w:rsidR="00466B6B" w:rsidRPr="00542737" w:rsidRDefault="00572B90" w:rsidP="00466B6B">
            <w:pPr>
              <w:pStyle w:val="BodyText"/>
              <w:ind w:left="0"/>
              <w:rPr>
                <w:rFonts w:cs="Arial"/>
                <w:color w:val="D55C17" w:themeColor="accent5"/>
              </w:rPr>
            </w:pPr>
            <w:r w:rsidRPr="00542737">
              <w:rPr>
                <w:rFonts w:cs="Arial"/>
                <w:color w:val="D55C17" w:themeColor="accent5"/>
              </w:rPr>
              <w:t>TBC</w:t>
            </w:r>
          </w:p>
        </w:tc>
        <w:tc>
          <w:tcPr>
            <w:tcW w:w="3727" w:type="dxa"/>
          </w:tcPr>
          <w:p w14:paraId="04B09EDE" w14:textId="2809433F" w:rsidR="00466B6B" w:rsidRPr="00542737" w:rsidRDefault="0097567B" w:rsidP="00466B6B">
            <w:pPr>
              <w:pStyle w:val="BodyText"/>
              <w:ind w:left="0"/>
              <w:rPr>
                <w:rFonts w:cs="Arial"/>
                <w:color w:val="D55C17" w:themeColor="accent5"/>
              </w:rPr>
            </w:pPr>
            <w:r w:rsidRPr="00542737">
              <w:rPr>
                <w:rFonts w:cs="Arial"/>
                <w:color w:val="D55C17" w:themeColor="accent5"/>
              </w:rPr>
              <w:t>&lt;Enter 2 digit</w:t>
            </w:r>
            <w:r w:rsidR="00E703F3" w:rsidRPr="00542737">
              <w:rPr>
                <w:rFonts w:cs="Arial"/>
                <w:color w:val="D55C17" w:themeColor="accent5"/>
              </w:rPr>
              <w:t xml:space="preserve"> code&gt;</w:t>
            </w:r>
          </w:p>
        </w:tc>
        <w:tc>
          <w:tcPr>
            <w:tcW w:w="3727" w:type="dxa"/>
          </w:tcPr>
          <w:p w14:paraId="7439A812" w14:textId="06659A03" w:rsidR="00466B6B" w:rsidRPr="00542737" w:rsidRDefault="00E703F3" w:rsidP="00466B6B">
            <w:pPr>
              <w:pStyle w:val="BodyText"/>
              <w:ind w:left="0"/>
              <w:rPr>
                <w:rFonts w:cs="Arial"/>
                <w:color w:val="D55C17" w:themeColor="accent5"/>
              </w:rPr>
            </w:pPr>
            <w:r w:rsidRPr="00542737">
              <w:rPr>
                <w:rFonts w:cs="Arial"/>
                <w:color w:val="D55C17" w:themeColor="accent5"/>
              </w:rPr>
              <w:t>&lt;Enter model identifier&gt;</w:t>
            </w:r>
          </w:p>
        </w:tc>
      </w:tr>
      <w:tr w:rsidR="00466B6B" w:rsidRPr="00542737" w14:paraId="5CD6541C" w14:textId="77777777" w:rsidTr="008E6FFB">
        <w:trPr>
          <w:cnfStyle w:val="000000010000" w:firstRow="0" w:lastRow="0" w:firstColumn="0" w:lastColumn="0" w:oddVBand="0" w:evenVBand="0" w:oddHBand="0" w:evenHBand="1" w:firstRowFirstColumn="0" w:firstRowLastColumn="0" w:lastRowFirstColumn="0" w:lastRowLastColumn="0"/>
        </w:trPr>
        <w:tc>
          <w:tcPr>
            <w:tcW w:w="1616" w:type="dxa"/>
            <w:tcBorders>
              <w:bottom w:val="none" w:sz="0" w:space="0" w:color="auto"/>
            </w:tcBorders>
          </w:tcPr>
          <w:p w14:paraId="6F4EA42D" w14:textId="2E173744" w:rsidR="00466B6B" w:rsidRPr="00542737" w:rsidRDefault="00572B90" w:rsidP="00466B6B">
            <w:pPr>
              <w:pStyle w:val="BodyText"/>
              <w:ind w:left="0"/>
              <w:rPr>
                <w:rFonts w:cs="Arial"/>
                <w:color w:val="D55C17" w:themeColor="accent5"/>
              </w:rPr>
            </w:pPr>
            <w:r w:rsidRPr="00542737">
              <w:rPr>
                <w:rFonts w:cs="Arial"/>
                <w:color w:val="D55C17" w:themeColor="accent5"/>
              </w:rPr>
              <w:t>TBC</w:t>
            </w:r>
            <w:r w:rsidR="00466B6B" w:rsidRPr="00542737">
              <w:rPr>
                <w:rFonts w:cs="Arial"/>
                <w:color w:val="D55C17" w:themeColor="accent5"/>
              </w:rPr>
              <w:t xml:space="preserve"> </w:t>
            </w:r>
          </w:p>
        </w:tc>
        <w:tc>
          <w:tcPr>
            <w:tcW w:w="3727" w:type="dxa"/>
            <w:tcBorders>
              <w:bottom w:val="none" w:sz="0" w:space="0" w:color="auto"/>
            </w:tcBorders>
          </w:tcPr>
          <w:p w14:paraId="129270DC" w14:textId="77777777" w:rsidR="00466B6B" w:rsidRPr="00542737" w:rsidRDefault="00466B6B" w:rsidP="00466B6B">
            <w:pPr>
              <w:pStyle w:val="BodyText"/>
              <w:ind w:left="0"/>
              <w:rPr>
                <w:rFonts w:cs="Arial"/>
                <w:color w:val="D55C17" w:themeColor="accent5"/>
              </w:rPr>
            </w:pPr>
          </w:p>
        </w:tc>
        <w:tc>
          <w:tcPr>
            <w:tcW w:w="3727" w:type="dxa"/>
            <w:tcBorders>
              <w:bottom w:val="none" w:sz="0" w:space="0" w:color="auto"/>
            </w:tcBorders>
          </w:tcPr>
          <w:p w14:paraId="36FD56E6" w14:textId="3F5A9EFF" w:rsidR="00466B6B" w:rsidRPr="00542737" w:rsidRDefault="00466B6B" w:rsidP="00466B6B">
            <w:pPr>
              <w:pStyle w:val="BodyText"/>
              <w:ind w:left="0"/>
              <w:rPr>
                <w:rFonts w:cs="Arial"/>
                <w:color w:val="D55C17" w:themeColor="accent5"/>
              </w:rPr>
            </w:pPr>
          </w:p>
        </w:tc>
      </w:tr>
      <w:tr w:rsidR="00466B6B" w:rsidRPr="00542737" w14:paraId="47FD73E1" w14:textId="77777777" w:rsidTr="008E6FFB">
        <w:trPr>
          <w:cnfStyle w:val="000000100000" w:firstRow="0" w:lastRow="0" w:firstColumn="0" w:lastColumn="0" w:oddVBand="0" w:evenVBand="0" w:oddHBand="1" w:evenHBand="0" w:firstRowFirstColumn="0" w:firstRowLastColumn="0" w:lastRowFirstColumn="0" w:lastRowLastColumn="0"/>
        </w:trPr>
        <w:tc>
          <w:tcPr>
            <w:tcW w:w="1616" w:type="dxa"/>
            <w:tcBorders>
              <w:bottom w:val="single" w:sz="18" w:space="0" w:color="404040" w:themeColor="text1" w:themeTint="BF"/>
            </w:tcBorders>
          </w:tcPr>
          <w:p w14:paraId="25659602" w14:textId="7836A9CD" w:rsidR="00466B6B" w:rsidRPr="00542737" w:rsidRDefault="00572B90" w:rsidP="00466B6B">
            <w:pPr>
              <w:pStyle w:val="BodyText"/>
              <w:ind w:left="0"/>
              <w:rPr>
                <w:rFonts w:cs="Arial"/>
                <w:color w:val="D55C17" w:themeColor="accent5"/>
              </w:rPr>
            </w:pPr>
            <w:r w:rsidRPr="00542737">
              <w:rPr>
                <w:rFonts w:cs="Arial"/>
                <w:color w:val="D55C17" w:themeColor="accent5"/>
              </w:rPr>
              <w:t>TBC</w:t>
            </w:r>
            <w:r w:rsidR="00466B6B" w:rsidRPr="00542737">
              <w:rPr>
                <w:rFonts w:cs="Arial"/>
                <w:color w:val="D55C17" w:themeColor="accent5"/>
              </w:rPr>
              <w:t xml:space="preserve"> </w:t>
            </w:r>
          </w:p>
        </w:tc>
        <w:tc>
          <w:tcPr>
            <w:tcW w:w="3727" w:type="dxa"/>
            <w:tcBorders>
              <w:bottom w:val="single" w:sz="18" w:space="0" w:color="404040" w:themeColor="text1" w:themeTint="BF"/>
            </w:tcBorders>
          </w:tcPr>
          <w:p w14:paraId="4D5B3705" w14:textId="77777777" w:rsidR="00466B6B" w:rsidRPr="00542737" w:rsidRDefault="00466B6B" w:rsidP="00466B6B">
            <w:pPr>
              <w:pStyle w:val="BodyText"/>
              <w:ind w:left="0"/>
              <w:rPr>
                <w:rFonts w:cs="Arial"/>
                <w:color w:val="D55C17" w:themeColor="accent5"/>
              </w:rPr>
            </w:pPr>
          </w:p>
        </w:tc>
        <w:tc>
          <w:tcPr>
            <w:tcW w:w="3727" w:type="dxa"/>
            <w:tcBorders>
              <w:bottom w:val="single" w:sz="18" w:space="0" w:color="404040" w:themeColor="text1" w:themeTint="BF"/>
            </w:tcBorders>
          </w:tcPr>
          <w:p w14:paraId="45388A6A" w14:textId="0855599B" w:rsidR="00466B6B" w:rsidRPr="00542737" w:rsidRDefault="00466B6B" w:rsidP="00466B6B">
            <w:pPr>
              <w:pStyle w:val="BodyText"/>
              <w:ind w:left="0"/>
              <w:rPr>
                <w:rFonts w:cs="Arial"/>
                <w:color w:val="D55C17" w:themeColor="accent5"/>
              </w:rPr>
            </w:pPr>
          </w:p>
        </w:tc>
      </w:tr>
    </w:tbl>
    <w:p w14:paraId="6B38481D" w14:textId="0AB97861" w:rsidR="00D71BAA" w:rsidRPr="00542737" w:rsidRDefault="008E6FFB" w:rsidP="001121B8">
      <w:pPr>
        <w:pStyle w:val="BodyText"/>
        <w:rPr>
          <w:rFonts w:cs="Arial"/>
        </w:rPr>
      </w:pPr>
      <w:r w:rsidRPr="00542737">
        <w:t xml:space="preserve">Table </w:t>
      </w:r>
      <w:fldSimple w:instr=" SEQ Table \* ARABIC ">
        <w:r w:rsidR="00542737">
          <w:rPr>
            <w:noProof/>
          </w:rPr>
          <w:t>27</w:t>
        </w:r>
      </w:fldSimple>
      <w:r w:rsidRPr="00542737">
        <w:t>: Information breakdown strategy</w:t>
      </w:r>
    </w:p>
    <w:p w14:paraId="2264AAEC" w14:textId="73F668FD" w:rsidR="00D71BAA" w:rsidRPr="00542737" w:rsidRDefault="00D71BAA" w:rsidP="001121B8">
      <w:pPr>
        <w:pStyle w:val="BodyText"/>
        <w:rPr>
          <w:rFonts w:cs="Arial"/>
        </w:rPr>
      </w:pPr>
      <w:r w:rsidRPr="00542737">
        <w:rPr>
          <w:rFonts w:cs="Arial"/>
        </w:rPr>
        <w:t>Note: Individual information models must not exceed 250mb</w:t>
      </w:r>
      <w:r w:rsidR="00B74ED0" w:rsidRPr="00542737">
        <w:rPr>
          <w:rFonts w:cs="Arial"/>
        </w:rPr>
        <w:t xml:space="preserve"> </w:t>
      </w:r>
      <w:r w:rsidR="00D6107E" w:rsidRPr="00542737">
        <w:rPr>
          <w:rFonts w:cs="Arial"/>
        </w:rPr>
        <w:t xml:space="preserve">to </w:t>
      </w:r>
      <w:r w:rsidR="00B74ED0" w:rsidRPr="00542737">
        <w:rPr>
          <w:rFonts w:cs="Arial"/>
        </w:rPr>
        <w:t>ensure that file sizes are practical for upload and download with the specified IT infrastructure</w:t>
      </w:r>
      <w:r w:rsidRPr="00542737">
        <w:rPr>
          <w:rFonts w:cs="Arial"/>
        </w:rPr>
        <w:t>. Where a task team’s information model is at risk of exceeding this</w:t>
      </w:r>
      <w:r w:rsidR="008E6FFB" w:rsidRPr="00542737">
        <w:rPr>
          <w:rFonts w:cs="Arial"/>
        </w:rPr>
        <w:t xml:space="preserve"> limit</w:t>
      </w:r>
      <w:r w:rsidRPr="00542737">
        <w:rPr>
          <w:rFonts w:cs="Arial"/>
        </w:rPr>
        <w:t xml:space="preserve"> they shall notify </w:t>
      </w:r>
      <w:r w:rsidR="003C301A" w:rsidRPr="00542737">
        <w:rPr>
          <w:rFonts w:cs="Arial"/>
          <w:bCs/>
        </w:rPr>
        <w:t>the</w:t>
      </w:r>
      <w:r w:rsidR="003C301A" w:rsidRPr="00542737">
        <w:rPr>
          <w:rFonts w:cs="Arial"/>
          <w:b/>
        </w:rPr>
        <w:t xml:space="preserve"> </w:t>
      </w:r>
      <w:r w:rsidR="003C301A" w:rsidRPr="00542737">
        <w:t>Appointed Party CDE Information Manager, Appointing Party Information Manager and Appointing Party</w:t>
      </w:r>
      <w:r w:rsidR="003C301A" w:rsidRPr="00542737">
        <w:rPr>
          <w:rFonts w:cs="Arial"/>
          <w:bCs/>
        </w:rPr>
        <w:t xml:space="preserve"> a</w:t>
      </w:r>
      <w:r w:rsidR="00B74ED0" w:rsidRPr="00542737">
        <w:rPr>
          <w:rFonts w:cs="Arial"/>
        </w:rPr>
        <w:t xml:space="preserve">nd respond with any mitigating actions deemed necessary. </w:t>
      </w:r>
    </w:p>
    <w:p w14:paraId="77DE4434" w14:textId="324F2D10" w:rsidR="009E7A21" w:rsidRPr="00542737" w:rsidRDefault="00384B6B" w:rsidP="00B941A2">
      <w:pPr>
        <w:pStyle w:val="Heading2"/>
      </w:pPr>
      <w:bookmarkStart w:id="1621" w:name="_Toc70607090"/>
      <w:r w:rsidRPr="00542737">
        <w:t>Federation process</w:t>
      </w:r>
      <w:bookmarkEnd w:id="1621"/>
    </w:p>
    <w:p w14:paraId="129FA37A" w14:textId="263FD08E" w:rsidR="00384B6B" w:rsidRPr="00542737" w:rsidRDefault="003C301A" w:rsidP="00384B6B">
      <w:pPr>
        <w:pStyle w:val="BodyText"/>
        <w:rPr>
          <w:rFonts w:cs="Arial"/>
        </w:rPr>
      </w:pPr>
      <w:r w:rsidRPr="00542737">
        <w:rPr>
          <w:rFonts w:cs="Arial"/>
        </w:rPr>
        <w:t xml:space="preserve">The Design Lead Appointed Party is responsible for accessing information provided by all task teams and federating their 3D information models into a single multidisciplinary information model. </w:t>
      </w:r>
      <w:r w:rsidR="00384B6B" w:rsidRPr="00542737">
        <w:rPr>
          <w:rFonts w:cs="Arial"/>
        </w:rPr>
        <w:t>Upon their appointment the Construction Lead will acquire this responsibility.</w:t>
      </w:r>
      <w:r w:rsidRPr="00542737">
        <w:rPr>
          <w:rFonts w:cs="Arial"/>
        </w:rPr>
        <w:t xml:space="preserve"> </w:t>
      </w:r>
      <w:r w:rsidRPr="00542737">
        <w:t xml:space="preserve">As a minimum requirement, the federated model will be updated </w:t>
      </w:r>
      <w:r w:rsidRPr="00542737">
        <w:rPr>
          <w:b/>
          <w:color w:val="D55C17" w:themeColor="accent5"/>
        </w:rPr>
        <w:t>monthly</w:t>
      </w:r>
      <w:r w:rsidRPr="00542737">
        <w:rPr>
          <w:color w:val="D55C17" w:themeColor="accent5"/>
        </w:rPr>
        <w:t xml:space="preserve"> </w:t>
      </w:r>
      <w:r w:rsidRPr="00542737">
        <w:t xml:space="preserve">and issued onto the CDE throughout the project duration unless explicitly agreed with the </w:t>
      </w:r>
      <w:commentRangeStart w:id="1622"/>
      <w:del w:id="1623" w:author="Niall Murphy" w:date="2021-04-27T12:12:00Z">
        <w:r w:rsidRPr="00542737" w:rsidDel="002B106A">
          <w:delText xml:space="preserve">BIM </w:delText>
        </w:r>
      </w:del>
      <w:ins w:id="1624" w:author="Niall Murphy" w:date="2021-04-27T12:12:00Z">
        <w:r w:rsidR="002B106A" w:rsidRPr="00542737">
          <w:t>Lead Appointed Party</w:t>
        </w:r>
      </w:ins>
      <w:del w:id="1625" w:author="Niall Murphy" w:date="2021-04-27T12:13:00Z">
        <w:r w:rsidRPr="00542737" w:rsidDel="002B106A">
          <w:delText>Leader</w:delText>
        </w:r>
        <w:commentRangeEnd w:id="1622"/>
        <w:r w:rsidR="00F30628" w:rsidRPr="00542737" w:rsidDel="002B106A">
          <w:rPr>
            <w:rStyle w:val="CommentReference"/>
            <w:rFonts w:ascii="Verdana" w:hAnsi="Verdana"/>
          </w:rPr>
          <w:commentReference w:id="1622"/>
        </w:r>
      </w:del>
      <w:r w:rsidRPr="00542737">
        <w:t>.</w:t>
      </w:r>
    </w:p>
    <w:p w14:paraId="451EFFD4" w14:textId="3AF59A33" w:rsidR="00384B6B" w:rsidRPr="00542737" w:rsidRDefault="00384B6B" w:rsidP="00384B6B">
      <w:pPr>
        <w:pStyle w:val="BodyText"/>
        <w:rPr>
          <w:rFonts w:cs="Arial"/>
        </w:rPr>
      </w:pPr>
      <w:r w:rsidRPr="00542737">
        <w:rPr>
          <w:rFonts w:cs="Arial"/>
        </w:rPr>
        <w:t>The federation process will be as follows;</w:t>
      </w:r>
    </w:p>
    <w:p w14:paraId="28C691FA" w14:textId="217C6090" w:rsidR="00384B6B" w:rsidRPr="00542737" w:rsidRDefault="00384B6B" w:rsidP="007A05F8">
      <w:pPr>
        <w:pStyle w:val="ListBullet"/>
        <w:ind w:left="1134"/>
      </w:pPr>
      <w:r w:rsidRPr="00542737">
        <w:t>The responsible party will create a federate model using the exchange format information models uploaded to the CDE</w:t>
      </w:r>
      <w:r w:rsidR="003C301A" w:rsidRPr="00542737">
        <w:t xml:space="preserve"> </w:t>
      </w:r>
    </w:p>
    <w:p w14:paraId="4AF673F4" w14:textId="60012417" w:rsidR="00B023E2" w:rsidRPr="00542737" w:rsidRDefault="00B023E2" w:rsidP="007A05F8">
      <w:pPr>
        <w:pStyle w:val="ListBullet"/>
        <w:ind w:left="1134"/>
      </w:pPr>
      <w:r w:rsidRPr="00542737">
        <w:t>The federated model will be created using the software outlined in</w:t>
      </w:r>
      <w:r w:rsidR="007A05F8" w:rsidRPr="00542737">
        <w:rPr>
          <w:b/>
          <w:color w:val="D55C17" w:themeColor="accent5"/>
        </w:rPr>
        <w:t xml:space="preserve"> </w:t>
      </w:r>
      <w:r w:rsidR="007A05F8" w:rsidRPr="00542737">
        <w:rPr>
          <w:b/>
        </w:rPr>
        <w:t xml:space="preserve">section </w:t>
      </w:r>
      <w:r w:rsidR="00E75121" w:rsidRPr="00542737">
        <w:rPr>
          <w:b/>
        </w:rPr>
        <w:fldChar w:fldCharType="begin"/>
      </w:r>
      <w:r w:rsidR="00E75121" w:rsidRPr="00542737">
        <w:rPr>
          <w:b/>
        </w:rPr>
        <w:instrText xml:space="preserve"> REF _Ref70345943 \r \h  \* MERGEFORMAT </w:instrText>
      </w:r>
      <w:r w:rsidR="00E75121" w:rsidRPr="00542737">
        <w:rPr>
          <w:b/>
        </w:rPr>
      </w:r>
      <w:r w:rsidR="00E75121" w:rsidRPr="00542737">
        <w:rPr>
          <w:b/>
        </w:rPr>
        <w:fldChar w:fldCharType="separate"/>
      </w:r>
      <w:r w:rsidR="00542737">
        <w:rPr>
          <w:b/>
        </w:rPr>
        <w:t>10.1</w:t>
      </w:r>
      <w:r w:rsidR="00E75121" w:rsidRPr="00542737">
        <w:rPr>
          <w:b/>
        </w:rPr>
        <w:fldChar w:fldCharType="end"/>
      </w:r>
      <w:r w:rsidR="00E75121" w:rsidRPr="00542737">
        <w:rPr>
          <w:b/>
        </w:rPr>
        <w:t xml:space="preserve"> </w:t>
      </w:r>
      <w:r w:rsidRPr="00542737">
        <w:t>with the resultant file published to the CDE.</w:t>
      </w:r>
    </w:p>
    <w:p w14:paraId="01900A52" w14:textId="548E05DD" w:rsidR="00384B6B" w:rsidRPr="00542737" w:rsidRDefault="00384B6B" w:rsidP="003B6DB3">
      <w:pPr>
        <w:pStyle w:val="ListBullet"/>
      </w:pPr>
      <w:r w:rsidRPr="00542737">
        <w:br w:type="page"/>
      </w:r>
    </w:p>
    <w:p w14:paraId="02E2C6F7" w14:textId="53D452E3" w:rsidR="00E60305" w:rsidRPr="00542737" w:rsidRDefault="00BE193D" w:rsidP="00B941A2">
      <w:pPr>
        <w:pStyle w:val="Heading1"/>
      </w:pPr>
      <w:bookmarkStart w:id="1626" w:name="_Toc70607091"/>
      <w:r w:rsidRPr="00542737">
        <w:lastRenderedPageBreak/>
        <w:t>SOFTWARE, HARDWARE AND IT INFRASTRUCTURE</w:t>
      </w:r>
      <w:bookmarkEnd w:id="1626"/>
    </w:p>
    <w:p w14:paraId="777783FA" w14:textId="77777777" w:rsidR="00610E10" w:rsidRPr="00542737" w:rsidRDefault="00610E10" w:rsidP="00B941A2">
      <w:pPr>
        <w:pStyle w:val="Heading2"/>
      </w:pPr>
      <w:bookmarkStart w:id="1627" w:name="_Ref70345943"/>
      <w:bookmarkStart w:id="1628" w:name="_Toc70607092"/>
      <w:r w:rsidRPr="00542737">
        <w:t>Software</w:t>
      </w:r>
      <w:bookmarkEnd w:id="1627"/>
      <w:bookmarkEnd w:id="1628"/>
    </w:p>
    <w:p w14:paraId="2FDE8D06" w14:textId="08B26363" w:rsidR="00D5038F" w:rsidRPr="00542737" w:rsidRDefault="00BB2B24" w:rsidP="00BB2B24">
      <w:pPr>
        <w:pStyle w:val="BodyText"/>
        <w:rPr>
          <w:rFonts w:cs="Arial"/>
        </w:rPr>
      </w:pPr>
      <w:r w:rsidRPr="00542737">
        <w:rPr>
          <w:rFonts w:cs="Arial"/>
        </w:rPr>
        <w:t xml:space="preserve">The agreed software, version and service pack for each discipline are as defined below. </w:t>
      </w:r>
      <w:r w:rsidR="000F42D3" w:rsidRPr="00542737">
        <w:rPr>
          <w:rFonts w:eastAsia="Verdana" w:cs="Arial"/>
          <w:color w:val="5E6970"/>
        </w:rPr>
        <w:t>Only software identified below shall be used to author, coordinate and validate information models</w:t>
      </w:r>
      <w:r w:rsidR="00843D9C" w:rsidRPr="00542737">
        <w:rPr>
          <w:rFonts w:eastAsia="Verdana" w:cs="Arial"/>
          <w:color w:val="5E6970"/>
        </w:rPr>
        <w:t xml:space="preserve">. </w:t>
      </w:r>
      <w:r w:rsidR="00843D9C" w:rsidRPr="00542737">
        <w:rPr>
          <w:rFonts w:cs="Arial"/>
        </w:rPr>
        <w:t>Any update is to be explicitly agreed by the Appointing Party and Appointing Party Information Manager.</w:t>
      </w:r>
      <w:r w:rsidR="00D5038F" w:rsidRPr="00542737">
        <w:rPr>
          <w:rFonts w:cs="Arial"/>
        </w:rPr>
        <w:t xml:space="preserve"> </w:t>
      </w:r>
    </w:p>
    <w:tbl>
      <w:tblPr>
        <w:tblStyle w:val="TurnTown"/>
        <w:tblW w:w="9070" w:type="dxa"/>
        <w:tblInd w:w="794" w:type="dxa"/>
        <w:tblLayout w:type="fixed"/>
        <w:tblLook w:val="04A0" w:firstRow="1" w:lastRow="0" w:firstColumn="1" w:lastColumn="0" w:noHBand="0" w:noVBand="1"/>
      </w:tblPr>
      <w:tblGrid>
        <w:gridCol w:w="3024"/>
        <w:gridCol w:w="3023"/>
        <w:gridCol w:w="3023"/>
      </w:tblGrid>
      <w:tr w:rsidR="00610E10" w:rsidRPr="00542737" w14:paraId="2A022932" w14:textId="77777777" w:rsidTr="00610E10">
        <w:trPr>
          <w:cnfStyle w:val="100000000000" w:firstRow="1" w:lastRow="0" w:firstColumn="0" w:lastColumn="0" w:oddVBand="0" w:evenVBand="0" w:oddHBand="0" w:evenHBand="0" w:firstRowFirstColumn="0" w:firstRowLastColumn="0" w:lastRowFirstColumn="0" w:lastRowLastColumn="0"/>
        </w:trPr>
        <w:tc>
          <w:tcPr>
            <w:tcW w:w="3024" w:type="dxa"/>
            <w:vAlign w:val="center"/>
          </w:tcPr>
          <w:p w14:paraId="57CAA383" w14:textId="2EAB4ABB" w:rsidR="00610E10" w:rsidRPr="00542737" w:rsidRDefault="00610E10" w:rsidP="007B3B19">
            <w:pPr>
              <w:pStyle w:val="BodyText"/>
              <w:spacing w:after="0"/>
              <w:ind w:left="0"/>
              <w:rPr>
                <w:rFonts w:cs="Arial"/>
                <w:b w:val="0"/>
                <w:color w:val="FFFFFF"/>
              </w:rPr>
            </w:pPr>
            <w:commentRangeStart w:id="1629"/>
            <w:r w:rsidRPr="00542737">
              <w:rPr>
                <w:rFonts w:cs="Arial"/>
                <w:b w:val="0"/>
                <w:color w:val="FFFFFF"/>
              </w:rPr>
              <w:t>Discipline</w:t>
            </w:r>
            <w:r w:rsidR="000F42D3" w:rsidRPr="00542737">
              <w:rPr>
                <w:rFonts w:cs="Arial"/>
                <w:b w:val="0"/>
                <w:color w:val="FFFFFF"/>
              </w:rPr>
              <w:t xml:space="preserve"> / Organisation</w:t>
            </w:r>
          </w:p>
        </w:tc>
        <w:tc>
          <w:tcPr>
            <w:tcW w:w="3023" w:type="dxa"/>
            <w:vAlign w:val="center"/>
          </w:tcPr>
          <w:p w14:paraId="13EFB534" w14:textId="5A481A15" w:rsidR="00610E10" w:rsidRPr="00542737" w:rsidRDefault="000F42D3" w:rsidP="007B3B19">
            <w:pPr>
              <w:pStyle w:val="BodyText"/>
              <w:spacing w:after="0"/>
              <w:ind w:left="0"/>
              <w:rPr>
                <w:rFonts w:cs="Arial"/>
                <w:b w:val="0"/>
                <w:color w:val="FFFFFF"/>
              </w:rPr>
            </w:pPr>
            <w:r w:rsidRPr="00542737">
              <w:rPr>
                <w:rFonts w:cs="Arial"/>
                <w:b w:val="0"/>
                <w:color w:val="FFFFFF"/>
              </w:rPr>
              <w:t>Software &amp; Version</w:t>
            </w:r>
          </w:p>
        </w:tc>
        <w:tc>
          <w:tcPr>
            <w:tcW w:w="3023" w:type="dxa"/>
            <w:vAlign w:val="center"/>
          </w:tcPr>
          <w:p w14:paraId="6E0752D8" w14:textId="7D5E5B1B" w:rsidR="00610E10" w:rsidRPr="00542737" w:rsidRDefault="00610E10" w:rsidP="007B3B19">
            <w:pPr>
              <w:pStyle w:val="BodyText"/>
              <w:spacing w:after="0"/>
              <w:ind w:left="0"/>
              <w:rPr>
                <w:rFonts w:cs="Arial"/>
                <w:b w:val="0"/>
                <w:color w:val="FFFFFF"/>
              </w:rPr>
            </w:pPr>
            <w:r w:rsidRPr="00542737">
              <w:rPr>
                <w:rFonts w:cs="Arial"/>
                <w:b w:val="0"/>
                <w:color w:val="FFFFFF"/>
              </w:rPr>
              <w:t>Service Pack</w:t>
            </w:r>
            <w:commentRangeEnd w:id="1629"/>
            <w:r w:rsidR="00843D9C" w:rsidRPr="00542737">
              <w:rPr>
                <w:rStyle w:val="CommentReference"/>
                <w:rFonts w:ascii="Verdana" w:eastAsiaTheme="minorHAnsi" w:hAnsi="Verdana" w:cstheme="minorBidi"/>
                <w:b w:val="0"/>
                <w:lang w:eastAsia="en-US"/>
              </w:rPr>
              <w:commentReference w:id="1629"/>
            </w:r>
          </w:p>
        </w:tc>
      </w:tr>
      <w:tr w:rsidR="000F42D3" w:rsidRPr="00542737" w14:paraId="76FCCD4A" w14:textId="77777777" w:rsidTr="00860689">
        <w:trPr>
          <w:cnfStyle w:val="000000100000" w:firstRow="0" w:lastRow="0" w:firstColumn="0" w:lastColumn="0" w:oddVBand="0" w:evenVBand="0" w:oddHBand="1" w:evenHBand="0" w:firstRowFirstColumn="0" w:firstRowLastColumn="0" w:lastRowFirstColumn="0" w:lastRowLastColumn="0"/>
        </w:trPr>
        <w:tc>
          <w:tcPr>
            <w:tcW w:w="3024" w:type="dxa"/>
            <w:shd w:val="clear" w:color="auto" w:fill="7F7F7F" w:themeFill="text1" w:themeFillTint="80"/>
            <w:vAlign w:val="center"/>
          </w:tcPr>
          <w:p w14:paraId="1E7F0B5D" w14:textId="37FE37B1" w:rsidR="000F42D3" w:rsidRPr="00542737" w:rsidRDefault="000F42D3" w:rsidP="007B3B19">
            <w:pPr>
              <w:pStyle w:val="BodyText"/>
              <w:spacing w:after="0"/>
              <w:ind w:left="0"/>
              <w:rPr>
                <w:rFonts w:cs="Arial"/>
                <w:bCs/>
                <w:color w:val="FFFFFF" w:themeColor="background1"/>
              </w:rPr>
            </w:pPr>
            <w:r w:rsidRPr="00542737">
              <w:rPr>
                <w:rFonts w:cs="Arial"/>
                <w:bCs/>
                <w:color w:val="FFFFFF" w:themeColor="background1"/>
              </w:rPr>
              <w:t>Information Container Management</w:t>
            </w:r>
          </w:p>
        </w:tc>
        <w:tc>
          <w:tcPr>
            <w:tcW w:w="3023" w:type="dxa"/>
            <w:shd w:val="clear" w:color="auto" w:fill="7F7F7F" w:themeFill="text1" w:themeFillTint="80"/>
            <w:vAlign w:val="center"/>
          </w:tcPr>
          <w:p w14:paraId="0AE3BFDC" w14:textId="77777777" w:rsidR="000F42D3" w:rsidRPr="00542737" w:rsidRDefault="000F42D3" w:rsidP="007B3B19">
            <w:pPr>
              <w:pStyle w:val="BodyText"/>
              <w:spacing w:after="0"/>
              <w:ind w:left="0"/>
              <w:rPr>
                <w:rFonts w:cs="Arial"/>
                <w:b/>
                <w:color w:val="FFFFFF" w:themeColor="background1"/>
              </w:rPr>
            </w:pPr>
          </w:p>
        </w:tc>
        <w:tc>
          <w:tcPr>
            <w:tcW w:w="3023" w:type="dxa"/>
            <w:shd w:val="clear" w:color="auto" w:fill="7F7F7F" w:themeFill="text1" w:themeFillTint="80"/>
            <w:vAlign w:val="center"/>
          </w:tcPr>
          <w:p w14:paraId="5E4422ED" w14:textId="77777777" w:rsidR="000F42D3" w:rsidRPr="00542737" w:rsidRDefault="000F42D3" w:rsidP="007B3B19">
            <w:pPr>
              <w:pStyle w:val="BodyText"/>
              <w:spacing w:after="0"/>
              <w:ind w:left="0"/>
              <w:rPr>
                <w:rFonts w:cs="Arial"/>
                <w:b/>
                <w:color w:val="FFFFFF" w:themeColor="background1"/>
              </w:rPr>
            </w:pPr>
          </w:p>
        </w:tc>
      </w:tr>
      <w:tr w:rsidR="000F42D3" w:rsidRPr="00542737" w14:paraId="5E005752" w14:textId="77777777" w:rsidTr="00610E10">
        <w:trPr>
          <w:cnfStyle w:val="000000010000" w:firstRow="0" w:lastRow="0" w:firstColumn="0" w:lastColumn="0" w:oddVBand="0" w:evenVBand="0" w:oddHBand="0" w:evenHBand="1" w:firstRowFirstColumn="0" w:firstRowLastColumn="0" w:lastRowFirstColumn="0" w:lastRowLastColumn="0"/>
        </w:trPr>
        <w:tc>
          <w:tcPr>
            <w:tcW w:w="3024" w:type="dxa"/>
            <w:vAlign w:val="center"/>
          </w:tcPr>
          <w:p w14:paraId="729C2ED1" w14:textId="027DDBDA" w:rsidR="000F42D3" w:rsidRPr="00542737" w:rsidRDefault="008E6FFB" w:rsidP="007B3B19">
            <w:pPr>
              <w:pStyle w:val="BodyText"/>
              <w:spacing w:after="0"/>
              <w:ind w:left="0"/>
              <w:rPr>
                <w:rFonts w:cs="Arial"/>
                <w:bCs/>
              </w:rPr>
            </w:pPr>
            <w:r w:rsidRPr="00542737">
              <w:rPr>
                <w:rFonts w:cs="Arial"/>
                <w:bCs/>
              </w:rPr>
              <w:t>All</w:t>
            </w:r>
          </w:p>
        </w:tc>
        <w:tc>
          <w:tcPr>
            <w:tcW w:w="3023" w:type="dxa"/>
            <w:vAlign w:val="center"/>
          </w:tcPr>
          <w:p w14:paraId="6CBCEE47" w14:textId="18B9E935" w:rsidR="000F42D3" w:rsidRPr="00542737" w:rsidRDefault="008E6FFB" w:rsidP="007B3B19">
            <w:pPr>
              <w:pStyle w:val="BodyText"/>
              <w:spacing w:after="0"/>
              <w:ind w:left="0"/>
              <w:rPr>
                <w:rFonts w:cs="Arial"/>
                <w:bCs/>
              </w:rPr>
            </w:pPr>
            <w:r w:rsidRPr="00542737">
              <w:rPr>
                <w:rFonts w:cs="Arial"/>
                <w:bCs/>
              </w:rPr>
              <w:t>BIM 360</w:t>
            </w:r>
          </w:p>
        </w:tc>
        <w:tc>
          <w:tcPr>
            <w:tcW w:w="3023" w:type="dxa"/>
            <w:vAlign w:val="center"/>
          </w:tcPr>
          <w:p w14:paraId="270DF86E" w14:textId="2F3461C8" w:rsidR="000F42D3" w:rsidRPr="00542737" w:rsidRDefault="008E6FFB" w:rsidP="007B3B19">
            <w:pPr>
              <w:pStyle w:val="BodyText"/>
              <w:spacing w:after="0"/>
              <w:ind w:left="0"/>
              <w:rPr>
                <w:rFonts w:cs="Arial"/>
                <w:bCs/>
              </w:rPr>
            </w:pPr>
            <w:r w:rsidRPr="00542737">
              <w:rPr>
                <w:rFonts w:cs="Arial"/>
                <w:bCs/>
              </w:rPr>
              <w:t>-</w:t>
            </w:r>
          </w:p>
        </w:tc>
      </w:tr>
      <w:tr w:rsidR="000F42D3" w:rsidRPr="00542737" w14:paraId="5B99333A" w14:textId="77777777" w:rsidTr="00860689">
        <w:trPr>
          <w:cnfStyle w:val="000000100000" w:firstRow="0" w:lastRow="0" w:firstColumn="0" w:lastColumn="0" w:oddVBand="0" w:evenVBand="0" w:oddHBand="1" w:evenHBand="0" w:firstRowFirstColumn="0" w:firstRowLastColumn="0" w:lastRowFirstColumn="0" w:lastRowLastColumn="0"/>
        </w:trPr>
        <w:tc>
          <w:tcPr>
            <w:tcW w:w="3024" w:type="dxa"/>
            <w:shd w:val="clear" w:color="auto" w:fill="7F7F7F" w:themeFill="text1" w:themeFillTint="80"/>
            <w:vAlign w:val="center"/>
          </w:tcPr>
          <w:p w14:paraId="4A54E620" w14:textId="11483B63" w:rsidR="000F42D3" w:rsidRPr="00542737" w:rsidRDefault="000F42D3" w:rsidP="007B3B19">
            <w:pPr>
              <w:pStyle w:val="BodyText"/>
              <w:spacing w:after="0"/>
              <w:ind w:left="0"/>
              <w:rPr>
                <w:rFonts w:cs="Arial"/>
                <w:color w:val="FFFFFF"/>
              </w:rPr>
            </w:pPr>
            <w:r w:rsidRPr="00542737">
              <w:rPr>
                <w:rFonts w:cs="Arial"/>
                <w:color w:val="FFFFFF"/>
              </w:rPr>
              <w:t>Design Authoring</w:t>
            </w:r>
          </w:p>
        </w:tc>
        <w:tc>
          <w:tcPr>
            <w:tcW w:w="3023" w:type="dxa"/>
            <w:shd w:val="clear" w:color="auto" w:fill="7F7F7F" w:themeFill="text1" w:themeFillTint="80"/>
            <w:vAlign w:val="center"/>
          </w:tcPr>
          <w:p w14:paraId="360D3018" w14:textId="77777777" w:rsidR="000F42D3" w:rsidRPr="00542737" w:rsidRDefault="000F42D3" w:rsidP="007B3B19">
            <w:pPr>
              <w:pStyle w:val="BodyText"/>
              <w:spacing w:after="0"/>
              <w:ind w:left="0"/>
              <w:rPr>
                <w:rFonts w:cs="Arial"/>
                <w:color w:val="FFFFFF"/>
              </w:rPr>
            </w:pPr>
          </w:p>
        </w:tc>
        <w:tc>
          <w:tcPr>
            <w:tcW w:w="3023" w:type="dxa"/>
            <w:shd w:val="clear" w:color="auto" w:fill="7F7F7F" w:themeFill="text1" w:themeFillTint="80"/>
            <w:vAlign w:val="center"/>
          </w:tcPr>
          <w:p w14:paraId="32FAD3B9" w14:textId="77777777" w:rsidR="000F42D3" w:rsidRPr="00542737" w:rsidRDefault="000F42D3" w:rsidP="007B3B19">
            <w:pPr>
              <w:pStyle w:val="BodyText"/>
              <w:spacing w:after="0"/>
              <w:ind w:left="0"/>
              <w:rPr>
                <w:rFonts w:cs="Arial"/>
                <w:color w:val="FFFFFF"/>
              </w:rPr>
            </w:pPr>
          </w:p>
        </w:tc>
      </w:tr>
      <w:tr w:rsidR="008E6FFB" w:rsidRPr="00542737" w14:paraId="0AF33B1D" w14:textId="77777777" w:rsidTr="00610E10">
        <w:trPr>
          <w:cnfStyle w:val="000000010000" w:firstRow="0" w:lastRow="0" w:firstColumn="0" w:lastColumn="0" w:oddVBand="0" w:evenVBand="0" w:oddHBand="0" w:evenHBand="1" w:firstRowFirstColumn="0" w:firstRowLastColumn="0" w:lastRowFirstColumn="0" w:lastRowLastColumn="0"/>
        </w:trPr>
        <w:tc>
          <w:tcPr>
            <w:tcW w:w="3024" w:type="dxa"/>
          </w:tcPr>
          <w:p w14:paraId="2FF33F67" w14:textId="41E788B9" w:rsidR="008E6FFB" w:rsidRPr="00542737" w:rsidRDefault="008E6FFB" w:rsidP="008E6FFB">
            <w:pPr>
              <w:pStyle w:val="BodyText"/>
              <w:spacing w:after="0"/>
              <w:ind w:left="0"/>
              <w:rPr>
                <w:rFonts w:cs="Arial"/>
              </w:rPr>
            </w:pPr>
            <w:r w:rsidRPr="00542737">
              <w:rPr>
                <w:rFonts w:cs="Arial"/>
              </w:rPr>
              <w:t>Design Delivery Team</w:t>
            </w:r>
          </w:p>
        </w:tc>
        <w:tc>
          <w:tcPr>
            <w:tcW w:w="3023" w:type="dxa"/>
          </w:tcPr>
          <w:p w14:paraId="21D41CE6" w14:textId="068AE5B8" w:rsidR="008E6FFB" w:rsidRPr="00542737" w:rsidRDefault="008E6FFB" w:rsidP="008E6FFB">
            <w:pPr>
              <w:pStyle w:val="BodyText"/>
              <w:spacing w:after="0"/>
              <w:ind w:left="0"/>
              <w:rPr>
                <w:rFonts w:cs="Arial"/>
              </w:rPr>
            </w:pPr>
            <w:r w:rsidRPr="00542737">
              <w:rPr>
                <w:rFonts w:cs="Arial"/>
              </w:rPr>
              <w:t>Autodesk Revit</w:t>
            </w:r>
            <w:r w:rsidR="00843D9C" w:rsidRPr="00542737">
              <w:rPr>
                <w:rFonts w:cs="Arial"/>
              </w:rPr>
              <w:t xml:space="preserve"> </w:t>
            </w:r>
            <w:r w:rsidR="00843D9C" w:rsidRPr="00542737">
              <w:rPr>
                <w:rFonts w:cs="Arial"/>
                <w:color w:val="D55C17" w:themeColor="accent5"/>
              </w:rPr>
              <w:t>YYYY</w:t>
            </w:r>
          </w:p>
        </w:tc>
        <w:tc>
          <w:tcPr>
            <w:tcW w:w="3023" w:type="dxa"/>
          </w:tcPr>
          <w:p w14:paraId="61656C29" w14:textId="6AEA6ACB" w:rsidR="008E6FFB" w:rsidRPr="00542737" w:rsidRDefault="008E6FFB" w:rsidP="008E6FFB">
            <w:pPr>
              <w:pStyle w:val="BodyText"/>
              <w:spacing w:after="0"/>
              <w:ind w:left="0"/>
              <w:rPr>
                <w:rFonts w:cs="Arial"/>
              </w:rPr>
            </w:pPr>
            <w:r w:rsidRPr="00542737">
              <w:rPr>
                <w:rFonts w:cs="Arial"/>
                <w:color w:val="D55C17" w:themeColor="accent5"/>
              </w:rPr>
              <w:t>TBC</w:t>
            </w:r>
          </w:p>
        </w:tc>
      </w:tr>
      <w:tr w:rsidR="008E6FFB" w:rsidRPr="00542737" w14:paraId="642D1B06" w14:textId="77777777" w:rsidTr="00610E10">
        <w:trPr>
          <w:cnfStyle w:val="000000100000" w:firstRow="0" w:lastRow="0" w:firstColumn="0" w:lastColumn="0" w:oddVBand="0" w:evenVBand="0" w:oddHBand="1" w:evenHBand="0" w:firstRowFirstColumn="0" w:firstRowLastColumn="0" w:lastRowFirstColumn="0" w:lastRowLastColumn="0"/>
        </w:trPr>
        <w:tc>
          <w:tcPr>
            <w:tcW w:w="3024" w:type="dxa"/>
          </w:tcPr>
          <w:p w14:paraId="302F6F53" w14:textId="6F645CC2" w:rsidR="008E6FFB" w:rsidRPr="00542737" w:rsidRDefault="00D257DE" w:rsidP="008E6FFB">
            <w:pPr>
              <w:pStyle w:val="BodyText"/>
              <w:spacing w:after="0"/>
              <w:ind w:left="0"/>
              <w:rPr>
                <w:rFonts w:cs="Arial"/>
              </w:rPr>
            </w:pPr>
            <w:r w:rsidRPr="00542737">
              <w:rPr>
                <w:rFonts w:cs="Arial"/>
                <w:color w:val="D55C17" w:themeColor="accent5"/>
              </w:rPr>
              <w:t>TBC</w:t>
            </w:r>
          </w:p>
        </w:tc>
        <w:tc>
          <w:tcPr>
            <w:tcW w:w="3023" w:type="dxa"/>
          </w:tcPr>
          <w:p w14:paraId="26CE87F0" w14:textId="15F2F880" w:rsidR="008E6FFB" w:rsidRPr="00542737" w:rsidRDefault="008E6FFB" w:rsidP="008E6FFB">
            <w:pPr>
              <w:pStyle w:val="BodyText"/>
              <w:spacing w:after="0"/>
              <w:ind w:left="0"/>
              <w:rPr>
                <w:rFonts w:cs="Arial"/>
              </w:rPr>
            </w:pPr>
            <w:r w:rsidRPr="00542737">
              <w:rPr>
                <w:rFonts w:cs="Arial"/>
                <w:color w:val="D55C17" w:themeColor="accent5"/>
              </w:rPr>
              <w:t>TBC</w:t>
            </w:r>
          </w:p>
        </w:tc>
        <w:tc>
          <w:tcPr>
            <w:tcW w:w="3023" w:type="dxa"/>
          </w:tcPr>
          <w:p w14:paraId="5C41D249" w14:textId="65C84F24" w:rsidR="008E6FFB" w:rsidRPr="00542737" w:rsidRDefault="008E6FFB" w:rsidP="008E6FFB">
            <w:pPr>
              <w:pStyle w:val="BodyText"/>
              <w:spacing w:after="0"/>
              <w:ind w:left="0"/>
              <w:rPr>
                <w:rFonts w:cs="Arial"/>
              </w:rPr>
            </w:pPr>
            <w:r w:rsidRPr="00542737">
              <w:rPr>
                <w:rFonts w:cs="Arial"/>
                <w:color w:val="D55C17" w:themeColor="accent5"/>
              </w:rPr>
              <w:t>TBC</w:t>
            </w:r>
          </w:p>
        </w:tc>
      </w:tr>
      <w:tr w:rsidR="008E6FFB" w:rsidRPr="00542737" w14:paraId="5D0A36DE" w14:textId="77777777" w:rsidTr="00610E10">
        <w:trPr>
          <w:cnfStyle w:val="000000010000" w:firstRow="0" w:lastRow="0" w:firstColumn="0" w:lastColumn="0" w:oddVBand="0" w:evenVBand="0" w:oddHBand="0" w:evenHBand="1" w:firstRowFirstColumn="0" w:firstRowLastColumn="0" w:lastRowFirstColumn="0" w:lastRowLastColumn="0"/>
        </w:trPr>
        <w:tc>
          <w:tcPr>
            <w:tcW w:w="3024" w:type="dxa"/>
          </w:tcPr>
          <w:p w14:paraId="4C22DDE5" w14:textId="52E7C6FC" w:rsidR="008E6FFB" w:rsidRPr="00542737" w:rsidRDefault="00D257DE" w:rsidP="008E6FFB">
            <w:pPr>
              <w:pStyle w:val="BodyText"/>
              <w:spacing w:after="0"/>
              <w:ind w:left="0"/>
              <w:rPr>
                <w:rFonts w:cs="Arial"/>
              </w:rPr>
            </w:pPr>
            <w:r w:rsidRPr="00542737">
              <w:rPr>
                <w:rFonts w:cs="Arial"/>
                <w:color w:val="D55C17" w:themeColor="accent5"/>
              </w:rPr>
              <w:t>TBC</w:t>
            </w:r>
          </w:p>
        </w:tc>
        <w:tc>
          <w:tcPr>
            <w:tcW w:w="3023" w:type="dxa"/>
          </w:tcPr>
          <w:p w14:paraId="70A77454" w14:textId="65750B51" w:rsidR="008E6FFB" w:rsidRPr="00542737" w:rsidRDefault="008E6FFB" w:rsidP="008E6FFB">
            <w:pPr>
              <w:pStyle w:val="BodyText"/>
              <w:spacing w:after="0"/>
              <w:ind w:left="0"/>
              <w:rPr>
                <w:rFonts w:cs="Arial"/>
                <w:color w:val="D55C17" w:themeColor="accent5"/>
              </w:rPr>
            </w:pPr>
            <w:r w:rsidRPr="00542737">
              <w:rPr>
                <w:rFonts w:cs="Arial"/>
                <w:color w:val="D55C17" w:themeColor="accent5"/>
              </w:rPr>
              <w:t>…</w:t>
            </w:r>
          </w:p>
        </w:tc>
        <w:tc>
          <w:tcPr>
            <w:tcW w:w="3023" w:type="dxa"/>
          </w:tcPr>
          <w:p w14:paraId="6326A80F" w14:textId="1E92853B" w:rsidR="008E6FFB" w:rsidRPr="00542737" w:rsidRDefault="008E6FFB" w:rsidP="008E6FFB">
            <w:pPr>
              <w:pStyle w:val="BodyText"/>
              <w:spacing w:after="0"/>
              <w:ind w:left="0"/>
              <w:rPr>
                <w:rFonts w:cs="Arial"/>
                <w:color w:val="D55C17" w:themeColor="accent5"/>
              </w:rPr>
            </w:pPr>
            <w:r w:rsidRPr="00542737">
              <w:rPr>
                <w:rFonts w:cs="Arial"/>
                <w:color w:val="D55C17" w:themeColor="accent5"/>
              </w:rPr>
              <w:t>…</w:t>
            </w:r>
          </w:p>
        </w:tc>
      </w:tr>
      <w:tr w:rsidR="008E6FFB" w:rsidRPr="00542737" w14:paraId="302B98B9" w14:textId="77777777" w:rsidTr="00860689">
        <w:trPr>
          <w:cnfStyle w:val="000000100000" w:firstRow="0" w:lastRow="0" w:firstColumn="0" w:lastColumn="0" w:oddVBand="0" w:evenVBand="0" w:oddHBand="1" w:evenHBand="0" w:firstRowFirstColumn="0" w:firstRowLastColumn="0" w:lastRowFirstColumn="0" w:lastRowLastColumn="0"/>
        </w:trPr>
        <w:tc>
          <w:tcPr>
            <w:tcW w:w="3024" w:type="dxa"/>
            <w:shd w:val="clear" w:color="auto" w:fill="7F7F7F" w:themeFill="text1" w:themeFillTint="80"/>
          </w:tcPr>
          <w:p w14:paraId="3355F10E" w14:textId="70961A8B" w:rsidR="008E6FFB" w:rsidRPr="00542737" w:rsidRDefault="008E6FFB" w:rsidP="008E6FFB">
            <w:pPr>
              <w:pStyle w:val="BodyText"/>
              <w:spacing w:after="0"/>
              <w:ind w:left="0"/>
              <w:rPr>
                <w:rFonts w:cs="Arial"/>
                <w:color w:val="FFFFFF" w:themeColor="background1"/>
              </w:rPr>
            </w:pPr>
            <w:r w:rsidRPr="00542737">
              <w:rPr>
                <w:rFonts w:cs="Arial"/>
                <w:color w:val="FFFFFF" w:themeColor="background1"/>
              </w:rPr>
              <w:t>Coordination &amp; clash detection</w:t>
            </w:r>
          </w:p>
        </w:tc>
        <w:tc>
          <w:tcPr>
            <w:tcW w:w="3023" w:type="dxa"/>
            <w:shd w:val="clear" w:color="auto" w:fill="7F7F7F" w:themeFill="text1" w:themeFillTint="80"/>
          </w:tcPr>
          <w:p w14:paraId="030D7A9C" w14:textId="77777777" w:rsidR="008E6FFB" w:rsidRPr="00542737" w:rsidRDefault="008E6FFB" w:rsidP="008E6FFB">
            <w:pPr>
              <w:pStyle w:val="BodyText"/>
              <w:spacing w:after="0"/>
              <w:ind w:left="0"/>
              <w:rPr>
                <w:rFonts w:cs="Arial"/>
                <w:color w:val="FFFFFF" w:themeColor="background1"/>
              </w:rPr>
            </w:pPr>
          </w:p>
        </w:tc>
        <w:tc>
          <w:tcPr>
            <w:tcW w:w="3023" w:type="dxa"/>
            <w:shd w:val="clear" w:color="auto" w:fill="7F7F7F" w:themeFill="text1" w:themeFillTint="80"/>
          </w:tcPr>
          <w:p w14:paraId="372561F4" w14:textId="77777777" w:rsidR="008E6FFB" w:rsidRPr="00542737" w:rsidRDefault="008E6FFB" w:rsidP="008E6FFB">
            <w:pPr>
              <w:pStyle w:val="BodyText"/>
              <w:spacing w:after="0"/>
              <w:ind w:left="0"/>
              <w:rPr>
                <w:rFonts w:cs="Arial"/>
                <w:color w:val="FFFFFF" w:themeColor="background1"/>
              </w:rPr>
            </w:pPr>
          </w:p>
        </w:tc>
      </w:tr>
      <w:tr w:rsidR="008E6FFB" w:rsidRPr="00542737" w14:paraId="59496AE1" w14:textId="77777777" w:rsidTr="00610E10">
        <w:trPr>
          <w:cnfStyle w:val="000000010000" w:firstRow="0" w:lastRow="0" w:firstColumn="0" w:lastColumn="0" w:oddVBand="0" w:evenVBand="0" w:oddHBand="0" w:evenHBand="1" w:firstRowFirstColumn="0" w:firstRowLastColumn="0" w:lastRowFirstColumn="0" w:lastRowLastColumn="0"/>
        </w:trPr>
        <w:tc>
          <w:tcPr>
            <w:tcW w:w="3024" w:type="dxa"/>
          </w:tcPr>
          <w:p w14:paraId="512D505D" w14:textId="071809E1" w:rsidR="008E6FFB" w:rsidRPr="00542737" w:rsidRDefault="008E6FFB" w:rsidP="008E6FFB">
            <w:pPr>
              <w:pStyle w:val="BodyText"/>
              <w:spacing w:after="0"/>
              <w:ind w:left="0"/>
              <w:rPr>
                <w:rFonts w:cs="Arial"/>
              </w:rPr>
            </w:pPr>
            <w:r w:rsidRPr="00542737">
              <w:rPr>
                <w:rFonts w:cs="Arial"/>
              </w:rPr>
              <w:t>All (internal checks)</w:t>
            </w:r>
          </w:p>
        </w:tc>
        <w:tc>
          <w:tcPr>
            <w:tcW w:w="3023" w:type="dxa"/>
          </w:tcPr>
          <w:p w14:paraId="5270E503" w14:textId="1236AC69" w:rsidR="008E6FFB" w:rsidRPr="00542737" w:rsidRDefault="008E6FFB" w:rsidP="008E6FFB">
            <w:pPr>
              <w:pStyle w:val="BodyText"/>
              <w:spacing w:after="0"/>
              <w:ind w:left="0"/>
              <w:rPr>
                <w:rFonts w:cs="Arial"/>
              </w:rPr>
            </w:pPr>
            <w:r w:rsidRPr="00542737">
              <w:rPr>
                <w:rFonts w:cs="Arial"/>
              </w:rPr>
              <w:t>Autodesk Navisworks Manage 2021</w:t>
            </w:r>
          </w:p>
        </w:tc>
        <w:tc>
          <w:tcPr>
            <w:tcW w:w="3023" w:type="dxa"/>
          </w:tcPr>
          <w:p w14:paraId="500E8D23" w14:textId="7197A3B4" w:rsidR="008E6FFB" w:rsidRPr="00542737" w:rsidRDefault="00843D9C" w:rsidP="008E6FFB">
            <w:pPr>
              <w:pStyle w:val="BodyText"/>
              <w:spacing w:after="0"/>
              <w:ind w:left="0"/>
              <w:rPr>
                <w:rFonts w:cs="Arial"/>
              </w:rPr>
            </w:pPr>
            <w:r w:rsidRPr="00542737">
              <w:rPr>
                <w:rFonts w:cs="Arial"/>
              </w:rPr>
              <w:t>-</w:t>
            </w:r>
          </w:p>
        </w:tc>
      </w:tr>
      <w:tr w:rsidR="008E6FFB" w:rsidRPr="00542737" w14:paraId="0738CA7C" w14:textId="77777777" w:rsidTr="00610E10">
        <w:trPr>
          <w:cnfStyle w:val="000000100000" w:firstRow="0" w:lastRow="0" w:firstColumn="0" w:lastColumn="0" w:oddVBand="0" w:evenVBand="0" w:oddHBand="1" w:evenHBand="0" w:firstRowFirstColumn="0" w:firstRowLastColumn="0" w:lastRowFirstColumn="0" w:lastRowLastColumn="0"/>
        </w:trPr>
        <w:tc>
          <w:tcPr>
            <w:tcW w:w="3024" w:type="dxa"/>
          </w:tcPr>
          <w:p w14:paraId="262083BA" w14:textId="1891BD55" w:rsidR="008E6FFB" w:rsidRPr="00542737" w:rsidRDefault="008E6FFB" w:rsidP="008E6FFB">
            <w:pPr>
              <w:pStyle w:val="BodyText"/>
              <w:spacing w:after="0"/>
              <w:ind w:left="0"/>
              <w:rPr>
                <w:rFonts w:cs="Arial"/>
              </w:rPr>
            </w:pPr>
            <w:r w:rsidRPr="00542737">
              <w:rPr>
                <w:rFonts w:cs="Arial"/>
              </w:rPr>
              <w:t>Lead Appointed Party (federated checks)</w:t>
            </w:r>
          </w:p>
        </w:tc>
        <w:tc>
          <w:tcPr>
            <w:tcW w:w="3023" w:type="dxa"/>
          </w:tcPr>
          <w:p w14:paraId="486A3FDA" w14:textId="366D1C35" w:rsidR="008E6FFB" w:rsidRPr="00542737" w:rsidRDefault="008E6FFB" w:rsidP="008E6FFB">
            <w:pPr>
              <w:pStyle w:val="BodyText"/>
              <w:spacing w:after="0"/>
              <w:ind w:left="0"/>
              <w:rPr>
                <w:rFonts w:cs="Arial"/>
              </w:rPr>
            </w:pPr>
            <w:r w:rsidRPr="00542737">
              <w:rPr>
                <w:rFonts w:cs="Arial"/>
              </w:rPr>
              <w:t>Autodesk Navisworks Manage 2021</w:t>
            </w:r>
          </w:p>
        </w:tc>
        <w:tc>
          <w:tcPr>
            <w:tcW w:w="3023" w:type="dxa"/>
          </w:tcPr>
          <w:p w14:paraId="2F205A66" w14:textId="1DCBE815" w:rsidR="008E6FFB" w:rsidRPr="00542737" w:rsidRDefault="00843D9C" w:rsidP="008E6FFB">
            <w:pPr>
              <w:pStyle w:val="BodyText"/>
              <w:spacing w:after="0"/>
              <w:ind w:left="0"/>
              <w:rPr>
                <w:rFonts w:cs="Arial"/>
              </w:rPr>
            </w:pPr>
            <w:r w:rsidRPr="00542737">
              <w:rPr>
                <w:rFonts w:cs="Arial"/>
              </w:rPr>
              <w:t>-</w:t>
            </w:r>
          </w:p>
        </w:tc>
      </w:tr>
      <w:tr w:rsidR="008E6FFB" w:rsidRPr="00542737" w14:paraId="10CDFE0D" w14:textId="77777777" w:rsidTr="00860689">
        <w:trPr>
          <w:cnfStyle w:val="000000010000" w:firstRow="0" w:lastRow="0" w:firstColumn="0" w:lastColumn="0" w:oddVBand="0" w:evenVBand="0" w:oddHBand="0" w:evenHBand="1" w:firstRowFirstColumn="0" w:firstRowLastColumn="0" w:lastRowFirstColumn="0" w:lastRowLastColumn="0"/>
        </w:trPr>
        <w:tc>
          <w:tcPr>
            <w:tcW w:w="3024" w:type="dxa"/>
            <w:shd w:val="clear" w:color="auto" w:fill="7F7F7F" w:themeFill="text1" w:themeFillTint="80"/>
          </w:tcPr>
          <w:p w14:paraId="00F7C2BD" w14:textId="7CB10002" w:rsidR="008E6FFB" w:rsidRPr="00542737" w:rsidRDefault="008E6FFB" w:rsidP="008E6FFB">
            <w:pPr>
              <w:pStyle w:val="BodyText"/>
              <w:spacing w:after="0"/>
              <w:ind w:left="0"/>
              <w:rPr>
                <w:rFonts w:cs="Arial"/>
                <w:color w:val="FFFFFF" w:themeColor="background1"/>
              </w:rPr>
            </w:pPr>
            <w:r w:rsidRPr="00542737">
              <w:rPr>
                <w:rFonts w:cs="Arial"/>
                <w:color w:val="FFFFFF" w:themeColor="background1"/>
              </w:rPr>
              <w:t>Data verification</w:t>
            </w:r>
          </w:p>
        </w:tc>
        <w:tc>
          <w:tcPr>
            <w:tcW w:w="3023" w:type="dxa"/>
            <w:shd w:val="clear" w:color="auto" w:fill="7F7F7F" w:themeFill="text1" w:themeFillTint="80"/>
          </w:tcPr>
          <w:p w14:paraId="3BF67712" w14:textId="77777777" w:rsidR="008E6FFB" w:rsidRPr="00542737" w:rsidRDefault="008E6FFB" w:rsidP="008E6FFB">
            <w:pPr>
              <w:pStyle w:val="BodyText"/>
              <w:spacing w:after="0"/>
              <w:ind w:left="0"/>
              <w:rPr>
                <w:rFonts w:cs="Arial"/>
                <w:color w:val="FFFFFF" w:themeColor="background1"/>
              </w:rPr>
            </w:pPr>
          </w:p>
        </w:tc>
        <w:tc>
          <w:tcPr>
            <w:tcW w:w="3023" w:type="dxa"/>
            <w:shd w:val="clear" w:color="auto" w:fill="7F7F7F" w:themeFill="text1" w:themeFillTint="80"/>
          </w:tcPr>
          <w:p w14:paraId="7942C008" w14:textId="77777777" w:rsidR="008E6FFB" w:rsidRPr="00542737" w:rsidRDefault="008E6FFB" w:rsidP="008E6FFB">
            <w:pPr>
              <w:pStyle w:val="BodyText"/>
              <w:spacing w:after="0"/>
              <w:ind w:left="0"/>
              <w:rPr>
                <w:rFonts w:cs="Arial"/>
                <w:color w:val="FFFFFF" w:themeColor="background1"/>
              </w:rPr>
            </w:pPr>
          </w:p>
        </w:tc>
      </w:tr>
      <w:tr w:rsidR="008E6FFB" w:rsidRPr="00542737" w14:paraId="0D863D11" w14:textId="77777777" w:rsidTr="00610E10">
        <w:trPr>
          <w:cnfStyle w:val="000000100000" w:firstRow="0" w:lastRow="0" w:firstColumn="0" w:lastColumn="0" w:oddVBand="0" w:evenVBand="0" w:oddHBand="1" w:evenHBand="0" w:firstRowFirstColumn="0" w:firstRowLastColumn="0" w:lastRowFirstColumn="0" w:lastRowLastColumn="0"/>
        </w:trPr>
        <w:tc>
          <w:tcPr>
            <w:tcW w:w="3024" w:type="dxa"/>
          </w:tcPr>
          <w:p w14:paraId="13F8F9AD" w14:textId="7FB170B5" w:rsidR="008E6FFB" w:rsidRPr="00542737" w:rsidRDefault="00D257DE" w:rsidP="008E6FFB">
            <w:pPr>
              <w:pStyle w:val="BodyText"/>
              <w:spacing w:after="0"/>
              <w:ind w:left="0"/>
              <w:rPr>
                <w:rFonts w:cs="Arial"/>
              </w:rPr>
            </w:pPr>
            <w:r w:rsidRPr="00542737">
              <w:rPr>
                <w:rFonts w:cs="Arial"/>
                <w:color w:val="D55C17" w:themeColor="accent5"/>
              </w:rPr>
              <w:t>TBC</w:t>
            </w:r>
          </w:p>
        </w:tc>
        <w:tc>
          <w:tcPr>
            <w:tcW w:w="3023" w:type="dxa"/>
          </w:tcPr>
          <w:p w14:paraId="518F1F96" w14:textId="004CF606" w:rsidR="008E6FFB" w:rsidRPr="00542737" w:rsidRDefault="008E6FFB" w:rsidP="008E6FFB">
            <w:pPr>
              <w:pStyle w:val="BodyText"/>
              <w:spacing w:after="0"/>
              <w:ind w:left="0"/>
              <w:rPr>
                <w:rFonts w:cs="Arial"/>
              </w:rPr>
            </w:pPr>
            <w:r w:rsidRPr="00542737">
              <w:rPr>
                <w:rFonts w:cs="Arial"/>
                <w:color w:val="D55C17" w:themeColor="accent5"/>
              </w:rPr>
              <w:t>TBC</w:t>
            </w:r>
          </w:p>
        </w:tc>
        <w:tc>
          <w:tcPr>
            <w:tcW w:w="3023" w:type="dxa"/>
          </w:tcPr>
          <w:p w14:paraId="7ABBB11A" w14:textId="2386E407" w:rsidR="008E6FFB" w:rsidRPr="00542737" w:rsidRDefault="008E6FFB" w:rsidP="008E6FFB">
            <w:pPr>
              <w:pStyle w:val="BodyText"/>
              <w:spacing w:after="0"/>
              <w:ind w:left="0"/>
              <w:rPr>
                <w:rFonts w:cs="Arial"/>
              </w:rPr>
            </w:pPr>
            <w:r w:rsidRPr="00542737">
              <w:rPr>
                <w:rFonts w:cs="Arial"/>
                <w:color w:val="D55C17" w:themeColor="accent5"/>
              </w:rPr>
              <w:t>TBC</w:t>
            </w:r>
          </w:p>
        </w:tc>
      </w:tr>
      <w:tr w:rsidR="008E6FFB" w:rsidRPr="00542737" w14:paraId="0B8D1244" w14:textId="77777777" w:rsidTr="008E6FFB">
        <w:trPr>
          <w:cnfStyle w:val="000000010000" w:firstRow="0" w:lastRow="0" w:firstColumn="0" w:lastColumn="0" w:oddVBand="0" w:evenVBand="0" w:oddHBand="0" w:evenHBand="1" w:firstRowFirstColumn="0" w:firstRowLastColumn="0" w:lastRowFirstColumn="0" w:lastRowLastColumn="0"/>
        </w:trPr>
        <w:tc>
          <w:tcPr>
            <w:tcW w:w="3024" w:type="dxa"/>
            <w:tcBorders>
              <w:bottom w:val="none" w:sz="0" w:space="0" w:color="auto"/>
            </w:tcBorders>
            <w:shd w:val="clear" w:color="auto" w:fill="7F7F7F" w:themeFill="text1" w:themeFillTint="80"/>
          </w:tcPr>
          <w:p w14:paraId="2A6A222B" w14:textId="3E026FC1" w:rsidR="008E6FFB" w:rsidRPr="00542737" w:rsidRDefault="008E6FFB" w:rsidP="008E6FFB">
            <w:pPr>
              <w:pStyle w:val="BodyText"/>
              <w:spacing w:after="0"/>
              <w:ind w:left="0"/>
              <w:rPr>
                <w:rFonts w:cs="Arial"/>
                <w:color w:val="FFFFFF" w:themeColor="background1"/>
              </w:rPr>
            </w:pPr>
            <w:r w:rsidRPr="00542737">
              <w:rPr>
                <w:rFonts w:cs="Arial"/>
                <w:color w:val="FFFFFF" w:themeColor="background1"/>
              </w:rPr>
              <w:t>Construction Programming</w:t>
            </w:r>
          </w:p>
        </w:tc>
        <w:tc>
          <w:tcPr>
            <w:tcW w:w="3023" w:type="dxa"/>
            <w:tcBorders>
              <w:bottom w:val="none" w:sz="0" w:space="0" w:color="auto"/>
            </w:tcBorders>
            <w:shd w:val="clear" w:color="auto" w:fill="7F7F7F" w:themeFill="text1" w:themeFillTint="80"/>
          </w:tcPr>
          <w:p w14:paraId="44AD9114" w14:textId="77777777" w:rsidR="008E6FFB" w:rsidRPr="00542737" w:rsidRDefault="008E6FFB" w:rsidP="008E6FFB">
            <w:pPr>
              <w:pStyle w:val="BodyText"/>
              <w:spacing w:after="0"/>
              <w:ind w:left="0"/>
              <w:rPr>
                <w:rFonts w:cs="Arial"/>
                <w:color w:val="FFFFFF" w:themeColor="background1"/>
              </w:rPr>
            </w:pPr>
          </w:p>
        </w:tc>
        <w:tc>
          <w:tcPr>
            <w:tcW w:w="3023" w:type="dxa"/>
            <w:tcBorders>
              <w:bottom w:val="none" w:sz="0" w:space="0" w:color="auto"/>
            </w:tcBorders>
            <w:shd w:val="clear" w:color="auto" w:fill="7F7F7F" w:themeFill="text1" w:themeFillTint="80"/>
          </w:tcPr>
          <w:p w14:paraId="51A394B7" w14:textId="77777777" w:rsidR="008E6FFB" w:rsidRPr="00542737" w:rsidRDefault="008E6FFB" w:rsidP="008E6FFB">
            <w:pPr>
              <w:pStyle w:val="BodyText"/>
              <w:spacing w:after="0"/>
              <w:ind w:left="0"/>
              <w:rPr>
                <w:rFonts w:cs="Arial"/>
                <w:color w:val="FFFFFF" w:themeColor="background1"/>
              </w:rPr>
            </w:pPr>
          </w:p>
        </w:tc>
      </w:tr>
      <w:tr w:rsidR="008E6FFB" w:rsidRPr="00542737" w14:paraId="68D261AB" w14:textId="77777777" w:rsidTr="008E6FFB">
        <w:trPr>
          <w:cnfStyle w:val="000000100000" w:firstRow="0" w:lastRow="0" w:firstColumn="0" w:lastColumn="0" w:oddVBand="0" w:evenVBand="0" w:oddHBand="1" w:evenHBand="0" w:firstRowFirstColumn="0" w:firstRowLastColumn="0" w:lastRowFirstColumn="0" w:lastRowLastColumn="0"/>
        </w:trPr>
        <w:tc>
          <w:tcPr>
            <w:tcW w:w="3024" w:type="dxa"/>
            <w:tcBorders>
              <w:bottom w:val="single" w:sz="18" w:space="0" w:color="404040" w:themeColor="text1" w:themeTint="BF"/>
            </w:tcBorders>
          </w:tcPr>
          <w:p w14:paraId="263CD8FE" w14:textId="7657F932" w:rsidR="008E6FFB" w:rsidRPr="00542737" w:rsidRDefault="00D257DE" w:rsidP="008E6FFB">
            <w:pPr>
              <w:pStyle w:val="BodyText"/>
              <w:spacing w:after="0"/>
              <w:ind w:left="0"/>
              <w:rPr>
                <w:rFonts w:cs="Arial"/>
              </w:rPr>
            </w:pPr>
            <w:r w:rsidRPr="00542737">
              <w:rPr>
                <w:rFonts w:cs="Arial"/>
                <w:color w:val="D55C17" w:themeColor="accent5"/>
              </w:rPr>
              <w:t>TBC</w:t>
            </w:r>
          </w:p>
        </w:tc>
        <w:tc>
          <w:tcPr>
            <w:tcW w:w="3023" w:type="dxa"/>
            <w:tcBorders>
              <w:bottom w:val="single" w:sz="18" w:space="0" w:color="404040" w:themeColor="text1" w:themeTint="BF"/>
            </w:tcBorders>
          </w:tcPr>
          <w:p w14:paraId="075D3DC7" w14:textId="01B66AB9" w:rsidR="008E6FFB" w:rsidRPr="00542737" w:rsidRDefault="008E6FFB" w:rsidP="008E6FFB">
            <w:pPr>
              <w:pStyle w:val="BodyText"/>
              <w:spacing w:after="0"/>
              <w:ind w:left="0"/>
              <w:rPr>
                <w:rFonts w:cs="Arial"/>
              </w:rPr>
            </w:pPr>
            <w:r w:rsidRPr="00542737">
              <w:rPr>
                <w:rFonts w:cs="Arial"/>
                <w:color w:val="D55C17" w:themeColor="accent5"/>
              </w:rPr>
              <w:t>TBC</w:t>
            </w:r>
          </w:p>
        </w:tc>
        <w:tc>
          <w:tcPr>
            <w:tcW w:w="3023" w:type="dxa"/>
            <w:tcBorders>
              <w:bottom w:val="single" w:sz="18" w:space="0" w:color="404040" w:themeColor="text1" w:themeTint="BF"/>
            </w:tcBorders>
          </w:tcPr>
          <w:p w14:paraId="1F17A2EF" w14:textId="4E28DBBA" w:rsidR="008E6FFB" w:rsidRPr="00542737" w:rsidRDefault="008E6FFB" w:rsidP="008E6FFB">
            <w:pPr>
              <w:pStyle w:val="BodyText"/>
              <w:keepNext/>
              <w:spacing w:after="0"/>
              <w:ind w:left="0"/>
              <w:rPr>
                <w:rFonts w:cs="Arial"/>
              </w:rPr>
            </w:pPr>
            <w:r w:rsidRPr="00542737">
              <w:rPr>
                <w:rFonts w:cs="Arial"/>
                <w:color w:val="D55C17" w:themeColor="accent5"/>
              </w:rPr>
              <w:t>TBC</w:t>
            </w:r>
          </w:p>
        </w:tc>
      </w:tr>
    </w:tbl>
    <w:p w14:paraId="722808F8" w14:textId="092A5AD4" w:rsidR="008E6FFB" w:rsidRPr="00542737" w:rsidRDefault="008E6FFB">
      <w:pPr>
        <w:pStyle w:val="Caption"/>
      </w:pPr>
      <w:r w:rsidRPr="00542737">
        <w:t xml:space="preserve">Table </w:t>
      </w:r>
      <w:fldSimple w:instr=" SEQ Table \* ARABIC ">
        <w:r w:rsidR="00542737">
          <w:rPr>
            <w:noProof/>
          </w:rPr>
          <w:t>28</w:t>
        </w:r>
      </w:fldSimple>
      <w:r w:rsidRPr="00542737">
        <w:t>: Agreed software</w:t>
      </w:r>
    </w:p>
    <w:p w14:paraId="352A73F5" w14:textId="32C4F211" w:rsidR="006D11BF" w:rsidRPr="00542737" w:rsidRDefault="006D11BF" w:rsidP="006D11BF">
      <w:pPr>
        <w:pStyle w:val="Heading2"/>
      </w:pPr>
      <w:bookmarkStart w:id="1630" w:name="_Toc70607093"/>
      <w:r w:rsidRPr="00542737">
        <w:t>Hardware and IT Infrastructure</w:t>
      </w:r>
      <w:bookmarkEnd w:id="1630"/>
    </w:p>
    <w:p w14:paraId="3922CEDA" w14:textId="77777777" w:rsidR="006D11BF" w:rsidRPr="00542737" w:rsidRDefault="006D11BF" w:rsidP="006D11BF">
      <w:pPr>
        <w:pStyle w:val="BodyText"/>
        <w:rPr>
          <w:rFonts w:cs="Arial"/>
        </w:rPr>
      </w:pPr>
      <w:r w:rsidRPr="00542737">
        <w:rPr>
          <w:rFonts w:cs="Arial"/>
        </w:rPr>
        <w:t xml:space="preserve">All Project Stakeholders shall deploy hardware and IT infrastructure appropriate to the fulfilment of the Exchange Information Requirements and this BIM Execution Plan. </w:t>
      </w:r>
    </w:p>
    <w:p w14:paraId="7A6F1494" w14:textId="3D9DBC39" w:rsidR="006D11BF" w:rsidRPr="00542737" w:rsidRDefault="006D11BF" w:rsidP="006D11BF">
      <w:pPr>
        <w:pStyle w:val="BodyText"/>
        <w:rPr>
          <w:rFonts w:cs="Arial"/>
        </w:rPr>
      </w:pPr>
      <w:r w:rsidRPr="00542737">
        <w:rPr>
          <w:rFonts w:cs="Arial"/>
        </w:rPr>
        <w:t xml:space="preserve">This shall be achieved as each Project Stakeholder sees fit, with consideration to the project’s methods and procedures, technical </w:t>
      </w:r>
      <w:r w:rsidR="0031191A" w:rsidRPr="00542737">
        <w:rPr>
          <w:rFonts w:cs="Arial"/>
        </w:rPr>
        <w:t>requirements,</w:t>
      </w:r>
      <w:r w:rsidRPr="00542737">
        <w:rPr>
          <w:rFonts w:cs="Arial"/>
        </w:rPr>
        <w:t xml:space="preserve"> and security requirements. </w:t>
      </w:r>
    </w:p>
    <w:p w14:paraId="29E320EB" w14:textId="036F09FC" w:rsidR="001E0CA0" w:rsidRPr="00542737" w:rsidRDefault="001E0CA0" w:rsidP="006D11BF">
      <w:pPr>
        <w:pStyle w:val="BodyText"/>
        <w:rPr>
          <w:rFonts w:cs="Arial"/>
        </w:rPr>
      </w:pPr>
      <w:r w:rsidRPr="00542737">
        <w:rPr>
          <w:rFonts w:cs="Arial"/>
        </w:rPr>
        <w:br w:type="page"/>
      </w:r>
    </w:p>
    <w:p w14:paraId="121199EC" w14:textId="77777777" w:rsidR="00BE193D" w:rsidRPr="00542737" w:rsidRDefault="00BE193D" w:rsidP="00BE193D">
      <w:pPr>
        <w:pStyle w:val="AppendixTitle"/>
      </w:pPr>
      <w:bookmarkStart w:id="1631" w:name="AppendixA"/>
      <w:bookmarkStart w:id="1632" w:name="_Toc67325224"/>
      <w:bookmarkStart w:id="1633" w:name="_Toc68189061"/>
      <w:bookmarkStart w:id="1634" w:name="_Toc70607094"/>
      <w:r w:rsidRPr="00542737">
        <w:lastRenderedPageBreak/>
        <w:t>Appendix A</w:t>
      </w:r>
      <w:bookmarkEnd w:id="1631"/>
      <w:r w:rsidRPr="00542737">
        <w:t xml:space="preserve"> – Abbreviations and glossary of terms</w:t>
      </w:r>
      <w:bookmarkEnd w:id="1632"/>
      <w:bookmarkEnd w:id="1633"/>
      <w:bookmarkEnd w:id="1634"/>
    </w:p>
    <w:p w14:paraId="484ABB57" w14:textId="77777777" w:rsidR="00BE193D" w:rsidRPr="00542737" w:rsidRDefault="00BE193D" w:rsidP="00BE193D">
      <w:pPr>
        <w:pStyle w:val="AppendixSubheading"/>
      </w:pPr>
      <w:bookmarkStart w:id="1635" w:name="_Toc389765991"/>
      <w:bookmarkStart w:id="1636" w:name="_Toc441825962"/>
      <w:bookmarkStart w:id="1637" w:name="_Toc450653343"/>
      <w:bookmarkStart w:id="1638" w:name="_Toc450653845"/>
      <w:bookmarkStart w:id="1639" w:name="_Toc470161202"/>
      <w:bookmarkStart w:id="1640" w:name="_Toc3801153"/>
      <w:bookmarkStart w:id="1641" w:name="_Toc3801384"/>
      <w:bookmarkStart w:id="1642" w:name="_Toc67325225"/>
      <w:bookmarkStart w:id="1643" w:name="_Toc68189062"/>
      <w:bookmarkStart w:id="1644" w:name="_Toc70607095"/>
      <w:r w:rsidRPr="00542737">
        <w:t>Abbreviations</w:t>
      </w:r>
      <w:bookmarkEnd w:id="1635"/>
      <w:bookmarkEnd w:id="1636"/>
      <w:bookmarkEnd w:id="1637"/>
      <w:bookmarkEnd w:id="1638"/>
      <w:bookmarkEnd w:id="1639"/>
      <w:bookmarkEnd w:id="1640"/>
      <w:bookmarkEnd w:id="1641"/>
      <w:bookmarkEnd w:id="1642"/>
      <w:bookmarkEnd w:id="1643"/>
      <w:bookmarkEnd w:id="1644"/>
    </w:p>
    <w:tbl>
      <w:tblPr>
        <w:tblStyle w:val="TurnTown"/>
        <w:tblW w:w="9070" w:type="dxa"/>
        <w:tblInd w:w="794" w:type="dxa"/>
        <w:tblLayout w:type="fixed"/>
        <w:tblLook w:val="04A0" w:firstRow="1" w:lastRow="0" w:firstColumn="1" w:lastColumn="0" w:noHBand="0" w:noVBand="1"/>
        <w:tblPrChange w:id="1645" w:author="Niall Murphy" w:date="2021-04-28T15:05:00Z">
          <w:tblPr>
            <w:tblStyle w:val="TurnTown"/>
            <w:tblW w:w="9070" w:type="dxa"/>
            <w:tblInd w:w="794" w:type="dxa"/>
            <w:tblLayout w:type="fixed"/>
            <w:tblLook w:val="04A0" w:firstRow="1" w:lastRow="0" w:firstColumn="1" w:lastColumn="0" w:noHBand="0" w:noVBand="1"/>
          </w:tblPr>
        </w:tblPrChange>
      </w:tblPr>
      <w:tblGrid>
        <w:gridCol w:w="4535"/>
        <w:gridCol w:w="4535"/>
        <w:tblGridChange w:id="1646">
          <w:tblGrid>
            <w:gridCol w:w="2268"/>
            <w:gridCol w:w="6802"/>
          </w:tblGrid>
        </w:tblGridChange>
      </w:tblGrid>
      <w:tr w:rsidR="00BE193D" w:rsidRPr="00542737" w14:paraId="3A0F03E9" w14:textId="77777777" w:rsidTr="00C84B22">
        <w:trPr>
          <w:cnfStyle w:val="100000000000" w:firstRow="1" w:lastRow="0" w:firstColumn="0" w:lastColumn="0" w:oddVBand="0" w:evenVBand="0" w:oddHBand="0" w:evenHBand="0" w:firstRowFirstColumn="0" w:firstRowLastColumn="0" w:lastRowFirstColumn="0" w:lastRowLastColumn="0"/>
        </w:trPr>
        <w:tc>
          <w:tcPr>
            <w:tcW w:w="0" w:type="dxa"/>
            <w:tcPrChange w:id="1647" w:author="Niall Murphy" w:date="2021-04-28T15:05:00Z">
              <w:tcPr>
                <w:tcW w:w="2268" w:type="dxa"/>
                <w:vAlign w:val="center"/>
              </w:tcPr>
            </w:tcPrChange>
          </w:tcPr>
          <w:p w14:paraId="7601D2D1" w14:textId="77777777" w:rsidR="00BE193D" w:rsidRPr="00542737" w:rsidRDefault="00BE193D" w:rsidP="00BE193D">
            <w:pPr>
              <w:pStyle w:val="BodyText"/>
              <w:spacing w:after="0"/>
              <w:ind w:left="0"/>
              <w:cnfStyle w:val="100000000000" w:firstRow="1" w:lastRow="0" w:firstColumn="0" w:lastColumn="0" w:oddVBand="0" w:evenVBand="0" w:oddHBand="0" w:evenHBand="0" w:firstRowFirstColumn="0" w:firstRowLastColumn="0" w:lastRowFirstColumn="0" w:lastRowLastColumn="0"/>
              <w:rPr>
                <w:b w:val="0"/>
                <w:color w:val="FFFFFF"/>
              </w:rPr>
            </w:pPr>
            <w:r w:rsidRPr="00542737">
              <w:rPr>
                <w:b w:val="0"/>
                <w:color w:val="FFFFFF"/>
              </w:rPr>
              <w:t>Term</w:t>
            </w:r>
          </w:p>
        </w:tc>
        <w:tc>
          <w:tcPr>
            <w:tcW w:w="0" w:type="dxa"/>
            <w:tcPrChange w:id="1648" w:author="Niall Murphy" w:date="2021-04-28T15:05:00Z">
              <w:tcPr>
                <w:tcW w:w="6802" w:type="dxa"/>
                <w:vAlign w:val="center"/>
              </w:tcPr>
            </w:tcPrChange>
          </w:tcPr>
          <w:p w14:paraId="3F019071" w14:textId="77777777" w:rsidR="00BE193D" w:rsidRPr="00542737" w:rsidRDefault="00BE193D" w:rsidP="00BE193D">
            <w:pPr>
              <w:pStyle w:val="BodyText"/>
              <w:spacing w:after="0"/>
              <w:ind w:left="0"/>
              <w:cnfStyle w:val="100000000000" w:firstRow="1" w:lastRow="0" w:firstColumn="0" w:lastColumn="0" w:oddVBand="0" w:evenVBand="0" w:oddHBand="0" w:evenHBand="0" w:firstRowFirstColumn="0" w:firstRowLastColumn="0" w:lastRowFirstColumn="0" w:lastRowLastColumn="0"/>
              <w:rPr>
                <w:b w:val="0"/>
                <w:color w:val="FFFFFF"/>
              </w:rPr>
            </w:pPr>
            <w:r w:rsidRPr="00542737">
              <w:rPr>
                <w:b w:val="0"/>
                <w:color w:val="FFFFFF"/>
              </w:rPr>
              <w:t>Expansion</w:t>
            </w:r>
          </w:p>
        </w:tc>
      </w:tr>
      <w:tr w:rsidR="00BE193D" w:rsidRPr="00542737" w:rsidDel="00C84B22" w14:paraId="5C5F1F5A" w14:textId="3C9714EA" w:rsidTr="00C84B22">
        <w:trPr>
          <w:cnfStyle w:val="000000100000" w:firstRow="0" w:lastRow="0" w:firstColumn="0" w:lastColumn="0" w:oddVBand="0" w:evenVBand="0" w:oddHBand="1" w:evenHBand="0" w:firstRowFirstColumn="0" w:firstRowLastColumn="0" w:lastRowFirstColumn="0" w:lastRowLastColumn="0"/>
          <w:del w:id="1649" w:author="Niall Murphy" w:date="2021-04-28T15:04:00Z"/>
        </w:trPr>
        <w:tc>
          <w:tcPr>
            <w:tcW w:w="0" w:type="dxa"/>
            <w:tcPrChange w:id="1650" w:author="Niall Murphy" w:date="2021-04-28T15:05:00Z">
              <w:tcPr>
                <w:tcW w:w="2268" w:type="dxa"/>
              </w:tcPr>
            </w:tcPrChange>
          </w:tcPr>
          <w:p w14:paraId="6D15D8B5" w14:textId="5EBFD65D" w:rsidR="00BE193D" w:rsidRPr="00542737" w:rsidDel="00C84B22"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rPr>
                <w:del w:id="1651" w:author="Niall Murphy" w:date="2021-04-28T15:04:00Z"/>
              </w:rPr>
            </w:pPr>
            <w:commentRangeStart w:id="1652"/>
            <w:del w:id="1653" w:author="Niall Murphy" w:date="2021-04-28T15:04:00Z">
              <w:r w:rsidRPr="00542737" w:rsidDel="00C84B22">
                <w:delText>AIM</w:delText>
              </w:r>
              <w:commentRangeEnd w:id="1652"/>
              <w:r w:rsidR="00F30628" w:rsidRPr="00542737" w:rsidDel="00C84B22">
                <w:rPr>
                  <w:rStyle w:val="CommentReference"/>
                  <w:rFonts w:ascii="Verdana" w:eastAsiaTheme="minorHAnsi" w:hAnsi="Verdana" w:cstheme="minorBidi"/>
                  <w:lang w:eastAsia="en-US"/>
                </w:rPr>
                <w:commentReference w:id="1652"/>
              </w:r>
            </w:del>
          </w:p>
        </w:tc>
        <w:tc>
          <w:tcPr>
            <w:tcW w:w="0" w:type="dxa"/>
            <w:tcPrChange w:id="1654" w:author="Niall Murphy" w:date="2021-04-28T15:05:00Z">
              <w:tcPr>
                <w:tcW w:w="6802" w:type="dxa"/>
              </w:tcPr>
            </w:tcPrChange>
          </w:tcPr>
          <w:p w14:paraId="7A279A80" w14:textId="64C033FB" w:rsidR="00BE193D" w:rsidRPr="00542737" w:rsidDel="00C84B22"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rPr>
                <w:del w:id="1655" w:author="Niall Murphy" w:date="2021-04-28T15:04:00Z"/>
              </w:rPr>
            </w:pPr>
            <w:del w:id="1656" w:author="Niall Murphy" w:date="2021-04-28T15:04:00Z">
              <w:r w:rsidRPr="00542737" w:rsidDel="00C84B22">
                <w:delText>Asset Information Model</w:delText>
              </w:r>
            </w:del>
          </w:p>
        </w:tc>
      </w:tr>
      <w:tr w:rsidR="00BE193D" w:rsidRPr="00542737" w14:paraId="0CDA455C" w14:textId="77777777" w:rsidTr="00C84B22">
        <w:trPr>
          <w:cnfStyle w:val="000000010000" w:firstRow="0" w:lastRow="0" w:firstColumn="0" w:lastColumn="0" w:oddVBand="0" w:evenVBand="0" w:oddHBand="0" w:evenHBand="1" w:firstRowFirstColumn="0" w:firstRowLastColumn="0" w:lastRowFirstColumn="0" w:lastRowLastColumn="0"/>
        </w:trPr>
        <w:tc>
          <w:tcPr>
            <w:tcW w:w="0" w:type="dxa"/>
            <w:tcPrChange w:id="1657" w:author="Niall Murphy" w:date="2021-04-28T15:05:00Z">
              <w:tcPr>
                <w:tcW w:w="2268" w:type="dxa"/>
              </w:tcPr>
            </w:tcPrChange>
          </w:tcPr>
          <w:p w14:paraId="4842AD77"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AIR</w:t>
            </w:r>
          </w:p>
        </w:tc>
        <w:tc>
          <w:tcPr>
            <w:tcW w:w="0" w:type="dxa"/>
            <w:tcPrChange w:id="1658" w:author="Niall Murphy" w:date="2021-04-28T15:05:00Z">
              <w:tcPr>
                <w:tcW w:w="6802" w:type="dxa"/>
              </w:tcPr>
            </w:tcPrChange>
          </w:tcPr>
          <w:p w14:paraId="41058C0A"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Asset Information Requirements</w:t>
            </w:r>
          </w:p>
        </w:tc>
      </w:tr>
      <w:tr w:rsidR="00BE193D" w:rsidRPr="00542737" w14:paraId="0A2439F4" w14:textId="77777777" w:rsidTr="00C84B22">
        <w:trPr>
          <w:cnfStyle w:val="000000100000" w:firstRow="0" w:lastRow="0" w:firstColumn="0" w:lastColumn="0" w:oddVBand="0" w:evenVBand="0" w:oddHBand="1" w:evenHBand="0" w:firstRowFirstColumn="0" w:firstRowLastColumn="0" w:lastRowFirstColumn="0" w:lastRowLastColumn="0"/>
        </w:trPr>
        <w:tc>
          <w:tcPr>
            <w:tcW w:w="0" w:type="dxa"/>
            <w:tcPrChange w:id="1659" w:author="Niall Murphy" w:date="2021-04-28T15:05:00Z">
              <w:tcPr>
                <w:tcW w:w="2268" w:type="dxa"/>
              </w:tcPr>
            </w:tcPrChange>
          </w:tcPr>
          <w:p w14:paraId="2CA39937"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BEP</w:t>
            </w:r>
          </w:p>
        </w:tc>
        <w:tc>
          <w:tcPr>
            <w:tcW w:w="0" w:type="dxa"/>
            <w:tcPrChange w:id="1660" w:author="Niall Murphy" w:date="2021-04-28T15:05:00Z">
              <w:tcPr>
                <w:tcW w:w="6802" w:type="dxa"/>
              </w:tcPr>
            </w:tcPrChange>
          </w:tcPr>
          <w:p w14:paraId="1B398EB3"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BIM Execution Plan</w:t>
            </w:r>
          </w:p>
        </w:tc>
      </w:tr>
      <w:tr w:rsidR="00BE193D" w:rsidRPr="00542737" w:rsidDel="00C84B22" w14:paraId="59A0B1CE" w14:textId="0B8B277A" w:rsidTr="00C84B22">
        <w:trPr>
          <w:cnfStyle w:val="000000010000" w:firstRow="0" w:lastRow="0" w:firstColumn="0" w:lastColumn="0" w:oddVBand="0" w:evenVBand="0" w:oddHBand="0" w:evenHBand="1" w:firstRowFirstColumn="0" w:firstRowLastColumn="0" w:lastRowFirstColumn="0" w:lastRowLastColumn="0"/>
          <w:del w:id="1661" w:author="Niall Murphy" w:date="2021-04-28T15:04:00Z"/>
        </w:trPr>
        <w:tc>
          <w:tcPr>
            <w:tcW w:w="0" w:type="dxa"/>
            <w:tcPrChange w:id="1662" w:author="Niall Murphy" w:date="2021-04-28T15:05:00Z">
              <w:tcPr>
                <w:tcW w:w="2268" w:type="dxa"/>
              </w:tcPr>
            </w:tcPrChange>
          </w:tcPr>
          <w:p w14:paraId="2ACFFFB6" w14:textId="093BCC9D" w:rsidR="00BE193D" w:rsidRPr="00542737" w:rsidDel="00C84B22"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rPr>
                <w:del w:id="1663" w:author="Niall Murphy" w:date="2021-04-28T15:04:00Z"/>
              </w:rPr>
            </w:pPr>
            <w:commentRangeStart w:id="1664"/>
            <w:del w:id="1665" w:author="Niall Murphy" w:date="2021-04-28T15:04:00Z">
              <w:r w:rsidRPr="00542737" w:rsidDel="00C84B22">
                <w:delText>BCF</w:delText>
              </w:r>
              <w:commentRangeEnd w:id="1664"/>
              <w:r w:rsidR="00F30628" w:rsidRPr="00542737" w:rsidDel="00C84B22">
                <w:rPr>
                  <w:rStyle w:val="CommentReference"/>
                  <w:rFonts w:ascii="Verdana" w:eastAsiaTheme="minorHAnsi" w:hAnsi="Verdana" w:cstheme="minorBidi"/>
                  <w:lang w:eastAsia="en-US"/>
                </w:rPr>
                <w:commentReference w:id="1664"/>
              </w:r>
            </w:del>
          </w:p>
        </w:tc>
        <w:tc>
          <w:tcPr>
            <w:tcW w:w="0" w:type="dxa"/>
            <w:tcPrChange w:id="1666" w:author="Niall Murphy" w:date="2021-04-28T15:05:00Z">
              <w:tcPr>
                <w:tcW w:w="6802" w:type="dxa"/>
              </w:tcPr>
            </w:tcPrChange>
          </w:tcPr>
          <w:p w14:paraId="0891BA31" w14:textId="6F1ECC29" w:rsidR="00BE193D" w:rsidRPr="00542737" w:rsidDel="00C84B22"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rPr>
                <w:del w:id="1667" w:author="Niall Murphy" w:date="2021-04-28T15:04:00Z"/>
              </w:rPr>
            </w:pPr>
            <w:del w:id="1668" w:author="Niall Murphy" w:date="2021-04-28T15:04:00Z">
              <w:r w:rsidRPr="00542737" w:rsidDel="00C84B22">
                <w:delText>BIM Collaboration Format</w:delText>
              </w:r>
            </w:del>
          </w:p>
        </w:tc>
      </w:tr>
      <w:tr w:rsidR="00BE193D" w:rsidRPr="00542737" w14:paraId="0E629D8C" w14:textId="77777777" w:rsidTr="005E583E">
        <w:trPr>
          <w:cnfStyle w:val="000000100000" w:firstRow="0" w:lastRow="0" w:firstColumn="0" w:lastColumn="0" w:oddVBand="0" w:evenVBand="0" w:oddHBand="1" w:evenHBand="0" w:firstRowFirstColumn="0" w:firstRowLastColumn="0" w:lastRowFirstColumn="0" w:lastRowLastColumn="0"/>
        </w:trPr>
        <w:tc>
          <w:tcPr>
            <w:tcW w:w="0" w:type="dxa"/>
            <w:shd w:val="clear" w:color="auto" w:fill="auto"/>
            <w:tcPrChange w:id="1669" w:author="Niall Murphy" w:date="2021-04-29T16:21:00Z">
              <w:tcPr>
                <w:tcW w:w="2268" w:type="dxa"/>
              </w:tcPr>
            </w:tcPrChange>
          </w:tcPr>
          <w:p w14:paraId="04D21B09"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BIM</w:t>
            </w:r>
          </w:p>
        </w:tc>
        <w:tc>
          <w:tcPr>
            <w:tcW w:w="0" w:type="dxa"/>
            <w:shd w:val="clear" w:color="auto" w:fill="auto"/>
            <w:tcPrChange w:id="1670" w:author="Niall Murphy" w:date="2021-04-29T16:21:00Z">
              <w:tcPr>
                <w:tcW w:w="6802" w:type="dxa"/>
              </w:tcPr>
            </w:tcPrChange>
          </w:tcPr>
          <w:p w14:paraId="0B63CAAA"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Building Information Modelling</w:t>
            </w:r>
          </w:p>
        </w:tc>
      </w:tr>
      <w:tr w:rsidR="00BE193D" w:rsidRPr="00542737" w:rsidDel="00C84B22" w14:paraId="7264BE7F" w14:textId="7841ABA8" w:rsidTr="00C84B22">
        <w:trPr>
          <w:cnfStyle w:val="000000010000" w:firstRow="0" w:lastRow="0" w:firstColumn="0" w:lastColumn="0" w:oddVBand="0" w:evenVBand="0" w:oddHBand="0" w:evenHBand="1" w:firstRowFirstColumn="0" w:firstRowLastColumn="0" w:lastRowFirstColumn="0" w:lastRowLastColumn="0"/>
          <w:del w:id="1671" w:author="Niall Murphy" w:date="2021-04-28T15:04:00Z"/>
        </w:trPr>
        <w:tc>
          <w:tcPr>
            <w:tcW w:w="0" w:type="dxa"/>
            <w:tcPrChange w:id="1672" w:author="Niall Murphy" w:date="2021-04-28T15:05:00Z">
              <w:tcPr>
                <w:tcW w:w="2268" w:type="dxa"/>
              </w:tcPr>
            </w:tcPrChange>
          </w:tcPr>
          <w:p w14:paraId="7842C9C4" w14:textId="34AF4DA2" w:rsidR="00BE193D" w:rsidRPr="00542737" w:rsidDel="00C84B22"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rPr>
                <w:del w:id="1673" w:author="Niall Murphy" w:date="2021-04-28T15:04:00Z"/>
              </w:rPr>
            </w:pPr>
            <w:commentRangeStart w:id="1674"/>
            <w:del w:id="1675" w:author="Niall Murphy" w:date="2021-04-28T15:04:00Z">
              <w:r w:rsidRPr="00542737" w:rsidDel="00C84B22">
                <w:delText>CAFM</w:delText>
              </w:r>
              <w:commentRangeEnd w:id="1674"/>
              <w:r w:rsidR="00F30628" w:rsidRPr="00542737" w:rsidDel="00C84B22">
                <w:rPr>
                  <w:rStyle w:val="CommentReference"/>
                  <w:rFonts w:ascii="Verdana" w:eastAsiaTheme="minorHAnsi" w:hAnsi="Verdana" w:cstheme="minorBidi"/>
                  <w:lang w:eastAsia="en-US"/>
                </w:rPr>
                <w:commentReference w:id="1674"/>
              </w:r>
            </w:del>
          </w:p>
        </w:tc>
        <w:tc>
          <w:tcPr>
            <w:tcW w:w="0" w:type="dxa"/>
            <w:tcPrChange w:id="1676" w:author="Niall Murphy" w:date="2021-04-28T15:05:00Z">
              <w:tcPr>
                <w:tcW w:w="6802" w:type="dxa"/>
              </w:tcPr>
            </w:tcPrChange>
          </w:tcPr>
          <w:p w14:paraId="3543501A" w14:textId="3719EA63" w:rsidR="00BE193D" w:rsidRPr="00542737" w:rsidDel="00C84B22"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rPr>
                <w:del w:id="1677" w:author="Niall Murphy" w:date="2021-04-28T15:04:00Z"/>
              </w:rPr>
            </w:pPr>
            <w:del w:id="1678" w:author="Niall Murphy" w:date="2021-04-28T15:04:00Z">
              <w:r w:rsidRPr="00542737" w:rsidDel="00C84B22">
                <w:delText>Computer-Aided Facilities Management</w:delText>
              </w:r>
            </w:del>
          </w:p>
        </w:tc>
      </w:tr>
      <w:tr w:rsidR="00BE193D" w:rsidRPr="00542737" w14:paraId="3680E259" w14:textId="77777777" w:rsidTr="00C84B22">
        <w:trPr>
          <w:cnfStyle w:val="000000100000" w:firstRow="0" w:lastRow="0" w:firstColumn="0" w:lastColumn="0" w:oddVBand="0" w:evenVBand="0" w:oddHBand="1" w:evenHBand="0" w:firstRowFirstColumn="0" w:firstRowLastColumn="0" w:lastRowFirstColumn="0" w:lastRowLastColumn="0"/>
        </w:trPr>
        <w:tc>
          <w:tcPr>
            <w:tcW w:w="0" w:type="dxa"/>
            <w:tcPrChange w:id="1679" w:author="Niall Murphy" w:date="2021-04-28T15:05:00Z">
              <w:tcPr>
                <w:tcW w:w="2268" w:type="dxa"/>
              </w:tcPr>
            </w:tcPrChange>
          </w:tcPr>
          <w:p w14:paraId="1DED122A"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CDE</w:t>
            </w:r>
          </w:p>
        </w:tc>
        <w:tc>
          <w:tcPr>
            <w:tcW w:w="0" w:type="dxa"/>
            <w:tcPrChange w:id="1680" w:author="Niall Murphy" w:date="2021-04-28T15:05:00Z">
              <w:tcPr>
                <w:tcW w:w="6802" w:type="dxa"/>
              </w:tcPr>
            </w:tcPrChange>
          </w:tcPr>
          <w:p w14:paraId="2ADE8AD5"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Common Data Environment</w:t>
            </w:r>
          </w:p>
        </w:tc>
      </w:tr>
      <w:tr w:rsidR="00BE193D" w:rsidRPr="00542737" w14:paraId="781D2283" w14:textId="77777777" w:rsidTr="00C84B22">
        <w:trPr>
          <w:cnfStyle w:val="000000010000" w:firstRow="0" w:lastRow="0" w:firstColumn="0" w:lastColumn="0" w:oddVBand="0" w:evenVBand="0" w:oddHBand="0" w:evenHBand="1" w:firstRowFirstColumn="0" w:firstRowLastColumn="0" w:lastRowFirstColumn="0" w:lastRowLastColumn="0"/>
        </w:trPr>
        <w:tc>
          <w:tcPr>
            <w:tcW w:w="0" w:type="dxa"/>
            <w:tcPrChange w:id="1681" w:author="Niall Murphy" w:date="2021-04-28T15:05:00Z">
              <w:tcPr>
                <w:tcW w:w="2268" w:type="dxa"/>
              </w:tcPr>
            </w:tcPrChange>
          </w:tcPr>
          <w:p w14:paraId="0978496D"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CDM</w:t>
            </w:r>
          </w:p>
        </w:tc>
        <w:tc>
          <w:tcPr>
            <w:tcW w:w="0" w:type="dxa"/>
            <w:tcPrChange w:id="1682" w:author="Niall Murphy" w:date="2021-04-28T15:05:00Z">
              <w:tcPr>
                <w:tcW w:w="6802" w:type="dxa"/>
              </w:tcPr>
            </w:tcPrChange>
          </w:tcPr>
          <w:p w14:paraId="66A58CF3"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Construction (Design and Management)</w:t>
            </w:r>
          </w:p>
        </w:tc>
      </w:tr>
      <w:tr w:rsidR="00BE193D" w:rsidRPr="00542737" w14:paraId="3A20126B" w14:textId="77777777" w:rsidTr="00C84B22">
        <w:trPr>
          <w:cnfStyle w:val="000000100000" w:firstRow="0" w:lastRow="0" w:firstColumn="0" w:lastColumn="0" w:oddVBand="0" w:evenVBand="0" w:oddHBand="1" w:evenHBand="0" w:firstRowFirstColumn="0" w:firstRowLastColumn="0" w:lastRowFirstColumn="0" w:lastRowLastColumn="0"/>
        </w:trPr>
        <w:tc>
          <w:tcPr>
            <w:tcW w:w="0" w:type="dxa"/>
            <w:tcPrChange w:id="1683" w:author="Niall Murphy" w:date="2021-04-28T15:05:00Z">
              <w:tcPr>
                <w:tcW w:w="2268" w:type="dxa"/>
              </w:tcPr>
            </w:tcPrChange>
          </w:tcPr>
          <w:p w14:paraId="10C1EC6F"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EIR</w:t>
            </w:r>
          </w:p>
        </w:tc>
        <w:tc>
          <w:tcPr>
            <w:tcW w:w="0" w:type="dxa"/>
            <w:tcPrChange w:id="1684" w:author="Niall Murphy" w:date="2021-04-28T15:05:00Z">
              <w:tcPr>
                <w:tcW w:w="6802" w:type="dxa"/>
              </w:tcPr>
            </w:tcPrChange>
          </w:tcPr>
          <w:p w14:paraId="7A982714"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 xml:space="preserve">Exchange Information Requirements </w:t>
            </w:r>
          </w:p>
        </w:tc>
      </w:tr>
      <w:tr w:rsidR="00BE193D" w:rsidRPr="00542737" w14:paraId="74C012C9" w14:textId="77777777" w:rsidTr="00C84B22">
        <w:trPr>
          <w:cnfStyle w:val="000000010000" w:firstRow="0" w:lastRow="0" w:firstColumn="0" w:lastColumn="0" w:oddVBand="0" w:evenVBand="0" w:oddHBand="0" w:evenHBand="1" w:firstRowFirstColumn="0" w:firstRowLastColumn="0" w:lastRowFirstColumn="0" w:lastRowLastColumn="0"/>
        </w:trPr>
        <w:tc>
          <w:tcPr>
            <w:tcW w:w="0" w:type="dxa"/>
            <w:tcPrChange w:id="1685" w:author="Niall Murphy" w:date="2021-04-28T15:05:00Z">
              <w:tcPr>
                <w:tcW w:w="2268" w:type="dxa"/>
              </w:tcPr>
            </w:tcPrChange>
          </w:tcPr>
          <w:p w14:paraId="7B6F58ED"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FM</w:t>
            </w:r>
          </w:p>
        </w:tc>
        <w:tc>
          <w:tcPr>
            <w:tcW w:w="0" w:type="dxa"/>
            <w:tcPrChange w:id="1686" w:author="Niall Murphy" w:date="2021-04-28T15:05:00Z">
              <w:tcPr>
                <w:tcW w:w="6802" w:type="dxa"/>
              </w:tcPr>
            </w:tcPrChange>
          </w:tcPr>
          <w:p w14:paraId="79B375EE"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Facilities Management</w:t>
            </w:r>
          </w:p>
        </w:tc>
      </w:tr>
      <w:tr w:rsidR="00BE193D" w:rsidRPr="00542737" w14:paraId="5C7A2C5D" w14:textId="77777777" w:rsidTr="00C84B22">
        <w:trPr>
          <w:cnfStyle w:val="000000100000" w:firstRow="0" w:lastRow="0" w:firstColumn="0" w:lastColumn="0" w:oddVBand="0" w:evenVBand="0" w:oddHBand="1" w:evenHBand="0" w:firstRowFirstColumn="0" w:firstRowLastColumn="0" w:lastRowFirstColumn="0" w:lastRowLastColumn="0"/>
        </w:trPr>
        <w:tc>
          <w:tcPr>
            <w:tcW w:w="0" w:type="dxa"/>
            <w:tcPrChange w:id="1687" w:author="Niall Murphy" w:date="2021-04-28T15:05:00Z">
              <w:tcPr>
                <w:tcW w:w="2268" w:type="dxa"/>
              </w:tcPr>
            </w:tcPrChange>
          </w:tcPr>
          <w:p w14:paraId="079D9572"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IFC</w:t>
            </w:r>
          </w:p>
        </w:tc>
        <w:tc>
          <w:tcPr>
            <w:tcW w:w="0" w:type="dxa"/>
            <w:tcPrChange w:id="1688" w:author="Niall Murphy" w:date="2021-04-28T15:05:00Z">
              <w:tcPr>
                <w:tcW w:w="6802" w:type="dxa"/>
              </w:tcPr>
            </w:tcPrChange>
          </w:tcPr>
          <w:p w14:paraId="437AE399"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Industry Foundation Classes</w:t>
            </w:r>
          </w:p>
        </w:tc>
      </w:tr>
      <w:tr w:rsidR="00BE193D" w:rsidRPr="00542737" w14:paraId="0D8152D9" w14:textId="77777777" w:rsidTr="00C84B22">
        <w:trPr>
          <w:cnfStyle w:val="000000010000" w:firstRow="0" w:lastRow="0" w:firstColumn="0" w:lastColumn="0" w:oddVBand="0" w:evenVBand="0" w:oddHBand="0" w:evenHBand="1" w:firstRowFirstColumn="0" w:firstRowLastColumn="0" w:lastRowFirstColumn="0" w:lastRowLastColumn="0"/>
        </w:trPr>
        <w:tc>
          <w:tcPr>
            <w:tcW w:w="0" w:type="dxa"/>
            <w:tcPrChange w:id="1689" w:author="Niall Murphy" w:date="2021-04-28T15:05:00Z">
              <w:tcPr>
                <w:tcW w:w="2268" w:type="dxa"/>
              </w:tcPr>
            </w:tcPrChange>
          </w:tcPr>
          <w:p w14:paraId="5604C613"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KPI</w:t>
            </w:r>
          </w:p>
        </w:tc>
        <w:tc>
          <w:tcPr>
            <w:tcW w:w="0" w:type="dxa"/>
            <w:tcPrChange w:id="1690" w:author="Niall Murphy" w:date="2021-04-28T15:05:00Z">
              <w:tcPr>
                <w:tcW w:w="6802" w:type="dxa"/>
              </w:tcPr>
            </w:tcPrChange>
          </w:tcPr>
          <w:p w14:paraId="102F9C06"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Key Performance Indicator</w:t>
            </w:r>
          </w:p>
        </w:tc>
      </w:tr>
      <w:tr w:rsidR="00BE193D" w:rsidRPr="00542737" w14:paraId="260DFB92" w14:textId="77777777" w:rsidTr="00C84B22">
        <w:trPr>
          <w:cnfStyle w:val="000000100000" w:firstRow="0" w:lastRow="0" w:firstColumn="0" w:lastColumn="0" w:oddVBand="0" w:evenVBand="0" w:oddHBand="1" w:evenHBand="0" w:firstRowFirstColumn="0" w:firstRowLastColumn="0" w:lastRowFirstColumn="0" w:lastRowLastColumn="0"/>
        </w:trPr>
        <w:tc>
          <w:tcPr>
            <w:tcW w:w="0" w:type="dxa"/>
            <w:tcPrChange w:id="1691" w:author="Niall Murphy" w:date="2021-04-28T15:05:00Z">
              <w:tcPr>
                <w:tcW w:w="2268" w:type="dxa"/>
              </w:tcPr>
            </w:tcPrChange>
          </w:tcPr>
          <w:p w14:paraId="3553F8F1"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MIDP</w:t>
            </w:r>
          </w:p>
        </w:tc>
        <w:tc>
          <w:tcPr>
            <w:tcW w:w="0" w:type="dxa"/>
            <w:tcPrChange w:id="1692" w:author="Niall Murphy" w:date="2021-04-28T15:05:00Z">
              <w:tcPr>
                <w:tcW w:w="6802" w:type="dxa"/>
              </w:tcPr>
            </w:tcPrChange>
          </w:tcPr>
          <w:p w14:paraId="71821289"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Master Information Delivery Plan</w:t>
            </w:r>
          </w:p>
        </w:tc>
      </w:tr>
      <w:tr w:rsidR="00BE193D" w:rsidRPr="00542737" w14:paraId="349770D7" w14:textId="77777777" w:rsidTr="00C84B22">
        <w:trPr>
          <w:cnfStyle w:val="000000010000" w:firstRow="0" w:lastRow="0" w:firstColumn="0" w:lastColumn="0" w:oddVBand="0" w:evenVBand="0" w:oddHBand="0" w:evenHBand="1" w:firstRowFirstColumn="0" w:firstRowLastColumn="0" w:lastRowFirstColumn="0" w:lastRowLastColumn="0"/>
        </w:trPr>
        <w:tc>
          <w:tcPr>
            <w:tcW w:w="0" w:type="dxa"/>
            <w:tcPrChange w:id="1693" w:author="Niall Murphy" w:date="2021-04-28T15:05:00Z">
              <w:tcPr>
                <w:tcW w:w="2268" w:type="dxa"/>
              </w:tcPr>
            </w:tcPrChange>
          </w:tcPr>
          <w:p w14:paraId="0178D5CD"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PIM</w:t>
            </w:r>
          </w:p>
        </w:tc>
        <w:tc>
          <w:tcPr>
            <w:tcW w:w="0" w:type="dxa"/>
            <w:tcPrChange w:id="1694" w:author="Niall Murphy" w:date="2021-04-28T15:05:00Z">
              <w:tcPr>
                <w:tcW w:w="6802" w:type="dxa"/>
              </w:tcPr>
            </w:tcPrChange>
          </w:tcPr>
          <w:p w14:paraId="13AED113"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Project Information Model</w:t>
            </w:r>
          </w:p>
        </w:tc>
      </w:tr>
      <w:tr w:rsidR="00BE193D" w:rsidRPr="00542737" w14:paraId="72262998" w14:textId="77777777" w:rsidTr="00C84B22">
        <w:trPr>
          <w:cnfStyle w:val="000000100000" w:firstRow="0" w:lastRow="0" w:firstColumn="0" w:lastColumn="0" w:oddVBand="0" w:evenVBand="0" w:oddHBand="1" w:evenHBand="0" w:firstRowFirstColumn="0" w:firstRowLastColumn="0" w:lastRowFirstColumn="0" w:lastRowLastColumn="0"/>
        </w:trPr>
        <w:tc>
          <w:tcPr>
            <w:tcW w:w="0" w:type="dxa"/>
            <w:tcPrChange w:id="1695" w:author="Niall Murphy" w:date="2021-04-28T15:05:00Z">
              <w:tcPr>
                <w:tcW w:w="2268" w:type="dxa"/>
              </w:tcPr>
            </w:tcPrChange>
          </w:tcPr>
          <w:p w14:paraId="30D0AA28"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 xml:space="preserve">PIR </w:t>
            </w:r>
          </w:p>
        </w:tc>
        <w:tc>
          <w:tcPr>
            <w:tcW w:w="0" w:type="dxa"/>
            <w:tcPrChange w:id="1696" w:author="Niall Murphy" w:date="2021-04-28T15:05:00Z">
              <w:tcPr>
                <w:tcW w:w="6802" w:type="dxa"/>
              </w:tcPr>
            </w:tcPrChange>
          </w:tcPr>
          <w:p w14:paraId="501C8BA5"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Project Information Requirements</w:t>
            </w:r>
          </w:p>
        </w:tc>
      </w:tr>
      <w:tr w:rsidR="00BE193D" w:rsidRPr="00542737" w14:paraId="1F920A4E" w14:textId="77777777" w:rsidTr="00C84B22">
        <w:trPr>
          <w:cnfStyle w:val="000000010000" w:firstRow="0" w:lastRow="0" w:firstColumn="0" w:lastColumn="0" w:oddVBand="0" w:evenVBand="0" w:oddHBand="0" w:evenHBand="1" w:firstRowFirstColumn="0" w:firstRowLastColumn="0" w:lastRowFirstColumn="0" w:lastRowLastColumn="0"/>
        </w:trPr>
        <w:tc>
          <w:tcPr>
            <w:tcW w:w="0" w:type="dxa"/>
            <w:tcPrChange w:id="1697" w:author="Niall Murphy" w:date="2021-04-28T15:05:00Z">
              <w:tcPr>
                <w:tcW w:w="2268" w:type="dxa"/>
              </w:tcPr>
            </w:tcPrChange>
          </w:tcPr>
          <w:p w14:paraId="3D169CE9"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TBC</w:t>
            </w:r>
          </w:p>
        </w:tc>
        <w:tc>
          <w:tcPr>
            <w:tcW w:w="0" w:type="dxa"/>
            <w:tcPrChange w:id="1698" w:author="Niall Murphy" w:date="2021-04-28T15:05:00Z">
              <w:tcPr>
                <w:tcW w:w="6802" w:type="dxa"/>
              </w:tcPr>
            </w:tcPrChange>
          </w:tcPr>
          <w:p w14:paraId="278E77AE"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To be confirmed</w:t>
            </w:r>
          </w:p>
        </w:tc>
      </w:tr>
      <w:tr w:rsidR="00BE193D" w:rsidRPr="00542737" w:rsidDel="00C84B22" w14:paraId="24B0CB5C" w14:textId="3286409E" w:rsidTr="00C84B22">
        <w:trPr>
          <w:cnfStyle w:val="000000100000" w:firstRow="0" w:lastRow="0" w:firstColumn="0" w:lastColumn="0" w:oddVBand="0" w:evenVBand="0" w:oddHBand="1" w:evenHBand="0" w:firstRowFirstColumn="0" w:firstRowLastColumn="0" w:lastRowFirstColumn="0" w:lastRowLastColumn="0"/>
          <w:del w:id="1699" w:author="Niall Murphy" w:date="2021-04-28T15:05:00Z"/>
        </w:trPr>
        <w:tc>
          <w:tcPr>
            <w:tcW w:w="0" w:type="dxa"/>
            <w:tcBorders>
              <w:bottom w:val="none" w:sz="0" w:space="0" w:color="auto"/>
            </w:tcBorders>
            <w:tcPrChange w:id="1700" w:author="Niall Murphy" w:date="2021-04-28T15:05:00Z">
              <w:tcPr>
                <w:tcW w:w="2268" w:type="dxa"/>
                <w:tcBorders>
                  <w:bottom w:val="none" w:sz="0" w:space="0" w:color="auto"/>
                </w:tcBorders>
              </w:tcPr>
            </w:tcPrChange>
          </w:tcPr>
          <w:p w14:paraId="40A21FBD" w14:textId="5C25821E" w:rsidR="00BE193D" w:rsidRPr="00542737" w:rsidDel="00C84B22"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rPr>
                <w:del w:id="1701" w:author="Niall Murphy" w:date="2021-04-28T15:05:00Z"/>
              </w:rPr>
            </w:pPr>
            <w:del w:id="1702" w:author="Niall Murphy" w:date="2021-04-28T15:05:00Z">
              <w:r w:rsidRPr="00542737" w:rsidDel="00C84B22">
                <w:delText>TIDP</w:delText>
              </w:r>
            </w:del>
          </w:p>
        </w:tc>
        <w:tc>
          <w:tcPr>
            <w:tcW w:w="0" w:type="dxa"/>
            <w:tcBorders>
              <w:bottom w:val="none" w:sz="0" w:space="0" w:color="auto"/>
            </w:tcBorders>
            <w:tcPrChange w:id="1703" w:author="Niall Murphy" w:date="2021-04-28T15:05:00Z">
              <w:tcPr>
                <w:tcW w:w="6802" w:type="dxa"/>
                <w:tcBorders>
                  <w:bottom w:val="none" w:sz="0" w:space="0" w:color="auto"/>
                </w:tcBorders>
              </w:tcPr>
            </w:tcPrChange>
          </w:tcPr>
          <w:p w14:paraId="26A8617D" w14:textId="0CBC6548" w:rsidR="00BE193D" w:rsidRPr="00542737" w:rsidDel="00C84B22"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rPr>
                <w:del w:id="1704" w:author="Niall Murphy" w:date="2021-04-28T15:05:00Z"/>
              </w:rPr>
            </w:pPr>
            <w:del w:id="1705" w:author="Niall Murphy" w:date="2021-04-28T15:05:00Z">
              <w:r w:rsidRPr="00542737" w:rsidDel="00C84B22">
                <w:delText>Task Information Delivery Plan</w:delText>
              </w:r>
            </w:del>
          </w:p>
        </w:tc>
      </w:tr>
      <w:tr w:rsidR="00C84B22" w:rsidRPr="00542737" w14:paraId="4D368432" w14:textId="77777777" w:rsidTr="00C84B22">
        <w:trPr>
          <w:cnfStyle w:val="000000010000" w:firstRow="0" w:lastRow="0" w:firstColumn="0" w:lastColumn="0" w:oddVBand="0" w:evenVBand="0" w:oddHBand="0" w:evenHBand="1" w:firstRowFirstColumn="0" w:firstRowLastColumn="0" w:lastRowFirstColumn="0" w:lastRowLastColumn="0"/>
        </w:trPr>
        <w:tc>
          <w:tcPr>
            <w:tcW w:w="0" w:type="dxa"/>
            <w:tcBorders>
              <w:bottom w:val="single" w:sz="18" w:space="0" w:color="404040" w:themeColor="text1" w:themeTint="BF"/>
            </w:tcBorders>
            <w:shd w:val="clear" w:color="auto" w:fill="EBEDEE" w:themeFill="accent4" w:themeFillTint="33"/>
            <w:tcPrChange w:id="1706" w:author="Niall Murphy" w:date="2021-04-28T15:05:00Z">
              <w:tcPr>
                <w:tcW w:w="2268" w:type="dxa"/>
                <w:tcBorders>
                  <w:bottom w:val="single" w:sz="18" w:space="0" w:color="404040" w:themeColor="text1" w:themeTint="BF"/>
                </w:tcBorders>
              </w:tcPr>
            </w:tcPrChange>
          </w:tcPr>
          <w:p w14:paraId="2D763ED2" w14:textId="1FD75393" w:rsidR="00C84B22" w:rsidRPr="00542737" w:rsidRDefault="00C84B22" w:rsidP="00C84B22">
            <w:pPr>
              <w:pStyle w:val="BodyText"/>
              <w:spacing w:after="0"/>
              <w:ind w:left="0"/>
              <w:cnfStyle w:val="000000010000" w:firstRow="0" w:lastRow="0" w:firstColumn="0" w:lastColumn="0" w:oddVBand="0" w:evenVBand="0" w:oddHBand="0" w:evenHBand="1" w:firstRowFirstColumn="0" w:firstRowLastColumn="0" w:lastRowFirstColumn="0" w:lastRowLastColumn="0"/>
            </w:pPr>
            <w:ins w:id="1707" w:author="Niall Murphy" w:date="2021-04-28T15:05:00Z">
              <w:r w:rsidRPr="00542737">
                <w:t>TIDP</w:t>
              </w:r>
            </w:ins>
            <w:commentRangeStart w:id="1708"/>
            <w:del w:id="1709" w:author="Niall Murphy" w:date="2021-04-28T15:05:00Z">
              <w:r w:rsidRPr="00542737" w:rsidDel="003C47B6">
                <w:delText>WIP</w:delText>
              </w:r>
              <w:commentRangeEnd w:id="1708"/>
              <w:r w:rsidRPr="00542737" w:rsidDel="003C47B6">
                <w:rPr>
                  <w:rStyle w:val="CommentReference"/>
                  <w:rFonts w:ascii="Verdana" w:eastAsiaTheme="minorHAnsi" w:hAnsi="Verdana" w:cstheme="minorBidi"/>
                  <w:lang w:eastAsia="en-US"/>
                </w:rPr>
                <w:commentReference w:id="1708"/>
              </w:r>
            </w:del>
          </w:p>
        </w:tc>
        <w:tc>
          <w:tcPr>
            <w:tcW w:w="0" w:type="dxa"/>
            <w:tcBorders>
              <w:bottom w:val="single" w:sz="18" w:space="0" w:color="404040" w:themeColor="text1" w:themeTint="BF"/>
            </w:tcBorders>
            <w:shd w:val="clear" w:color="auto" w:fill="EBEDEE" w:themeFill="accent4" w:themeFillTint="33"/>
            <w:tcPrChange w:id="1710" w:author="Niall Murphy" w:date="2021-04-28T15:05:00Z">
              <w:tcPr>
                <w:tcW w:w="6802" w:type="dxa"/>
                <w:tcBorders>
                  <w:bottom w:val="single" w:sz="18" w:space="0" w:color="404040" w:themeColor="text1" w:themeTint="BF"/>
                </w:tcBorders>
              </w:tcPr>
            </w:tcPrChange>
          </w:tcPr>
          <w:p w14:paraId="2C54D32F" w14:textId="07657C62" w:rsidR="00C84B22" w:rsidRPr="00542737" w:rsidRDefault="00C84B22" w:rsidP="00C84B22">
            <w:pPr>
              <w:pStyle w:val="BodyText"/>
              <w:spacing w:after="0"/>
              <w:ind w:left="0"/>
              <w:cnfStyle w:val="000000010000" w:firstRow="0" w:lastRow="0" w:firstColumn="0" w:lastColumn="0" w:oddVBand="0" w:evenVBand="0" w:oddHBand="0" w:evenHBand="1" w:firstRowFirstColumn="0" w:firstRowLastColumn="0" w:lastRowFirstColumn="0" w:lastRowLastColumn="0"/>
            </w:pPr>
            <w:ins w:id="1711" w:author="Niall Murphy" w:date="2021-04-28T15:05:00Z">
              <w:r w:rsidRPr="00542737">
                <w:t>Task Information Delivery Plan</w:t>
              </w:r>
            </w:ins>
            <w:del w:id="1712" w:author="Niall Murphy" w:date="2021-04-28T15:05:00Z">
              <w:r w:rsidRPr="00542737" w:rsidDel="003C47B6">
                <w:delText>Work in progress</w:delText>
              </w:r>
            </w:del>
          </w:p>
        </w:tc>
      </w:tr>
    </w:tbl>
    <w:p w14:paraId="3F7A4F00" w14:textId="77777777" w:rsidR="00BE193D" w:rsidRPr="00542737" w:rsidRDefault="00BE193D" w:rsidP="00BE193D">
      <w:pPr>
        <w:pStyle w:val="BodyText"/>
        <w:rPr>
          <w:highlight w:val="yellow"/>
        </w:rPr>
      </w:pPr>
    </w:p>
    <w:p w14:paraId="52358EDC" w14:textId="77777777" w:rsidR="00BE193D" w:rsidRPr="00542737" w:rsidRDefault="00BE193D" w:rsidP="00BE193D">
      <w:pPr>
        <w:pStyle w:val="BodyText"/>
        <w:rPr>
          <w:highlight w:val="yellow"/>
        </w:rPr>
      </w:pPr>
    </w:p>
    <w:p w14:paraId="6BB68248" w14:textId="77777777" w:rsidR="00BE193D" w:rsidRPr="00542737" w:rsidRDefault="00BE193D" w:rsidP="00BE193D">
      <w:pPr>
        <w:pStyle w:val="AppendixSubheading"/>
      </w:pPr>
      <w:r w:rsidRPr="00542737">
        <w:br w:type="page"/>
      </w:r>
      <w:bookmarkStart w:id="1713" w:name="_Toc441825963"/>
      <w:bookmarkStart w:id="1714" w:name="_Toc450653344"/>
      <w:bookmarkStart w:id="1715" w:name="_Toc450653846"/>
      <w:bookmarkStart w:id="1716" w:name="_Toc470161203"/>
      <w:bookmarkStart w:id="1717" w:name="_Toc3801154"/>
      <w:bookmarkStart w:id="1718" w:name="_Toc3801385"/>
      <w:bookmarkStart w:id="1719" w:name="_Toc67325226"/>
      <w:bookmarkStart w:id="1720" w:name="_Toc68189063"/>
      <w:bookmarkStart w:id="1721" w:name="_Toc70607096"/>
      <w:r w:rsidRPr="00542737">
        <w:lastRenderedPageBreak/>
        <w:t>Glossary of terms</w:t>
      </w:r>
      <w:bookmarkEnd w:id="1713"/>
      <w:bookmarkEnd w:id="1714"/>
      <w:bookmarkEnd w:id="1715"/>
      <w:bookmarkEnd w:id="1716"/>
      <w:bookmarkEnd w:id="1717"/>
      <w:bookmarkEnd w:id="1718"/>
      <w:bookmarkEnd w:id="1719"/>
      <w:bookmarkEnd w:id="1720"/>
      <w:bookmarkEnd w:id="1721"/>
      <w:r w:rsidRPr="00542737">
        <w:t xml:space="preserve"> </w:t>
      </w:r>
    </w:p>
    <w:tbl>
      <w:tblPr>
        <w:tblStyle w:val="TurnTown"/>
        <w:tblW w:w="9070" w:type="dxa"/>
        <w:tblInd w:w="794" w:type="dxa"/>
        <w:tblLayout w:type="fixed"/>
        <w:tblLook w:val="04A0" w:firstRow="1" w:lastRow="0" w:firstColumn="1" w:lastColumn="0" w:noHBand="0" w:noVBand="1"/>
        <w:tblPrChange w:id="1722" w:author="Niall Murphy" w:date="2021-04-29T14:55:00Z">
          <w:tblPr>
            <w:tblStyle w:val="TurnTown"/>
            <w:tblW w:w="9070" w:type="dxa"/>
            <w:tblInd w:w="794" w:type="dxa"/>
            <w:tblLayout w:type="fixed"/>
            <w:tblLook w:val="04A0" w:firstRow="1" w:lastRow="0" w:firstColumn="1" w:lastColumn="0" w:noHBand="0" w:noVBand="1"/>
          </w:tblPr>
        </w:tblPrChange>
      </w:tblPr>
      <w:tblGrid>
        <w:gridCol w:w="3034"/>
        <w:gridCol w:w="6036"/>
        <w:tblGridChange w:id="1723">
          <w:tblGrid>
            <w:gridCol w:w="2268"/>
            <w:gridCol w:w="6802"/>
          </w:tblGrid>
        </w:tblGridChange>
      </w:tblGrid>
      <w:tr w:rsidR="00BE193D" w:rsidRPr="00542737" w14:paraId="2B0D8231" w14:textId="77777777" w:rsidTr="009319BE">
        <w:trPr>
          <w:cnfStyle w:val="100000000000" w:firstRow="1" w:lastRow="0" w:firstColumn="0" w:lastColumn="0" w:oddVBand="0" w:evenVBand="0" w:oddHBand="0" w:evenHBand="0" w:firstRowFirstColumn="0" w:firstRowLastColumn="0" w:lastRowFirstColumn="0" w:lastRowLastColumn="0"/>
        </w:trPr>
        <w:tc>
          <w:tcPr>
            <w:tcW w:w="3034" w:type="dxa"/>
            <w:vAlign w:val="center"/>
            <w:tcPrChange w:id="1724" w:author="Niall Murphy" w:date="2021-04-29T14:55:00Z">
              <w:tcPr>
                <w:tcW w:w="2268" w:type="dxa"/>
                <w:vAlign w:val="center"/>
              </w:tcPr>
            </w:tcPrChange>
          </w:tcPr>
          <w:p w14:paraId="53B107BB" w14:textId="77777777" w:rsidR="00BE193D" w:rsidRPr="00542737" w:rsidRDefault="00BE193D" w:rsidP="00BE193D">
            <w:pPr>
              <w:pStyle w:val="BodyText"/>
              <w:spacing w:after="0"/>
              <w:ind w:left="0"/>
              <w:cnfStyle w:val="100000000000" w:firstRow="1" w:lastRow="0" w:firstColumn="0" w:lastColumn="0" w:oddVBand="0" w:evenVBand="0" w:oddHBand="0" w:evenHBand="0" w:firstRowFirstColumn="0" w:firstRowLastColumn="0" w:lastRowFirstColumn="0" w:lastRowLastColumn="0"/>
              <w:rPr>
                <w:b w:val="0"/>
                <w:color w:val="FFFFFF"/>
              </w:rPr>
            </w:pPr>
            <w:commentRangeStart w:id="1725"/>
            <w:r w:rsidRPr="00542737">
              <w:rPr>
                <w:b w:val="0"/>
                <w:color w:val="FFFFFF"/>
              </w:rPr>
              <w:t>Term</w:t>
            </w:r>
            <w:commentRangeEnd w:id="1725"/>
            <w:r w:rsidR="00F30628" w:rsidRPr="00542737">
              <w:rPr>
                <w:rStyle w:val="CommentReference"/>
                <w:rFonts w:ascii="Verdana" w:eastAsiaTheme="minorHAnsi" w:hAnsi="Verdana" w:cstheme="minorBidi"/>
                <w:b w:val="0"/>
                <w:lang w:eastAsia="en-US"/>
              </w:rPr>
              <w:commentReference w:id="1725"/>
            </w:r>
          </w:p>
        </w:tc>
        <w:tc>
          <w:tcPr>
            <w:tcW w:w="6036" w:type="dxa"/>
            <w:vAlign w:val="center"/>
            <w:tcPrChange w:id="1726" w:author="Niall Murphy" w:date="2021-04-29T14:55:00Z">
              <w:tcPr>
                <w:tcW w:w="6803" w:type="dxa"/>
                <w:vAlign w:val="center"/>
              </w:tcPr>
            </w:tcPrChange>
          </w:tcPr>
          <w:p w14:paraId="49826946" w14:textId="77777777" w:rsidR="00BE193D" w:rsidRPr="00542737" w:rsidRDefault="00BE193D" w:rsidP="00BE193D">
            <w:pPr>
              <w:pStyle w:val="BodyText"/>
              <w:spacing w:after="0"/>
              <w:ind w:left="0"/>
              <w:cnfStyle w:val="100000000000" w:firstRow="1" w:lastRow="0" w:firstColumn="0" w:lastColumn="0" w:oddVBand="0" w:evenVBand="0" w:oddHBand="0" w:evenHBand="0" w:firstRowFirstColumn="0" w:firstRowLastColumn="0" w:lastRowFirstColumn="0" w:lastRowLastColumn="0"/>
              <w:rPr>
                <w:b w:val="0"/>
                <w:color w:val="FFFFFF"/>
              </w:rPr>
            </w:pPr>
            <w:r w:rsidRPr="00542737">
              <w:rPr>
                <w:b w:val="0"/>
                <w:color w:val="FFFFFF"/>
              </w:rPr>
              <w:t>Definition</w:t>
            </w:r>
          </w:p>
        </w:tc>
      </w:tr>
      <w:tr w:rsidR="00BE193D" w:rsidRPr="00542737" w14:paraId="305FBD6A" w14:textId="77777777" w:rsidTr="00C84B22">
        <w:trPr>
          <w:cnfStyle w:val="000000100000" w:firstRow="0" w:lastRow="0" w:firstColumn="0" w:lastColumn="0" w:oddVBand="0" w:evenVBand="0" w:oddHBand="1" w:evenHBand="0" w:firstRowFirstColumn="0" w:firstRowLastColumn="0" w:lastRowFirstColumn="0" w:lastRowLastColumn="0"/>
        </w:trPr>
        <w:tc>
          <w:tcPr>
            <w:tcW w:w="9070" w:type="dxa"/>
            <w:gridSpan w:val="2"/>
            <w:shd w:val="clear" w:color="auto" w:fill="7F7F7F" w:themeFill="text1" w:themeFillTint="80"/>
            <w:tcPrChange w:id="1727" w:author="Niall Murphy" w:date="2021-04-28T15:06:00Z">
              <w:tcPr>
                <w:tcW w:w="9071" w:type="dxa"/>
                <w:gridSpan w:val="2"/>
                <w:shd w:val="clear" w:color="auto" w:fill="7F7F7F" w:themeFill="text1" w:themeFillTint="80"/>
              </w:tcPr>
            </w:tcPrChange>
          </w:tcPr>
          <w:p w14:paraId="40484A86"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rPr>
                <w:color w:val="FFFFFF" w:themeColor="background1"/>
              </w:rPr>
              <w:t>Terms relating to assets and projects</w:t>
            </w:r>
          </w:p>
        </w:tc>
      </w:tr>
      <w:tr w:rsidR="00BE193D" w:rsidRPr="00542737" w14:paraId="738F527D" w14:textId="77777777" w:rsidTr="009319BE">
        <w:trPr>
          <w:cnfStyle w:val="000000010000" w:firstRow="0" w:lastRow="0" w:firstColumn="0" w:lastColumn="0" w:oddVBand="0" w:evenVBand="0" w:oddHBand="0" w:evenHBand="1" w:firstRowFirstColumn="0" w:firstRowLastColumn="0" w:lastRowFirstColumn="0" w:lastRowLastColumn="0"/>
        </w:trPr>
        <w:tc>
          <w:tcPr>
            <w:tcW w:w="3034" w:type="dxa"/>
            <w:tcPrChange w:id="1728" w:author="Niall Murphy" w:date="2021-04-29T14:55:00Z">
              <w:tcPr>
                <w:tcW w:w="2268" w:type="dxa"/>
              </w:tcPr>
            </w:tcPrChange>
          </w:tcPr>
          <w:p w14:paraId="63F250F7"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Appointed Party</w:t>
            </w:r>
          </w:p>
        </w:tc>
        <w:tc>
          <w:tcPr>
            <w:tcW w:w="6036" w:type="dxa"/>
            <w:tcPrChange w:id="1729" w:author="Niall Murphy" w:date="2021-04-29T14:55:00Z">
              <w:tcPr>
                <w:tcW w:w="6803" w:type="dxa"/>
              </w:tcPr>
            </w:tcPrChange>
          </w:tcPr>
          <w:p w14:paraId="6218FC2E"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Provider of information concerning works, goods or services</w:t>
            </w:r>
          </w:p>
        </w:tc>
      </w:tr>
      <w:tr w:rsidR="00BE193D" w:rsidRPr="00542737" w14:paraId="76080DD8" w14:textId="77777777" w:rsidTr="009319BE">
        <w:trPr>
          <w:cnfStyle w:val="000000100000" w:firstRow="0" w:lastRow="0" w:firstColumn="0" w:lastColumn="0" w:oddVBand="0" w:evenVBand="0" w:oddHBand="1" w:evenHBand="0" w:firstRowFirstColumn="0" w:firstRowLastColumn="0" w:lastRowFirstColumn="0" w:lastRowLastColumn="0"/>
        </w:trPr>
        <w:tc>
          <w:tcPr>
            <w:tcW w:w="3034" w:type="dxa"/>
            <w:tcPrChange w:id="1730" w:author="Niall Murphy" w:date="2021-04-29T14:55:00Z">
              <w:tcPr>
                <w:tcW w:w="2268" w:type="dxa"/>
              </w:tcPr>
            </w:tcPrChange>
          </w:tcPr>
          <w:p w14:paraId="5C5C872F"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Lead Appointed Party</w:t>
            </w:r>
          </w:p>
        </w:tc>
        <w:tc>
          <w:tcPr>
            <w:tcW w:w="6036" w:type="dxa"/>
            <w:tcPrChange w:id="1731" w:author="Niall Murphy" w:date="2021-04-29T14:55:00Z">
              <w:tcPr>
                <w:tcW w:w="6803" w:type="dxa"/>
              </w:tcPr>
            </w:tcPrChange>
          </w:tcPr>
          <w:p w14:paraId="64BB06FD"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Appointed party who has foremost responsibility amongst the delivery team for the management of the BIM process during the applicable stage. Please note that our understanding of ‘Lead’ in this manner is not to denote any contractual relationship hierarchy between Appointed Parties.</w:t>
            </w:r>
          </w:p>
        </w:tc>
      </w:tr>
      <w:tr w:rsidR="00BE193D" w:rsidRPr="00542737" w14:paraId="6F3F5041" w14:textId="77777777" w:rsidTr="009319BE">
        <w:trPr>
          <w:cnfStyle w:val="000000010000" w:firstRow="0" w:lastRow="0" w:firstColumn="0" w:lastColumn="0" w:oddVBand="0" w:evenVBand="0" w:oddHBand="0" w:evenHBand="1" w:firstRowFirstColumn="0" w:firstRowLastColumn="0" w:lastRowFirstColumn="0" w:lastRowLastColumn="0"/>
        </w:trPr>
        <w:tc>
          <w:tcPr>
            <w:tcW w:w="3034" w:type="dxa"/>
            <w:tcPrChange w:id="1732" w:author="Niall Murphy" w:date="2021-04-29T14:55:00Z">
              <w:tcPr>
                <w:tcW w:w="2268" w:type="dxa"/>
              </w:tcPr>
            </w:tcPrChange>
          </w:tcPr>
          <w:p w14:paraId="2E0813ED"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Appointing party</w:t>
            </w:r>
          </w:p>
        </w:tc>
        <w:tc>
          <w:tcPr>
            <w:tcW w:w="6036" w:type="dxa"/>
            <w:tcPrChange w:id="1733" w:author="Niall Murphy" w:date="2021-04-29T14:55:00Z">
              <w:tcPr>
                <w:tcW w:w="6803" w:type="dxa"/>
              </w:tcPr>
            </w:tcPrChange>
          </w:tcPr>
          <w:p w14:paraId="06F139B4"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Receiver of information concerning works, goods, or services from a lead appointed party</w:t>
            </w:r>
          </w:p>
        </w:tc>
      </w:tr>
      <w:tr w:rsidR="00BE193D" w:rsidRPr="00542737" w14:paraId="46D71CFD" w14:textId="77777777" w:rsidTr="009319BE">
        <w:trPr>
          <w:cnfStyle w:val="000000100000" w:firstRow="0" w:lastRow="0" w:firstColumn="0" w:lastColumn="0" w:oddVBand="0" w:evenVBand="0" w:oddHBand="1" w:evenHBand="0" w:firstRowFirstColumn="0" w:firstRowLastColumn="0" w:lastRowFirstColumn="0" w:lastRowLastColumn="0"/>
        </w:trPr>
        <w:tc>
          <w:tcPr>
            <w:tcW w:w="3034" w:type="dxa"/>
            <w:tcPrChange w:id="1734" w:author="Niall Murphy" w:date="2021-04-29T14:55:00Z">
              <w:tcPr>
                <w:tcW w:w="2268" w:type="dxa"/>
              </w:tcPr>
            </w:tcPrChange>
          </w:tcPr>
          <w:p w14:paraId="6AF6D1B6"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Delivery team</w:t>
            </w:r>
          </w:p>
        </w:tc>
        <w:tc>
          <w:tcPr>
            <w:tcW w:w="6036" w:type="dxa"/>
            <w:tcPrChange w:id="1735" w:author="Niall Murphy" w:date="2021-04-29T14:55:00Z">
              <w:tcPr>
                <w:tcW w:w="6803" w:type="dxa"/>
              </w:tcPr>
            </w:tcPrChange>
          </w:tcPr>
          <w:p w14:paraId="19D815F3"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Lead Appointed Party and the</w:t>
            </w:r>
            <w:del w:id="1736" w:author="Niall Murphy" w:date="2021-04-27T10:03:00Z">
              <w:r w:rsidRPr="00542737" w:rsidDel="00F248A7">
                <w:delText>ir</w:delText>
              </w:r>
            </w:del>
            <w:r w:rsidRPr="00542737">
              <w:t xml:space="preserve"> Appointed Parties</w:t>
            </w:r>
          </w:p>
          <w:p w14:paraId="11CED53C"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Where appropriate this term is prefixed with ‘Design’ or ‘Construction’ to indicate responsibility.</w:t>
            </w:r>
          </w:p>
        </w:tc>
      </w:tr>
      <w:tr w:rsidR="00BE193D" w:rsidRPr="00542737" w14:paraId="6DFA13F6" w14:textId="77777777" w:rsidTr="009319BE">
        <w:trPr>
          <w:cnfStyle w:val="000000010000" w:firstRow="0" w:lastRow="0" w:firstColumn="0" w:lastColumn="0" w:oddVBand="0" w:evenVBand="0" w:oddHBand="0" w:evenHBand="1" w:firstRowFirstColumn="0" w:firstRowLastColumn="0" w:lastRowFirstColumn="0" w:lastRowLastColumn="0"/>
        </w:trPr>
        <w:tc>
          <w:tcPr>
            <w:tcW w:w="3034" w:type="dxa"/>
            <w:tcPrChange w:id="1737" w:author="Niall Murphy" w:date="2021-04-29T14:55:00Z">
              <w:tcPr>
                <w:tcW w:w="2268" w:type="dxa"/>
              </w:tcPr>
            </w:tcPrChange>
          </w:tcPr>
          <w:p w14:paraId="457FE69C"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Task team</w:t>
            </w:r>
          </w:p>
        </w:tc>
        <w:tc>
          <w:tcPr>
            <w:tcW w:w="6036" w:type="dxa"/>
            <w:tcPrChange w:id="1738" w:author="Niall Murphy" w:date="2021-04-29T14:55:00Z">
              <w:tcPr>
                <w:tcW w:w="6803" w:type="dxa"/>
              </w:tcPr>
            </w:tcPrChange>
          </w:tcPr>
          <w:p w14:paraId="56BEBA33"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Individuals assembled to perform a specific task</w:t>
            </w:r>
          </w:p>
        </w:tc>
      </w:tr>
      <w:tr w:rsidR="00BE193D" w:rsidRPr="00542737" w:rsidDel="00C84B22" w14:paraId="5CA7C6E9" w14:textId="6DFBDD8A" w:rsidTr="009319BE">
        <w:trPr>
          <w:cnfStyle w:val="000000100000" w:firstRow="0" w:lastRow="0" w:firstColumn="0" w:lastColumn="0" w:oddVBand="0" w:evenVBand="0" w:oddHBand="1" w:evenHBand="0" w:firstRowFirstColumn="0" w:firstRowLastColumn="0" w:lastRowFirstColumn="0" w:lastRowLastColumn="0"/>
          <w:del w:id="1739" w:author="Niall Murphy" w:date="2021-04-28T15:06:00Z"/>
        </w:trPr>
        <w:tc>
          <w:tcPr>
            <w:tcW w:w="3034" w:type="dxa"/>
            <w:tcPrChange w:id="1740" w:author="Niall Murphy" w:date="2021-04-29T14:55:00Z">
              <w:tcPr>
                <w:tcW w:w="2268" w:type="dxa"/>
              </w:tcPr>
            </w:tcPrChange>
          </w:tcPr>
          <w:p w14:paraId="2DDCB19D" w14:textId="20172D02" w:rsidR="00BE193D" w:rsidRPr="00542737" w:rsidDel="00C84B22"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rPr>
                <w:del w:id="1741" w:author="Niall Murphy" w:date="2021-04-28T15:06:00Z"/>
              </w:rPr>
            </w:pPr>
            <w:del w:id="1742" w:author="Niall Murphy" w:date="2021-04-28T15:06:00Z">
              <w:r w:rsidRPr="00542737" w:rsidDel="00C84B22">
                <w:delText>Delivery Phase</w:delText>
              </w:r>
            </w:del>
          </w:p>
        </w:tc>
        <w:tc>
          <w:tcPr>
            <w:tcW w:w="6036" w:type="dxa"/>
            <w:tcPrChange w:id="1743" w:author="Niall Murphy" w:date="2021-04-29T14:55:00Z">
              <w:tcPr>
                <w:tcW w:w="6803" w:type="dxa"/>
              </w:tcPr>
            </w:tcPrChange>
          </w:tcPr>
          <w:p w14:paraId="0696A796" w14:textId="416C2CB4" w:rsidR="00BE193D" w:rsidRPr="00542737" w:rsidDel="00C84B22"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rPr>
                <w:del w:id="1744" w:author="Niall Murphy" w:date="2021-04-28T15:06:00Z"/>
              </w:rPr>
            </w:pPr>
            <w:del w:id="1745" w:author="Niall Murphy" w:date="2021-04-28T15:06:00Z">
              <w:r w:rsidRPr="00542737" w:rsidDel="00C84B22">
                <w:delText>Part of the life cycle during which an asset is designed, constructed, and commissioned</w:delText>
              </w:r>
            </w:del>
          </w:p>
        </w:tc>
      </w:tr>
      <w:tr w:rsidR="00BE193D" w:rsidRPr="00542737" w:rsidDel="00C84B22" w14:paraId="2086B794" w14:textId="318F56FA" w:rsidTr="009319BE">
        <w:trPr>
          <w:cnfStyle w:val="000000010000" w:firstRow="0" w:lastRow="0" w:firstColumn="0" w:lastColumn="0" w:oddVBand="0" w:evenVBand="0" w:oddHBand="0" w:evenHBand="1" w:firstRowFirstColumn="0" w:firstRowLastColumn="0" w:lastRowFirstColumn="0" w:lastRowLastColumn="0"/>
          <w:del w:id="1746" w:author="Niall Murphy" w:date="2021-04-28T15:06:00Z"/>
        </w:trPr>
        <w:tc>
          <w:tcPr>
            <w:tcW w:w="3034" w:type="dxa"/>
            <w:tcPrChange w:id="1747" w:author="Niall Murphy" w:date="2021-04-29T14:55:00Z">
              <w:tcPr>
                <w:tcW w:w="2268" w:type="dxa"/>
              </w:tcPr>
            </w:tcPrChange>
          </w:tcPr>
          <w:p w14:paraId="2B86B2EF" w14:textId="2316D264" w:rsidR="00BE193D" w:rsidRPr="00542737" w:rsidDel="00C84B22"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rPr>
                <w:del w:id="1748" w:author="Niall Murphy" w:date="2021-04-28T15:06:00Z"/>
              </w:rPr>
            </w:pPr>
            <w:del w:id="1749" w:author="Niall Murphy" w:date="2021-04-28T15:06:00Z">
              <w:r w:rsidRPr="00542737" w:rsidDel="00C84B22">
                <w:delText>Operation Phase</w:delText>
              </w:r>
            </w:del>
          </w:p>
        </w:tc>
        <w:tc>
          <w:tcPr>
            <w:tcW w:w="6036" w:type="dxa"/>
            <w:tcPrChange w:id="1750" w:author="Niall Murphy" w:date="2021-04-29T14:55:00Z">
              <w:tcPr>
                <w:tcW w:w="6803" w:type="dxa"/>
              </w:tcPr>
            </w:tcPrChange>
          </w:tcPr>
          <w:p w14:paraId="698B4FF1" w14:textId="74C480D5" w:rsidR="00BE193D" w:rsidRPr="00542737" w:rsidDel="00C84B22"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rPr>
                <w:del w:id="1751" w:author="Niall Murphy" w:date="2021-04-28T15:06:00Z"/>
              </w:rPr>
            </w:pPr>
            <w:del w:id="1752" w:author="Niall Murphy" w:date="2021-04-28T15:06:00Z">
              <w:r w:rsidRPr="00542737" w:rsidDel="00C84B22">
                <w:delText>Part of the life cycle during which an asset is used, operated, or maintained</w:delText>
              </w:r>
            </w:del>
          </w:p>
        </w:tc>
      </w:tr>
      <w:tr w:rsidR="00BE193D" w:rsidRPr="00542737" w:rsidDel="00C84B22" w14:paraId="12CFD351" w14:textId="5A913ED0" w:rsidTr="009319BE">
        <w:trPr>
          <w:cnfStyle w:val="000000100000" w:firstRow="0" w:lastRow="0" w:firstColumn="0" w:lastColumn="0" w:oddVBand="0" w:evenVBand="0" w:oddHBand="1" w:evenHBand="0" w:firstRowFirstColumn="0" w:firstRowLastColumn="0" w:lastRowFirstColumn="0" w:lastRowLastColumn="0"/>
          <w:del w:id="1753" w:author="Niall Murphy" w:date="2021-04-28T15:06:00Z"/>
        </w:trPr>
        <w:tc>
          <w:tcPr>
            <w:tcW w:w="3034" w:type="dxa"/>
            <w:tcPrChange w:id="1754" w:author="Niall Murphy" w:date="2021-04-29T14:55:00Z">
              <w:tcPr>
                <w:tcW w:w="2268" w:type="dxa"/>
              </w:tcPr>
            </w:tcPrChange>
          </w:tcPr>
          <w:p w14:paraId="6B3D793C" w14:textId="67C7B2E8" w:rsidR="00BE193D" w:rsidRPr="00542737" w:rsidDel="00C84B22"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rPr>
                <w:del w:id="1755" w:author="Niall Murphy" w:date="2021-04-28T15:06:00Z"/>
              </w:rPr>
            </w:pPr>
            <w:commentRangeStart w:id="1756"/>
            <w:del w:id="1757" w:author="Niall Murphy" w:date="2021-04-28T15:06:00Z">
              <w:r w:rsidRPr="00542737" w:rsidDel="00C84B22">
                <w:delText>Trigger event</w:delText>
              </w:r>
              <w:commentRangeEnd w:id="1756"/>
              <w:r w:rsidR="00F30628" w:rsidRPr="00542737" w:rsidDel="00C84B22">
                <w:rPr>
                  <w:rStyle w:val="CommentReference"/>
                  <w:rFonts w:ascii="Verdana" w:eastAsiaTheme="minorHAnsi" w:hAnsi="Verdana" w:cstheme="minorBidi"/>
                  <w:lang w:eastAsia="en-US"/>
                </w:rPr>
                <w:commentReference w:id="1756"/>
              </w:r>
            </w:del>
          </w:p>
        </w:tc>
        <w:tc>
          <w:tcPr>
            <w:tcW w:w="6036" w:type="dxa"/>
            <w:tcPrChange w:id="1758" w:author="Niall Murphy" w:date="2021-04-29T14:55:00Z">
              <w:tcPr>
                <w:tcW w:w="6803" w:type="dxa"/>
              </w:tcPr>
            </w:tcPrChange>
          </w:tcPr>
          <w:p w14:paraId="3060F626" w14:textId="494AEDCA" w:rsidR="00BE193D" w:rsidRPr="00542737" w:rsidDel="00C84B22"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rPr>
                <w:del w:id="1759" w:author="Niall Murphy" w:date="2021-04-28T15:06:00Z"/>
              </w:rPr>
            </w:pPr>
            <w:del w:id="1760" w:author="Niall Murphy" w:date="2021-04-28T15:06:00Z">
              <w:r w:rsidRPr="00542737" w:rsidDel="00C84B22">
                <w:delText>Planned or unplanned event that changes an asset or its status during its life cycle, which results in information exchange</w:delText>
              </w:r>
            </w:del>
          </w:p>
        </w:tc>
      </w:tr>
      <w:tr w:rsidR="00BE193D" w:rsidRPr="00542737" w14:paraId="1AEF5767" w14:textId="77777777" w:rsidTr="009319BE">
        <w:trPr>
          <w:cnfStyle w:val="000000010000" w:firstRow="0" w:lastRow="0" w:firstColumn="0" w:lastColumn="0" w:oddVBand="0" w:evenVBand="0" w:oddHBand="0" w:evenHBand="1" w:firstRowFirstColumn="0" w:firstRowLastColumn="0" w:lastRowFirstColumn="0" w:lastRowLastColumn="0"/>
        </w:trPr>
        <w:tc>
          <w:tcPr>
            <w:tcW w:w="3034" w:type="dxa"/>
            <w:shd w:val="clear" w:color="auto" w:fill="EBEDEE" w:themeFill="accent4" w:themeFillTint="33"/>
            <w:tcPrChange w:id="1761" w:author="Niall Murphy" w:date="2021-04-29T14:55:00Z">
              <w:tcPr>
                <w:tcW w:w="2268" w:type="dxa"/>
              </w:tcPr>
            </w:tcPrChange>
          </w:tcPr>
          <w:p w14:paraId="49EA9727"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commentRangeStart w:id="1762"/>
            <w:r w:rsidRPr="00542737">
              <w:t>Key decision point</w:t>
            </w:r>
            <w:commentRangeEnd w:id="1762"/>
            <w:r w:rsidR="00F30628" w:rsidRPr="00542737">
              <w:rPr>
                <w:rStyle w:val="CommentReference"/>
                <w:rFonts w:ascii="Verdana" w:eastAsiaTheme="minorHAnsi" w:hAnsi="Verdana" w:cstheme="minorBidi"/>
                <w:lang w:eastAsia="en-US"/>
              </w:rPr>
              <w:commentReference w:id="1762"/>
            </w:r>
          </w:p>
        </w:tc>
        <w:tc>
          <w:tcPr>
            <w:tcW w:w="6036" w:type="dxa"/>
            <w:shd w:val="clear" w:color="auto" w:fill="EBEDEE" w:themeFill="accent4" w:themeFillTint="33"/>
            <w:tcPrChange w:id="1763" w:author="Niall Murphy" w:date="2021-04-29T14:55:00Z">
              <w:tcPr>
                <w:tcW w:w="6803" w:type="dxa"/>
              </w:tcPr>
            </w:tcPrChange>
          </w:tcPr>
          <w:p w14:paraId="47B58D02"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Point in time during the life cycle when a decision crucial to the direction or viability of the asset is made</w:t>
            </w:r>
          </w:p>
        </w:tc>
      </w:tr>
      <w:tr w:rsidR="00BE193D" w:rsidRPr="00542737" w14:paraId="63888CA3" w14:textId="77777777" w:rsidTr="00C84B22">
        <w:trPr>
          <w:cnfStyle w:val="000000100000" w:firstRow="0" w:lastRow="0" w:firstColumn="0" w:lastColumn="0" w:oddVBand="0" w:evenVBand="0" w:oddHBand="1" w:evenHBand="0" w:firstRowFirstColumn="0" w:firstRowLastColumn="0" w:lastRowFirstColumn="0" w:lastRowLastColumn="0"/>
        </w:trPr>
        <w:tc>
          <w:tcPr>
            <w:tcW w:w="9070" w:type="dxa"/>
            <w:gridSpan w:val="2"/>
            <w:shd w:val="clear" w:color="auto" w:fill="7F7F7F" w:themeFill="text1" w:themeFillTint="80"/>
            <w:tcPrChange w:id="1764" w:author="Niall Murphy" w:date="2021-04-28T15:06:00Z">
              <w:tcPr>
                <w:tcW w:w="9071" w:type="dxa"/>
                <w:gridSpan w:val="2"/>
                <w:shd w:val="clear" w:color="auto" w:fill="7F7F7F" w:themeFill="text1" w:themeFillTint="80"/>
              </w:tcPr>
            </w:tcPrChange>
          </w:tcPr>
          <w:p w14:paraId="6AF8BD71"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commentRangeStart w:id="1765"/>
            <w:r w:rsidRPr="00542737">
              <w:rPr>
                <w:color w:val="FFFFFF" w:themeColor="background1"/>
              </w:rPr>
              <w:t>Terms relating to information management</w:t>
            </w:r>
            <w:commentRangeEnd w:id="1765"/>
            <w:r w:rsidR="00F30628" w:rsidRPr="00542737">
              <w:rPr>
                <w:rStyle w:val="CommentReference"/>
                <w:rFonts w:ascii="Verdana" w:eastAsiaTheme="minorHAnsi" w:hAnsi="Verdana" w:cstheme="minorBidi"/>
                <w:lang w:eastAsia="en-US"/>
              </w:rPr>
              <w:commentReference w:id="1765"/>
            </w:r>
          </w:p>
        </w:tc>
      </w:tr>
      <w:tr w:rsidR="00BE193D" w:rsidRPr="00542737" w14:paraId="09296D72" w14:textId="77777777" w:rsidTr="009319BE">
        <w:trPr>
          <w:cnfStyle w:val="000000010000" w:firstRow="0" w:lastRow="0" w:firstColumn="0" w:lastColumn="0" w:oddVBand="0" w:evenVBand="0" w:oddHBand="0" w:evenHBand="1" w:firstRowFirstColumn="0" w:firstRowLastColumn="0" w:lastRowFirstColumn="0" w:lastRowLastColumn="0"/>
        </w:trPr>
        <w:tc>
          <w:tcPr>
            <w:tcW w:w="3034" w:type="dxa"/>
            <w:tcPrChange w:id="1766" w:author="Niall Murphy" w:date="2021-04-29T14:55:00Z">
              <w:tcPr>
                <w:tcW w:w="2268" w:type="dxa"/>
              </w:tcPr>
            </w:tcPrChange>
          </w:tcPr>
          <w:p w14:paraId="08883B56"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Information</w:t>
            </w:r>
          </w:p>
        </w:tc>
        <w:tc>
          <w:tcPr>
            <w:tcW w:w="6036" w:type="dxa"/>
            <w:tcPrChange w:id="1767" w:author="Niall Murphy" w:date="2021-04-29T14:55:00Z">
              <w:tcPr>
                <w:tcW w:w="6803" w:type="dxa"/>
              </w:tcPr>
            </w:tcPrChange>
          </w:tcPr>
          <w:p w14:paraId="6D58F7DB"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Reinterpretable representation of data in a formalised manner suitable for communication, interpretation, or processing</w:t>
            </w:r>
          </w:p>
        </w:tc>
      </w:tr>
      <w:tr w:rsidR="00BE193D" w:rsidRPr="00542737" w14:paraId="2E59C88B" w14:textId="77777777" w:rsidTr="009319BE">
        <w:trPr>
          <w:cnfStyle w:val="000000100000" w:firstRow="0" w:lastRow="0" w:firstColumn="0" w:lastColumn="0" w:oddVBand="0" w:evenVBand="0" w:oddHBand="1" w:evenHBand="0" w:firstRowFirstColumn="0" w:firstRowLastColumn="0" w:lastRowFirstColumn="0" w:lastRowLastColumn="0"/>
        </w:trPr>
        <w:tc>
          <w:tcPr>
            <w:tcW w:w="3034" w:type="dxa"/>
            <w:tcPrChange w:id="1768" w:author="Niall Murphy" w:date="2021-04-29T14:55:00Z">
              <w:tcPr>
                <w:tcW w:w="2268" w:type="dxa"/>
              </w:tcPr>
            </w:tcPrChange>
          </w:tcPr>
          <w:p w14:paraId="15585CA6"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Information requirements</w:t>
            </w:r>
          </w:p>
        </w:tc>
        <w:tc>
          <w:tcPr>
            <w:tcW w:w="6036" w:type="dxa"/>
            <w:tcPrChange w:id="1769" w:author="Niall Murphy" w:date="2021-04-29T14:55:00Z">
              <w:tcPr>
                <w:tcW w:w="6803" w:type="dxa"/>
              </w:tcPr>
            </w:tcPrChange>
          </w:tcPr>
          <w:p w14:paraId="79E7028D"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Specification for what, when, how and for whom information is to be produced</w:t>
            </w:r>
          </w:p>
        </w:tc>
      </w:tr>
      <w:tr w:rsidR="00BE193D" w:rsidRPr="00542737" w14:paraId="175A2386" w14:textId="77777777" w:rsidTr="009319BE">
        <w:trPr>
          <w:cnfStyle w:val="000000010000" w:firstRow="0" w:lastRow="0" w:firstColumn="0" w:lastColumn="0" w:oddVBand="0" w:evenVBand="0" w:oddHBand="0" w:evenHBand="1" w:firstRowFirstColumn="0" w:firstRowLastColumn="0" w:lastRowFirstColumn="0" w:lastRowLastColumn="0"/>
        </w:trPr>
        <w:tc>
          <w:tcPr>
            <w:tcW w:w="3034" w:type="dxa"/>
            <w:tcPrChange w:id="1770" w:author="Niall Murphy" w:date="2021-04-29T14:55:00Z">
              <w:tcPr>
                <w:tcW w:w="2268" w:type="dxa"/>
              </w:tcPr>
            </w:tcPrChange>
          </w:tcPr>
          <w:p w14:paraId="456F56EF" w14:textId="610CBBDE"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 xml:space="preserve">Exchange </w:t>
            </w:r>
            <w:del w:id="1771" w:author="Niall Murphy" w:date="2021-04-28T15:06:00Z">
              <w:r w:rsidRPr="00542737" w:rsidDel="00C84B22">
                <w:delText>i</w:delText>
              </w:r>
            </w:del>
            <w:ins w:id="1772" w:author="Niall Murphy" w:date="2021-04-28T15:06:00Z">
              <w:r w:rsidR="00C84B22" w:rsidRPr="00542737">
                <w:t>I</w:t>
              </w:r>
            </w:ins>
            <w:r w:rsidRPr="00542737">
              <w:t xml:space="preserve">nformation </w:t>
            </w:r>
            <w:del w:id="1773" w:author="Niall Murphy" w:date="2021-04-28T15:06:00Z">
              <w:r w:rsidRPr="00542737" w:rsidDel="00C84B22">
                <w:delText>r</w:delText>
              </w:r>
            </w:del>
            <w:ins w:id="1774" w:author="Niall Murphy" w:date="2021-04-28T15:06:00Z">
              <w:r w:rsidR="00C84B22" w:rsidRPr="00542737">
                <w:t>R</w:t>
              </w:r>
            </w:ins>
            <w:r w:rsidRPr="00542737">
              <w:t>equirements (EIR)</w:t>
            </w:r>
          </w:p>
        </w:tc>
        <w:tc>
          <w:tcPr>
            <w:tcW w:w="6036" w:type="dxa"/>
            <w:tcPrChange w:id="1775" w:author="Niall Murphy" w:date="2021-04-29T14:55:00Z">
              <w:tcPr>
                <w:tcW w:w="6803" w:type="dxa"/>
              </w:tcPr>
            </w:tcPrChange>
          </w:tcPr>
          <w:p w14:paraId="5B66F1E1"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Information requirements in relation to an appointment</w:t>
            </w:r>
          </w:p>
        </w:tc>
      </w:tr>
      <w:tr w:rsidR="00BE193D" w:rsidRPr="00542737" w14:paraId="307C21F3" w14:textId="77777777" w:rsidTr="009319BE">
        <w:trPr>
          <w:cnfStyle w:val="000000100000" w:firstRow="0" w:lastRow="0" w:firstColumn="0" w:lastColumn="0" w:oddVBand="0" w:evenVBand="0" w:oddHBand="1" w:evenHBand="0" w:firstRowFirstColumn="0" w:firstRowLastColumn="0" w:lastRowFirstColumn="0" w:lastRowLastColumn="0"/>
        </w:trPr>
        <w:tc>
          <w:tcPr>
            <w:tcW w:w="3034" w:type="dxa"/>
            <w:tcPrChange w:id="1776" w:author="Niall Murphy" w:date="2021-04-29T14:55:00Z">
              <w:tcPr>
                <w:tcW w:w="2268" w:type="dxa"/>
              </w:tcPr>
            </w:tcPrChange>
          </w:tcPr>
          <w:p w14:paraId="78119CE6" w14:textId="329039C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 xml:space="preserve">Asset </w:t>
            </w:r>
            <w:ins w:id="1777" w:author="Niall Murphy" w:date="2021-04-28T15:06:00Z">
              <w:r w:rsidR="00C84B22" w:rsidRPr="00542737">
                <w:t>I</w:t>
              </w:r>
            </w:ins>
            <w:del w:id="1778" w:author="Niall Murphy" w:date="2021-04-28T15:06:00Z">
              <w:r w:rsidRPr="00542737" w:rsidDel="00C84B22">
                <w:delText>i</w:delText>
              </w:r>
            </w:del>
            <w:r w:rsidRPr="00542737">
              <w:t xml:space="preserve">nformation </w:t>
            </w:r>
            <w:del w:id="1779" w:author="Niall Murphy" w:date="2021-04-28T15:06:00Z">
              <w:r w:rsidRPr="00542737" w:rsidDel="00C84B22">
                <w:delText>r</w:delText>
              </w:r>
            </w:del>
            <w:ins w:id="1780" w:author="Niall Murphy" w:date="2021-04-28T15:06:00Z">
              <w:r w:rsidR="00C84B22" w:rsidRPr="00542737">
                <w:t>R</w:t>
              </w:r>
            </w:ins>
            <w:r w:rsidRPr="00542737">
              <w:t>equirements (AIR)</w:t>
            </w:r>
          </w:p>
        </w:tc>
        <w:tc>
          <w:tcPr>
            <w:tcW w:w="6036" w:type="dxa"/>
            <w:tcPrChange w:id="1781" w:author="Niall Murphy" w:date="2021-04-29T14:55:00Z">
              <w:tcPr>
                <w:tcW w:w="6803" w:type="dxa"/>
              </w:tcPr>
            </w:tcPrChange>
          </w:tcPr>
          <w:p w14:paraId="56BD1FDC"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Information requirements in relation to the operation of an asset</w:t>
            </w:r>
          </w:p>
        </w:tc>
      </w:tr>
      <w:tr w:rsidR="00BE193D" w:rsidRPr="00542737" w14:paraId="3E021F19" w14:textId="77777777" w:rsidTr="009319BE">
        <w:trPr>
          <w:cnfStyle w:val="000000010000" w:firstRow="0" w:lastRow="0" w:firstColumn="0" w:lastColumn="0" w:oddVBand="0" w:evenVBand="0" w:oddHBand="0" w:evenHBand="1" w:firstRowFirstColumn="0" w:firstRowLastColumn="0" w:lastRowFirstColumn="0" w:lastRowLastColumn="0"/>
        </w:trPr>
        <w:tc>
          <w:tcPr>
            <w:tcW w:w="3034" w:type="dxa"/>
            <w:tcPrChange w:id="1782" w:author="Niall Murphy" w:date="2021-04-29T14:55:00Z">
              <w:tcPr>
                <w:tcW w:w="2268" w:type="dxa"/>
              </w:tcPr>
            </w:tcPrChange>
          </w:tcPr>
          <w:p w14:paraId="252F37C1"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Information exchange</w:t>
            </w:r>
          </w:p>
        </w:tc>
        <w:tc>
          <w:tcPr>
            <w:tcW w:w="6036" w:type="dxa"/>
            <w:tcPrChange w:id="1783" w:author="Niall Murphy" w:date="2021-04-29T14:55:00Z">
              <w:tcPr>
                <w:tcW w:w="6803" w:type="dxa"/>
              </w:tcPr>
            </w:tcPrChange>
          </w:tcPr>
          <w:p w14:paraId="1F7A9DBD"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Act of satisfying an information requirement or part thereof</w:t>
            </w:r>
          </w:p>
        </w:tc>
      </w:tr>
      <w:tr w:rsidR="00BE193D" w:rsidRPr="00542737" w14:paraId="04629AA0" w14:textId="77777777" w:rsidTr="009319BE">
        <w:trPr>
          <w:cnfStyle w:val="000000100000" w:firstRow="0" w:lastRow="0" w:firstColumn="0" w:lastColumn="0" w:oddVBand="0" w:evenVBand="0" w:oddHBand="1" w:evenHBand="0" w:firstRowFirstColumn="0" w:firstRowLastColumn="0" w:lastRowFirstColumn="0" w:lastRowLastColumn="0"/>
        </w:trPr>
        <w:tc>
          <w:tcPr>
            <w:tcW w:w="3034" w:type="dxa"/>
            <w:tcPrChange w:id="1784" w:author="Niall Murphy" w:date="2021-04-29T14:55:00Z">
              <w:tcPr>
                <w:tcW w:w="2268" w:type="dxa"/>
              </w:tcPr>
            </w:tcPrChange>
          </w:tcPr>
          <w:p w14:paraId="726FC7D6"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Information model</w:t>
            </w:r>
          </w:p>
        </w:tc>
        <w:tc>
          <w:tcPr>
            <w:tcW w:w="6036" w:type="dxa"/>
            <w:tcPrChange w:id="1785" w:author="Niall Murphy" w:date="2021-04-29T14:55:00Z">
              <w:tcPr>
                <w:tcW w:w="6803" w:type="dxa"/>
              </w:tcPr>
            </w:tcPrChange>
          </w:tcPr>
          <w:p w14:paraId="45526111"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Set of structured and unstructured information containers</w:t>
            </w:r>
          </w:p>
        </w:tc>
      </w:tr>
      <w:tr w:rsidR="00BE193D" w:rsidRPr="00542737" w14:paraId="165E73F9" w14:textId="77777777" w:rsidTr="009319BE">
        <w:trPr>
          <w:cnfStyle w:val="000000010000" w:firstRow="0" w:lastRow="0" w:firstColumn="0" w:lastColumn="0" w:oddVBand="0" w:evenVBand="0" w:oddHBand="0" w:evenHBand="1" w:firstRowFirstColumn="0" w:firstRowLastColumn="0" w:lastRowFirstColumn="0" w:lastRowLastColumn="0"/>
        </w:trPr>
        <w:tc>
          <w:tcPr>
            <w:tcW w:w="3034" w:type="dxa"/>
            <w:tcPrChange w:id="1786" w:author="Niall Murphy" w:date="2021-04-29T14:55:00Z">
              <w:tcPr>
                <w:tcW w:w="2268" w:type="dxa"/>
              </w:tcPr>
            </w:tcPrChange>
          </w:tcPr>
          <w:p w14:paraId="55D2B09C"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Asset information model</w:t>
            </w:r>
          </w:p>
        </w:tc>
        <w:tc>
          <w:tcPr>
            <w:tcW w:w="6036" w:type="dxa"/>
            <w:tcPrChange w:id="1787" w:author="Niall Murphy" w:date="2021-04-29T14:55:00Z">
              <w:tcPr>
                <w:tcW w:w="6803" w:type="dxa"/>
              </w:tcPr>
            </w:tcPrChange>
          </w:tcPr>
          <w:p w14:paraId="0ECE2B43"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Information model relating to the operational phase</w:t>
            </w:r>
          </w:p>
        </w:tc>
      </w:tr>
      <w:tr w:rsidR="00BE193D" w:rsidRPr="00542737" w14:paraId="45E82256" w14:textId="77777777" w:rsidTr="009319BE">
        <w:trPr>
          <w:cnfStyle w:val="000000100000" w:firstRow="0" w:lastRow="0" w:firstColumn="0" w:lastColumn="0" w:oddVBand="0" w:evenVBand="0" w:oddHBand="1" w:evenHBand="0" w:firstRowFirstColumn="0" w:firstRowLastColumn="0" w:lastRowFirstColumn="0" w:lastRowLastColumn="0"/>
        </w:trPr>
        <w:tc>
          <w:tcPr>
            <w:tcW w:w="3034" w:type="dxa"/>
            <w:tcPrChange w:id="1788" w:author="Niall Murphy" w:date="2021-04-29T14:55:00Z">
              <w:tcPr>
                <w:tcW w:w="2268" w:type="dxa"/>
              </w:tcPr>
            </w:tcPrChange>
          </w:tcPr>
          <w:p w14:paraId="4093C7A3"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Project information model</w:t>
            </w:r>
          </w:p>
        </w:tc>
        <w:tc>
          <w:tcPr>
            <w:tcW w:w="6036" w:type="dxa"/>
            <w:tcPrChange w:id="1789" w:author="Niall Murphy" w:date="2021-04-29T14:55:00Z">
              <w:tcPr>
                <w:tcW w:w="6803" w:type="dxa"/>
              </w:tcPr>
            </w:tcPrChange>
          </w:tcPr>
          <w:p w14:paraId="005E8A31"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Information model relating to the delivery phase</w:t>
            </w:r>
          </w:p>
        </w:tc>
      </w:tr>
      <w:tr w:rsidR="00BE193D" w:rsidRPr="00542737" w14:paraId="5D3CBFA0" w14:textId="77777777" w:rsidTr="009319BE">
        <w:trPr>
          <w:cnfStyle w:val="000000010000" w:firstRow="0" w:lastRow="0" w:firstColumn="0" w:lastColumn="0" w:oddVBand="0" w:evenVBand="0" w:oddHBand="0" w:evenHBand="1" w:firstRowFirstColumn="0" w:firstRowLastColumn="0" w:lastRowFirstColumn="0" w:lastRowLastColumn="0"/>
        </w:trPr>
        <w:tc>
          <w:tcPr>
            <w:tcW w:w="3034" w:type="dxa"/>
            <w:tcPrChange w:id="1790" w:author="Niall Murphy" w:date="2021-04-29T14:55:00Z">
              <w:tcPr>
                <w:tcW w:w="2268" w:type="dxa"/>
              </w:tcPr>
            </w:tcPrChange>
          </w:tcPr>
          <w:p w14:paraId="757A2158"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Federation</w:t>
            </w:r>
          </w:p>
        </w:tc>
        <w:tc>
          <w:tcPr>
            <w:tcW w:w="6036" w:type="dxa"/>
            <w:tcPrChange w:id="1791" w:author="Niall Murphy" w:date="2021-04-29T14:55:00Z">
              <w:tcPr>
                <w:tcW w:w="6803" w:type="dxa"/>
              </w:tcPr>
            </w:tcPrChange>
          </w:tcPr>
          <w:p w14:paraId="695E2EF8"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Creation of a composite information model from separate information containers</w:t>
            </w:r>
          </w:p>
        </w:tc>
      </w:tr>
      <w:tr w:rsidR="00BE193D" w:rsidRPr="00542737" w14:paraId="084464C2" w14:textId="77777777" w:rsidTr="009319BE">
        <w:trPr>
          <w:cnfStyle w:val="000000100000" w:firstRow="0" w:lastRow="0" w:firstColumn="0" w:lastColumn="0" w:oddVBand="0" w:evenVBand="0" w:oddHBand="1" w:evenHBand="0" w:firstRowFirstColumn="0" w:firstRowLastColumn="0" w:lastRowFirstColumn="0" w:lastRowLastColumn="0"/>
        </w:trPr>
        <w:tc>
          <w:tcPr>
            <w:tcW w:w="3034" w:type="dxa"/>
            <w:tcPrChange w:id="1792" w:author="Niall Murphy" w:date="2021-04-29T14:55:00Z">
              <w:tcPr>
                <w:tcW w:w="2268" w:type="dxa"/>
              </w:tcPr>
            </w:tcPrChange>
          </w:tcPr>
          <w:p w14:paraId="7E904DAA"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Federated Information Model</w:t>
            </w:r>
          </w:p>
        </w:tc>
        <w:tc>
          <w:tcPr>
            <w:tcW w:w="6036" w:type="dxa"/>
            <w:tcPrChange w:id="1793" w:author="Niall Murphy" w:date="2021-04-29T14:55:00Z">
              <w:tcPr>
                <w:tcW w:w="6803" w:type="dxa"/>
              </w:tcPr>
            </w:tcPrChange>
          </w:tcPr>
          <w:p w14:paraId="01006C39"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A set of information containers combined into a single information model</w:t>
            </w:r>
          </w:p>
        </w:tc>
      </w:tr>
      <w:tr w:rsidR="00BE193D" w:rsidRPr="00542737" w14:paraId="3A2CF8B7" w14:textId="77777777" w:rsidTr="009319BE">
        <w:trPr>
          <w:cnfStyle w:val="000000010000" w:firstRow="0" w:lastRow="0" w:firstColumn="0" w:lastColumn="0" w:oddVBand="0" w:evenVBand="0" w:oddHBand="0" w:evenHBand="1" w:firstRowFirstColumn="0" w:firstRowLastColumn="0" w:lastRowFirstColumn="0" w:lastRowLastColumn="0"/>
        </w:trPr>
        <w:tc>
          <w:tcPr>
            <w:tcW w:w="3034" w:type="dxa"/>
            <w:tcPrChange w:id="1794" w:author="Niall Murphy" w:date="2021-04-29T14:55:00Z">
              <w:tcPr>
                <w:tcW w:w="2268" w:type="dxa"/>
              </w:tcPr>
            </w:tcPrChange>
          </w:tcPr>
          <w:p w14:paraId="42DA13BC"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Information container</w:t>
            </w:r>
          </w:p>
        </w:tc>
        <w:tc>
          <w:tcPr>
            <w:tcW w:w="6036" w:type="dxa"/>
            <w:tcPrChange w:id="1795" w:author="Niall Murphy" w:date="2021-04-29T14:55:00Z">
              <w:tcPr>
                <w:tcW w:w="6803" w:type="dxa"/>
              </w:tcPr>
            </w:tcPrChange>
          </w:tcPr>
          <w:p w14:paraId="4333ED8C"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Named, persistent set of information retrievable from within a file, system, or application storage hierarchy</w:t>
            </w:r>
          </w:p>
        </w:tc>
      </w:tr>
      <w:tr w:rsidR="00BE193D" w:rsidRPr="00542737" w14:paraId="58E10E13" w14:textId="77777777" w:rsidTr="009319BE">
        <w:trPr>
          <w:cnfStyle w:val="000000100000" w:firstRow="0" w:lastRow="0" w:firstColumn="0" w:lastColumn="0" w:oddVBand="0" w:evenVBand="0" w:oddHBand="1" w:evenHBand="0" w:firstRowFirstColumn="0" w:firstRowLastColumn="0" w:lastRowFirstColumn="0" w:lastRowLastColumn="0"/>
        </w:trPr>
        <w:tc>
          <w:tcPr>
            <w:tcW w:w="3034" w:type="dxa"/>
            <w:tcPrChange w:id="1796" w:author="Niall Murphy" w:date="2021-04-29T14:55:00Z">
              <w:tcPr>
                <w:tcW w:w="2268" w:type="dxa"/>
              </w:tcPr>
            </w:tcPrChange>
          </w:tcPr>
          <w:p w14:paraId="6A4E4AB0"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lastRenderedPageBreak/>
              <w:t>Common data environment (CDE)</w:t>
            </w:r>
          </w:p>
        </w:tc>
        <w:tc>
          <w:tcPr>
            <w:tcW w:w="6036" w:type="dxa"/>
            <w:tcPrChange w:id="1797" w:author="Niall Murphy" w:date="2021-04-29T14:55:00Z">
              <w:tcPr>
                <w:tcW w:w="6803" w:type="dxa"/>
              </w:tcPr>
            </w:tcPrChange>
          </w:tcPr>
          <w:p w14:paraId="58942358"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 xml:space="preserve">Agreed source of information for any given project or asset, for collecting, managing, and disseminating each information container through a managed process. </w:t>
            </w:r>
          </w:p>
          <w:p w14:paraId="461CC5E7"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A CDE ‘workflow’ describes the processes to be used and a CDE ‘solution’ can provide the technology to support those processes</w:t>
            </w:r>
          </w:p>
        </w:tc>
      </w:tr>
      <w:tr w:rsidR="00BE193D" w:rsidRPr="00542737" w14:paraId="1B7A35CA" w14:textId="77777777" w:rsidTr="009319BE">
        <w:trPr>
          <w:cnfStyle w:val="000000010000" w:firstRow="0" w:lastRow="0" w:firstColumn="0" w:lastColumn="0" w:oddVBand="0" w:evenVBand="0" w:oddHBand="0" w:evenHBand="1" w:firstRowFirstColumn="0" w:firstRowLastColumn="0" w:lastRowFirstColumn="0" w:lastRowLastColumn="0"/>
        </w:trPr>
        <w:tc>
          <w:tcPr>
            <w:tcW w:w="3034" w:type="dxa"/>
            <w:tcPrChange w:id="1798" w:author="Niall Murphy" w:date="2021-04-29T14:55:00Z">
              <w:tcPr>
                <w:tcW w:w="2268" w:type="dxa"/>
              </w:tcPr>
            </w:tcPrChange>
          </w:tcPr>
          <w:p w14:paraId="4CE5E2F7" w14:textId="64B3139E"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 xml:space="preserve">Level of </w:t>
            </w:r>
            <w:ins w:id="1799" w:author="Niall Murphy" w:date="2021-04-28T15:34:00Z">
              <w:r w:rsidR="009A5420">
                <w:t>I</w:t>
              </w:r>
            </w:ins>
            <w:del w:id="1800" w:author="Niall Murphy" w:date="2021-04-28T15:34:00Z">
              <w:r w:rsidRPr="00542737" w:rsidDel="009A5420">
                <w:delText>i</w:delText>
              </w:r>
            </w:del>
            <w:r w:rsidRPr="00542737">
              <w:t xml:space="preserve">nformation </w:t>
            </w:r>
            <w:ins w:id="1801" w:author="Niall Murphy" w:date="2021-04-28T15:34:00Z">
              <w:r w:rsidR="009A5420">
                <w:t>N</w:t>
              </w:r>
            </w:ins>
            <w:del w:id="1802" w:author="Niall Murphy" w:date="2021-04-28T15:34:00Z">
              <w:r w:rsidRPr="00542737" w:rsidDel="009A5420">
                <w:delText>n</w:delText>
              </w:r>
            </w:del>
            <w:r w:rsidRPr="00542737">
              <w:t>eed</w:t>
            </w:r>
          </w:p>
        </w:tc>
        <w:tc>
          <w:tcPr>
            <w:tcW w:w="6036" w:type="dxa"/>
            <w:tcPrChange w:id="1803" w:author="Niall Murphy" w:date="2021-04-29T14:55:00Z">
              <w:tcPr>
                <w:tcW w:w="6803" w:type="dxa"/>
              </w:tcPr>
            </w:tcPrChange>
          </w:tcPr>
          <w:p w14:paraId="2A41056F"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Framework which defines the extent and granularity of information</w:t>
            </w:r>
          </w:p>
        </w:tc>
      </w:tr>
      <w:tr w:rsidR="00BE193D" w:rsidRPr="00542737" w14:paraId="7875CE27" w14:textId="77777777" w:rsidTr="009319BE">
        <w:trPr>
          <w:cnfStyle w:val="000000100000" w:firstRow="0" w:lastRow="0" w:firstColumn="0" w:lastColumn="0" w:oddVBand="0" w:evenVBand="0" w:oddHBand="1" w:evenHBand="0" w:firstRowFirstColumn="0" w:firstRowLastColumn="0" w:lastRowFirstColumn="0" w:lastRowLastColumn="0"/>
        </w:trPr>
        <w:tc>
          <w:tcPr>
            <w:tcW w:w="3034" w:type="dxa"/>
            <w:shd w:val="clear" w:color="auto" w:fill="7F7F7F" w:themeFill="text1" w:themeFillTint="80"/>
            <w:tcPrChange w:id="1804" w:author="Niall Murphy" w:date="2021-04-29T14:55:00Z">
              <w:tcPr>
                <w:tcW w:w="2268" w:type="dxa"/>
                <w:shd w:val="clear" w:color="auto" w:fill="7F7F7F" w:themeFill="text1" w:themeFillTint="80"/>
              </w:tcPr>
            </w:tcPrChange>
          </w:tcPr>
          <w:p w14:paraId="3A6E3E48"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rPr>
                <w:color w:val="FFFFFF" w:themeColor="background1"/>
              </w:rPr>
            </w:pPr>
            <w:r w:rsidRPr="00542737">
              <w:rPr>
                <w:color w:val="FFFFFF" w:themeColor="background1"/>
              </w:rPr>
              <w:t>General terms</w:t>
            </w:r>
          </w:p>
        </w:tc>
        <w:tc>
          <w:tcPr>
            <w:tcW w:w="6036" w:type="dxa"/>
            <w:shd w:val="clear" w:color="auto" w:fill="7F7F7F" w:themeFill="text1" w:themeFillTint="80"/>
            <w:tcPrChange w:id="1805" w:author="Niall Murphy" w:date="2021-04-29T14:55:00Z">
              <w:tcPr>
                <w:tcW w:w="6803" w:type="dxa"/>
                <w:shd w:val="clear" w:color="auto" w:fill="7F7F7F" w:themeFill="text1" w:themeFillTint="80"/>
              </w:tcPr>
            </w:tcPrChange>
          </w:tcPr>
          <w:p w14:paraId="325816F7"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BE193D" w:rsidRPr="00542737" w14:paraId="1AF421E3" w14:textId="77777777" w:rsidTr="009319BE">
        <w:trPr>
          <w:cnfStyle w:val="000000010000" w:firstRow="0" w:lastRow="0" w:firstColumn="0" w:lastColumn="0" w:oddVBand="0" w:evenVBand="0" w:oddHBand="0" w:evenHBand="1" w:firstRowFirstColumn="0" w:firstRowLastColumn="0" w:lastRowFirstColumn="0" w:lastRowLastColumn="0"/>
        </w:trPr>
        <w:tc>
          <w:tcPr>
            <w:tcW w:w="3034" w:type="dxa"/>
            <w:tcPrChange w:id="1806" w:author="Niall Murphy" w:date="2021-04-29T14:55:00Z">
              <w:tcPr>
                <w:tcW w:w="2268" w:type="dxa"/>
              </w:tcPr>
            </w:tcPrChange>
          </w:tcPr>
          <w:p w14:paraId="5A72B8DC"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Attribute</w:t>
            </w:r>
          </w:p>
        </w:tc>
        <w:tc>
          <w:tcPr>
            <w:tcW w:w="6036" w:type="dxa"/>
            <w:tcPrChange w:id="1807" w:author="Niall Murphy" w:date="2021-04-29T14:55:00Z">
              <w:tcPr>
                <w:tcW w:w="6803" w:type="dxa"/>
              </w:tcPr>
            </w:tcPrChange>
          </w:tcPr>
          <w:p w14:paraId="7E2AB226"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A specification that defines a property of an object</w:t>
            </w:r>
          </w:p>
          <w:p w14:paraId="47016107"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p>
        </w:tc>
      </w:tr>
      <w:tr w:rsidR="00BE193D" w:rsidRPr="00542737" w14:paraId="18663876" w14:textId="77777777" w:rsidTr="009319BE">
        <w:trPr>
          <w:cnfStyle w:val="000000100000" w:firstRow="0" w:lastRow="0" w:firstColumn="0" w:lastColumn="0" w:oddVBand="0" w:evenVBand="0" w:oddHBand="1" w:evenHBand="0" w:firstRowFirstColumn="0" w:firstRowLastColumn="0" w:lastRowFirstColumn="0" w:lastRowLastColumn="0"/>
        </w:trPr>
        <w:tc>
          <w:tcPr>
            <w:tcW w:w="3034" w:type="dxa"/>
            <w:tcPrChange w:id="1808" w:author="Niall Murphy" w:date="2021-04-29T14:55:00Z">
              <w:tcPr>
                <w:tcW w:w="2268" w:type="dxa"/>
              </w:tcPr>
            </w:tcPrChange>
          </w:tcPr>
          <w:p w14:paraId="22C4BADD"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COBie</w:t>
            </w:r>
          </w:p>
        </w:tc>
        <w:tc>
          <w:tcPr>
            <w:tcW w:w="6036" w:type="dxa"/>
            <w:tcPrChange w:id="1809" w:author="Niall Murphy" w:date="2021-04-29T14:55:00Z">
              <w:tcPr>
                <w:tcW w:w="6803" w:type="dxa"/>
              </w:tcPr>
            </w:tcPrChange>
          </w:tcPr>
          <w:p w14:paraId="70416901"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A specialised and structured information exchange used to transfer asset information to be used during the operation phase.</w:t>
            </w:r>
          </w:p>
        </w:tc>
      </w:tr>
      <w:tr w:rsidR="00BE193D" w:rsidRPr="00542737" w14:paraId="06B519BB" w14:textId="77777777" w:rsidTr="009319BE">
        <w:trPr>
          <w:cnfStyle w:val="000000010000" w:firstRow="0" w:lastRow="0" w:firstColumn="0" w:lastColumn="0" w:oddVBand="0" w:evenVBand="0" w:oddHBand="0" w:evenHBand="1" w:firstRowFirstColumn="0" w:firstRowLastColumn="0" w:lastRowFirstColumn="0" w:lastRowLastColumn="0"/>
        </w:trPr>
        <w:tc>
          <w:tcPr>
            <w:tcW w:w="3034" w:type="dxa"/>
            <w:tcPrChange w:id="1810" w:author="Niall Murphy" w:date="2021-04-29T14:55:00Z">
              <w:tcPr>
                <w:tcW w:w="2268" w:type="dxa"/>
              </w:tcPr>
            </w:tcPrChange>
          </w:tcPr>
          <w:p w14:paraId="2490CC54"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Drawing</w:t>
            </w:r>
          </w:p>
        </w:tc>
        <w:tc>
          <w:tcPr>
            <w:tcW w:w="6036" w:type="dxa"/>
            <w:tcPrChange w:id="1811" w:author="Niall Murphy" w:date="2021-04-29T14:55:00Z">
              <w:tcPr>
                <w:tcW w:w="6803" w:type="dxa"/>
              </w:tcPr>
            </w:tcPrChange>
          </w:tcPr>
          <w:p w14:paraId="61FB749A"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An information model presenting a static, graphical representation of part or all of a project or asset</w:t>
            </w:r>
          </w:p>
        </w:tc>
      </w:tr>
      <w:tr w:rsidR="00BE193D" w:rsidRPr="00542737" w14:paraId="5FDFD218" w14:textId="77777777" w:rsidTr="009319BE">
        <w:trPr>
          <w:cnfStyle w:val="000000100000" w:firstRow="0" w:lastRow="0" w:firstColumn="0" w:lastColumn="0" w:oddVBand="0" w:evenVBand="0" w:oddHBand="1" w:evenHBand="0" w:firstRowFirstColumn="0" w:firstRowLastColumn="0" w:lastRowFirstColumn="0" w:lastRowLastColumn="0"/>
        </w:trPr>
        <w:tc>
          <w:tcPr>
            <w:tcW w:w="3034" w:type="dxa"/>
            <w:tcPrChange w:id="1812" w:author="Niall Murphy" w:date="2021-04-29T14:55:00Z">
              <w:tcPr>
                <w:tcW w:w="2268" w:type="dxa"/>
              </w:tcPr>
            </w:tcPrChange>
          </w:tcPr>
          <w:p w14:paraId="6CA8CFFB"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Native information model</w:t>
            </w:r>
          </w:p>
        </w:tc>
        <w:tc>
          <w:tcPr>
            <w:tcW w:w="6036" w:type="dxa"/>
            <w:tcPrChange w:id="1813" w:author="Niall Murphy" w:date="2021-04-29T14:55:00Z">
              <w:tcPr>
                <w:tcW w:w="6803" w:type="dxa"/>
              </w:tcPr>
            </w:tcPrChange>
          </w:tcPr>
          <w:p w14:paraId="233FC11A"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The primary data format of a set of structured and unstructured information containers</w:t>
            </w:r>
          </w:p>
        </w:tc>
      </w:tr>
      <w:tr w:rsidR="00BE193D" w:rsidRPr="00542737" w14:paraId="5545F573" w14:textId="77777777" w:rsidTr="009319BE">
        <w:trPr>
          <w:cnfStyle w:val="000000010000" w:firstRow="0" w:lastRow="0" w:firstColumn="0" w:lastColumn="0" w:oddVBand="0" w:evenVBand="0" w:oddHBand="0" w:evenHBand="1" w:firstRowFirstColumn="0" w:firstRowLastColumn="0" w:lastRowFirstColumn="0" w:lastRowLastColumn="0"/>
        </w:trPr>
        <w:tc>
          <w:tcPr>
            <w:tcW w:w="3034" w:type="dxa"/>
            <w:tcPrChange w:id="1814" w:author="Niall Murphy" w:date="2021-04-29T14:55:00Z">
              <w:tcPr>
                <w:tcW w:w="2268" w:type="dxa"/>
              </w:tcPr>
            </w:tcPrChange>
          </w:tcPr>
          <w:p w14:paraId="288BBFC8" w14:textId="2CF676B2"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Object</w:t>
            </w:r>
            <w:ins w:id="1815" w:author="Niall Murphy" w:date="2021-04-27T12:14:00Z">
              <w:r w:rsidR="002B106A" w:rsidRPr="00542737">
                <w:t xml:space="preserve"> </w:t>
              </w:r>
            </w:ins>
            <w:del w:id="1816" w:author="Niall Murphy" w:date="2021-04-27T12:14:00Z">
              <w:r w:rsidRPr="00542737" w:rsidDel="002B106A">
                <w:delText xml:space="preserve"> or</w:delText>
              </w:r>
            </w:del>
            <w:ins w:id="1817" w:author="Niall Murphy" w:date="2021-04-27T12:14:00Z">
              <w:r w:rsidR="002B106A" w:rsidRPr="00542737">
                <w:t>or</w:t>
              </w:r>
            </w:ins>
            <w:del w:id="1818" w:author="Niall Murphy" w:date="2021-04-27T12:14:00Z">
              <w:r w:rsidRPr="00542737" w:rsidDel="002B106A">
                <w:delText xml:space="preserve"> BIM Object</w:delText>
              </w:r>
            </w:del>
            <w:ins w:id="1819" w:author="Niall Murphy" w:date="2021-04-27T12:14:00Z">
              <w:r w:rsidR="002B106A" w:rsidRPr="00542737">
                <w:t xml:space="preserve"> Component</w:t>
              </w:r>
            </w:ins>
          </w:p>
        </w:tc>
        <w:tc>
          <w:tcPr>
            <w:tcW w:w="6036" w:type="dxa"/>
            <w:tcPrChange w:id="1820" w:author="Niall Murphy" w:date="2021-04-29T14:55:00Z">
              <w:tcPr>
                <w:tcW w:w="6803" w:type="dxa"/>
              </w:tcPr>
            </w:tcPrChange>
          </w:tcPr>
          <w:p w14:paraId="14492610"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Detailed information that defines a product and geometry that represents that product’s physical characteristics.</w:t>
            </w:r>
          </w:p>
        </w:tc>
      </w:tr>
      <w:tr w:rsidR="00BE193D" w:rsidRPr="00542737" w14:paraId="2691C685" w14:textId="77777777" w:rsidTr="009319BE">
        <w:trPr>
          <w:cnfStyle w:val="000000100000" w:firstRow="0" w:lastRow="0" w:firstColumn="0" w:lastColumn="0" w:oddVBand="0" w:evenVBand="0" w:oddHBand="1" w:evenHBand="0" w:firstRowFirstColumn="0" w:firstRowLastColumn="0" w:lastRowFirstColumn="0" w:lastRowLastColumn="0"/>
        </w:trPr>
        <w:tc>
          <w:tcPr>
            <w:tcW w:w="3034" w:type="dxa"/>
            <w:tcPrChange w:id="1821" w:author="Niall Murphy" w:date="2021-04-29T14:55:00Z">
              <w:tcPr>
                <w:tcW w:w="2268" w:type="dxa"/>
              </w:tcPr>
            </w:tcPrChange>
          </w:tcPr>
          <w:p w14:paraId="77E61B1C"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Shared levels and grids container</w:t>
            </w:r>
          </w:p>
        </w:tc>
        <w:tc>
          <w:tcPr>
            <w:tcW w:w="6036" w:type="dxa"/>
            <w:tcPrChange w:id="1822" w:author="Niall Murphy" w:date="2021-04-29T14:55:00Z">
              <w:tcPr>
                <w:tcW w:w="6803" w:type="dxa"/>
              </w:tcPr>
            </w:tcPrChange>
          </w:tcPr>
          <w:p w14:paraId="51AAF54F"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Information container defining the common coordinate system to be used across the project. This defines, but is not limited to, the Project Base Point, Survey Point and project common levels and grids.</w:t>
            </w:r>
          </w:p>
        </w:tc>
      </w:tr>
      <w:tr w:rsidR="00BE193D" w:rsidRPr="00542737" w14:paraId="51EF3C12" w14:textId="77777777" w:rsidTr="009319BE">
        <w:trPr>
          <w:cnfStyle w:val="000000010000" w:firstRow="0" w:lastRow="0" w:firstColumn="0" w:lastColumn="0" w:oddVBand="0" w:evenVBand="0" w:oddHBand="0" w:evenHBand="1" w:firstRowFirstColumn="0" w:firstRowLastColumn="0" w:lastRowFirstColumn="0" w:lastRowLastColumn="0"/>
        </w:trPr>
        <w:tc>
          <w:tcPr>
            <w:tcW w:w="3034" w:type="dxa"/>
            <w:tcPrChange w:id="1823" w:author="Niall Murphy" w:date="2021-04-29T14:55:00Z">
              <w:tcPr>
                <w:tcW w:w="2268" w:type="dxa"/>
              </w:tcPr>
            </w:tcPrChange>
          </w:tcPr>
          <w:p w14:paraId="4179A898"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Space</w:t>
            </w:r>
          </w:p>
        </w:tc>
        <w:tc>
          <w:tcPr>
            <w:tcW w:w="6036" w:type="dxa"/>
            <w:tcPrChange w:id="1824" w:author="Niall Murphy" w:date="2021-04-29T14:55:00Z">
              <w:tcPr>
                <w:tcW w:w="6803" w:type="dxa"/>
              </w:tcPr>
            </w:tcPrChange>
          </w:tcPr>
          <w:p w14:paraId="7345A59C" w14:textId="77777777" w:rsidR="00BE193D" w:rsidRPr="00542737"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pPr>
            <w:r w:rsidRPr="00542737">
              <w:t>Limited three-dimensional extent defined physically or notionally</w:t>
            </w:r>
          </w:p>
        </w:tc>
      </w:tr>
      <w:tr w:rsidR="00BE193D" w:rsidRPr="00542737" w14:paraId="23B1A9F9" w14:textId="77777777" w:rsidTr="009319BE">
        <w:trPr>
          <w:cnfStyle w:val="000000100000" w:firstRow="0" w:lastRow="0" w:firstColumn="0" w:lastColumn="0" w:oddVBand="0" w:evenVBand="0" w:oddHBand="1" w:evenHBand="0" w:firstRowFirstColumn="0" w:firstRowLastColumn="0" w:lastRowFirstColumn="0" w:lastRowLastColumn="0"/>
        </w:trPr>
        <w:tc>
          <w:tcPr>
            <w:tcW w:w="3034" w:type="dxa"/>
            <w:tcPrChange w:id="1825" w:author="Niall Murphy" w:date="2021-04-29T14:55:00Z">
              <w:tcPr>
                <w:tcW w:w="2268" w:type="dxa"/>
              </w:tcPr>
            </w:tcPrChange>
          </w:tcPr>
          <w:p w14:paraId="61E055AE"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Zone</w:t>
            </w:r>
          </w:p>
        </w:tc>
        <w:tc>
          <w:tcPr>
            <w:tcW w:w="6036" w:type="dxa"/>
            <w:tcPrChange w:id="1826" w:author="Niall Murphy" w:date="2021-04-29T14:55:00Z">
              <w:tcPr>
                <w:tcW w:w="6803" w:type="dxa"/>
              </w:tcPr>
            </w:tcPrChange>
          </w:tcPr>
          <w:p w14:paraId="7643D790" w14:textId="77777777" w:rsidR="00BE193D" w:rsidRPr="00542737"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pPr>
            <w:r w:rsidRPr="00542737">
              <w:t>A group of spaces, partial spaces, or other zones</w:t>
            </w:r>
          </w:p>
        </w:tc>
      </w:tr>
      <w:tr w:rsidR="00BE193D" w:rsidRPr="00542737" w:rsidDel="00C84B22" w14:paraId="2DC80411" w14:textId="64546A92" w:rsidTr="009319BE">
        <w:trPr>
          <w:cnfStyle w:val="000000010000" w:firstRow="0" w:lastRow="0" w:firstColumn="0" w:lastColumn="0" w:oddVBand="0" w:evenVBand="0" w:oddHBand="0" w:evenHBand="1" w:firstRowFirstColumn="0" w:firstRowLastColumn="0" w:lastRowFirstColumn="0" w:lastRowLastColumn="0"/>
          <w:del w:id="1827" w:author="Niall Murphy" w:date="2021-04-28T15:07:00Z"/>
        </w:trPr>
        <w:tc>
          <w:tcPr>
            <w:tcW w:w="3034" w:type="dxa"/>
            <w:tcPrChange w:id="1828" w:author="Niall Murphy" w:date="2021-04-29T14:55:00Z">
              <w:tcPr>
                <w:tcW w:w="2268" w:type="dxa"/>
              </w:tcPr>
            </w:tcPrChange>
          </w:tcPr>
          <w:p w14:paraId="71D27644" w14:textId="44239C50" w:rsidR="00BE193D" w:rsidRPr="00542737" w:rsidDel="00C84B22"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rPr>
                <w:del w:id="1829" w:author="Niall Murphy" w:date="2021-04-28T15:07:00Z"/>
              </w:rPr>
            </w:pPr>
            <w:del w:id="1830" w:author="Niall Murphy" w:date="2021-04-28T15:07:00Z">
              <w:r w:rsidRPr="00542737" w:rsidDel="00C84B22">
                <w:delText>4D</w:delText>
              </w:r>
            </w:del>
          </w:p>
        </w:tc>
        <w:tc>
          <w:tcPr>
            <w:tcW w:w="6036" w:type="dxa"/>
            <w:tcPrChange w:id="1831" w:author="Niall Murphy" w:date="2021-04-29T14:55:00Z">
              <w:tcPr>
                <w:tcW w:w="6803" w:type="dxa"/>
              </w:tcPr>
            </w:tcPrChange>
          </w:tcPr>
          <w:p w14:paraId="3210137A" w14:textId="27BBA277" w:rsidR="00BE193D" w:rsidRPr="00542737" w:rsidDel="00C84B22" w:rsidRDefault="00BE193D" w:rsidP="00BE193D">
            <w:pPr>
              <w:pStyle w:val="BodyText"/>
              <w:spacing w:after="0"/>
              <w:ind w:left="0"/>
              <w:cnfStyle w:val="000000010000" w:firstRow="0" w:lastRow="0" w:firstColumn="0" w:lastColumn="0" w:oddVBand="0" w:evenVBand="0" w:oddHBand="0" w:evenHBand="1" w:firstRowFirstColumn="0" w:firstRowLastColumn="0" w:lastRowFirstColumn="0" w:lastRowLastColumn="0"/>
              <w:rPr>
                <w:del w:id="1832" w:author="Niall Murphy" w:date="2021-04-28T15:07:00Z"/>
              </w:rPr>
            </w:pPr>
            <w:del w:id="1833" w:author="Niall Murphy" w:date="2021-04-28T15:07:00Z">
              <w:r w:rsidRPr="00542737" w:rsidDel="00C84B22">
                <w:delText xml:space="preserve">A 3D representation of an asset with time-related information. This information can be used to obtain accurate programme information and visualisations showing how the project develops sequentially </w:delText>
              </w:r>
            </w:del>
          </w:p>
        </w:tc>
      </w:tr>
      <w:tr w:rsidR="00BE193D" w:rsidRPr="00542737" w:rsidDel="00C84B22" w14:paraId="1AC323B1" w14:textId="747290C4" w:rsidTr="009319BE">
        <w:trPr>
          <w:cnfStyle w:val="000000100000" w:firstRow="0" w:lastRow="0" w:firstColumn="0" w:lastColumn="0" w:oddVBand="0" w:evenVBand="0" w:oddHBand="1" w:evenHBand="0" w:firstRowFirstColumn="0" w:firstRowLastColumn="0" w:lastRowFirstColumn="0" w:lastRowLastColumn="0"/>
          <w:del w:id="1834" w:author="Niall Murphy" w:date="2021-04-28T15:07:00Z"/>
        </w:trPr>
        <w:tc>
          <w:tcPr>
            <w:tcW w:w="3034" w:type="dxa"/>
            <w:tcBorders>
              <w:bottom w:val="none" w:sz="0" w:space="0" w:color="auto"/>
            </w:tcBorders>
            <w:tcPrChange w:id="1835" w:author="Niall Murphy" w:date="2021-04-29T14:55:00Z">
              <w:tcPr>
                <w:tcW w:w="2268" w:type="dxa"/>
                <w:tcBorders>
                  <w:bottom w:val="none" w:sz="0" w:space="0" w:color="auto"/>
                </w:tcBorders>
              </w:tcPr>
            </w:tcPrChange>
          </w:tcPr>
          <w:p w14:paraId="6D50C45C" w14:textId="51E21C82" w:rsidR="00BE193D" w:rsidRPr="00542737" w:rsidDel="00C84B22"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rPr>
                <w:del w:id="1836" w:author="Niall Murphy" w:date="2021-04-28T15:07:00Z"/>
              </w:rPr>
            </w:pPr>
            <w:del w:id="1837" w:author="Niall Murphy" w:date="2021-04-28T15:07:00Z">
              <w:r w:rsidRPr="00542737" w:rsidDel="00C84B22">
                <w:delText>5D</w:delText>
              </w:r>
            </w:del>
          </w:p>
        </w:tc>
        <w:tc>
          <w:tcPr>
            <w:tcW w:w="6036" w:type="dxa"/>
            <w:tcBorders>
              <w:bottom w:val="none" w:sz="0" w:space="0" w:color="auto"/>
            </w:tcBorders>
            <w:tcPrChange w:id="1838" w:author="Niall Murphy" w:date="2021-04-29T14:55:00Z">
              <w:tcPr>
                <w:tcW w:w="6803" w:type="dxa"/>
                <w:tcBorders>
                  <w:bottom w:val="none" w:sz="0" w:space="0" w:color="auto"/>
                </w:tcBorders>
              </w:tcPr>
            </w:tcPrChange>
          </w:tcPr>
          <w:p w14:paraId="4E89E280" w14:textId="40400E54" w:rsidR="00BE193D" w:rsidRPr="00542737" w:rsidDel="00C84B22" w:rsidRDefault="00BE193D" w:rsidP="00BE193D">
            <w:pPr>
              <w:pStyle w:val="BodyText"/>
              <w:spacing w:after="0"/>
              <w:ind w:left="0"/>
              <w:cnfStyle w:val="000000100000" w:firstRow="0" w:lastRow="0" w:firstColumn="0" w:lastColumn="0" w:oddVBand="0" w:evenVBand="0" w:oddHBand="1" w:evenHBand="0" w:firstRowFirstColumn="0" w:firstRowLastColumn="0" w:lastRowFirstColumn="0" w:lastRowLastColumn="0"/>
              <w:rPr>
                <w:del w:id="1839" w:author="Niall Murphy" w:date="2021-04-28T15:07:00Z"/>
              </w:rPr>
            </w:pPr>
            <w:del w:id="1840" w:author="Niall Murphy" w:date="2021-04-28T15:07:00Z">
              <w:r w:rsidRPr="00542737" w:rsidDel="00C84B22">
                <w:delText>A 3D representation of an asset with cost-related information linked to components within the model. This information allows cost managers to easily extrapolate the quantities of a given component on a project, applying rates to those quantities, thereby reaching an overall cost for the development</w:delText>
              </w:r>
            </w:del>
          </w:p>
        </w:tc>
      </w:tr>
      <w:tr w:rsidR="00C84B22" w:rsidRPr="00542737" w14:paraId="6BE382F2" w14:textId="77777777" w:rsidTr="009319BE">
        <w:trPr>
          <w:cnfStyle w:val="000000010000" w:firstRow="0" w:lastRow="0" w:firstColumn="0" w:lastColumn="0" w:oddVBand="0" w:evenVBand="0" w:oddHBand="0" w:evenHBand="1" w:firstRowFirstColumn="0" w:firstRowLastColumn="0" w:lastRowFirstColumn="0" w:lastRowLastColumn="0"/>
        </w:trPr>
        <w:tc>
          <w:tcPr>
            <w:tcW w:w="3034" w:type="dxa"/>
            <w:tcBorders>
              <w:bottom w:val="single" w:sz="18" w:space="0" w:color="404040" w:themeColor="text1" w:themeTint="BF"/>
            </w:tcBorders>
            <w:tcPrChange w:id="1841" w:author="Niall Murphy" w:date="2021-04-29T14:55:00Z">
              <w:tcPr>
                <w:tcW w:w="2268" w:type="dxa"/>
                <w:tcBorders>
                  <w:bottom w:val="single" w:sz="18" w:space="0" w:color="404040" w:themeColor="text1" w:themeTint="BF"/>
                </w:tcBorders>
              </w:tcPr>
            </w:tcPrChange>
          </w:tcPr>
          <w:p w14:paraId="4B3CF2F3" w14:textId="113C928F" w:rsidR="00C84B22" w:rsidRPr="00542737" w:rsidRDefault="00C84B22" w:rsidP="00C84B22">
            <w:pPr>
              <w:pStyle w:val="BodyText"/>
              <w:spacing w:after="0"/>
              <w:ind w:left="0"/>
              <w:cnfStyle w:val="000000010000" w:firstRow="0" w:lastRow="0" w:firstColumn="0" w:lastColumn="0" w:oddVBand="0" w:evenVBand="0" w:oddHBand="0" w:evenHBand="1" w:firstRowFirstColumn="0" w:firstRowLastColumn="0" w:lastRowFirstColumn="0" w:lastRowLastColumn="0"/>
            </w:pPr>
            <w:ins w:id="1842" w:author="Niall Murphy" w:date="2021-04-28T15:07:00Z">
              <w:r w:rsidRPr="00542737">
                <w:t>4D</w:t>
              </w:r>
            </w:ins>
            <w:del w:id="1843" w:author="Niall Murphy" w:date="2021-04-28T15:07:00Z">
              <w:r w:rsidRPr="00542737" w:rsidDel="00660DA0">
                <w:delText>6D</w:delText>
              </w:r>
            </w:del>
          </w:p>
        </w:tc>
        <w:tc>
          <w:tcPr>
            <w:tcW w:w="6036" w:type="dxa"/>
            <w:tcBorders>
              <w:bottom w:val="single" w:sz="18" w:space="0" w:color="404040" w:themeColor="text1" w:themeTint="BF"/>
            </w:tcBorders>
            <w:tcPrChange w:id="1844" w:author="Niall Murphy" w:date="2021-04-29T14:55:00Z">
              <w:tcPr>
                <w:tcW w:w="6803" w:type="dxa"/>
                <w:tcBorders>
                  <w:bottom w:val="single" w:sz="18" w:space="0" w:color="404040" w:themeColor="text1" w:themeTint="BF"/>
                </w:tcBorders>
              </w:tcPr>
            </w:tcPrChange>
          </w:tcPr>
          <w:p w14:paraId="7C413036" w14:textId="02972808" w:rsidR="00C84B22" w:rsidRPr="00542737" w:rsidRDefault="00C84B22" w:rsidP="00C84B22">
            <w:pPr>
              <w:pStyle w:val="BodyText"/>
              <w:spacing w:after="0"/>
              <w:ind w:left="0"/>
              <w:cnfStyle w:val="000000010000" w:firstRow="0" w:lastRow="0" w:firstColumn="0" w:lastColumn="0" w:oddVBand="0" w:evenVBand="0" w:oddHBand="0" w:evenHBand="1" w:firstRowFirstColumn="0" w:firstRowLastColumn="0" w:lastRowFirstColumn="0" w:lastRowLastColumn="0"/>
            </w:pPr>
            <w:ins w:id="1845" w:author="Niall Murphy" w:date="2021-04-28T15:07:00Z">
              <w:r w:rsidRPr="00542737">
                <w:t xml:space="preserve">A 3D representation of an asset with time-related information. This information can be used to obtain accurate programme information and visualisations showing how the project develops sequentially </w:t>
              </w:r>
            </w:ins>
            <w:del w:id="1846" w:author="Niall Murphy" w:date="2021-04-28T15:07:00Z">
              <w:r w:rsidRPr="00542737" w:rsidDel="00660DA0">
                <w:delText xml:space="preserve">A 3D representation of an asset with the inclusion of information to support facilities management and operation to drive better business outcomes </w:delText>
              </w:r>
            </w:del>
          </w:p>
        </w:tc>
      </w:tr>
    </w:tbl>
    <w:p w14:paraId="12237D85" w14:textId="77777777" w:rsidR="00BE193D" w:rsidRPr="00542737" w:rsidRDefault="00BE193D" w:rsidP="00BE193D">
      <w:pPr>
        <w:pStyle w:val="BodyText"/>
        <w:rPr>
          <w:highlight w:val="yellow"/>
        </w:rPr>
      </w:pPr>
    </w:p>
    <w:p w14:paraId="769317AD" w14:textId="77777777" w:rsidR="00BE193D" w:rsidRPr="00542737" w:rsidRDefault="00BE193D" w:rsidP="00BE193D">
      <w:pPr>
        <w:pStyle w:val="BodyText"/>
        <w:rPr>
          <w:highlight w:val="yellow"/>
        </w:rPr>
      </w:pPr>
    </w:p>
    <w:p w14:paraId="32C37311" w14:textId="77777777" w:rsidR="00E75121" w:rsidRPr="00542737" w:rsidRDefault="00E75121">
      <w:pPr>
        <w:spacing w:after="200" w:line="276" w:lineRule="auto"/>
        <w:rPr>
          <w:rFonts w:ascii="Arial" w:hAnsi="Arial" w:cs="Arial"/>
          <w:b/>
          <w:color w:val="404040" w:themeColor="text1" w:themeTint="BF"/>
          <w:sz w:val="20"/>
          <w:szCs w:val="20"/>
        </w:rPr>
      </w:pPr>
      <w:bookmarkStart w:id="1847" w:name="_Toc67325227"/>
      <w:bookmarkStart w:id="1848" w:name="_Toc69889039"/>
      <w:r w:rsidRPr="00542737">
        <w:br w:type="page"/>
      </w:r>
    </w:p>
    <w:p w14:paraId="73EC5C83" w14:textId="67689906" w:rsidR="006A0132" w:rsidRPr="00542737" w:rsidRDefault="006A0132" w:rsidP="006A0132">
      <w:pPr>
        <w:pStyle w:val="AppendixTitle"/>
      </w:pPr>
      <w:bookmarkStart w:id="1849" w:name="AppendixB"/>
      <w:bookmarkStart w:id="1850" w:name="_Toc70607097"/>
      <w:r w:rsidRPr="00542737">
        <w:lastRenderedPageBreak/>
        <w:t>Appendix B</w:t>
      </w:r>
      <w:bookmarkEnd w:id="1849"/>
      <w:r w:rsidRPr="00542737">
        <w:t xml:space="preserve"> - Reference summary</w:t>
      </w:r>
      <w:bookmarkEnd w:id="1847"/>
      <w:bookmarkEnd w:id="1848"/>
      <w:bookmarkEnd w:id="1850"/>
    </w:p>
    <w:tbl>
      <w:tblPr>
        <w:tblStyle w:val="TurnTown"/>
        <w:tblW w:w="10546" w:type="dxa"/>
        <w:tblLayout w:type="fixed"/>
        <w:tblLook w:val="04A0" w:firstRow="1" w:lastRow="0" w:firstColumn="1" w:lastColumn="0" w:noHBand="0" w:noVBand="1"/>
      </w:tblPr>
      <w:tblGrid>
        <w:gridCol w:w="3515"/>
        <w:gridCol w:w="3515"/>
        <w:gridCol w:w="3516"/>
      </w:tblGrid>
      <w:tr w:rsidR="006A0132" w:rsidRPr="00542737" w14:paraId="6C88F0F4" w14:textId="77777777" w:rsidTr="009C1691">
        <w:trPr>
          <w:cnfStyle w:val="100000000000" w:firstRow="1" w:lastRow="0" w:firstColumn="0" w:lastColumn="0" w:oddVBand="0" w:evenVBand="0" w:oddHBand="0" w:evenHBand="0" w:firstRowFirstColumn="0" w:firstRowLastColumn="0" w:lastRowFirstColumn="0" w:lastRowLastColumn="0"/>
          <w:tblHeader/>
        </w:trPr>
        <w:tc>
          <w:tcPr>
            <w:tcW w:w="3515" w:type="dxa"/>
            <w:vAlign w:val="center"/>
          </w:tcPr>
          <w:p w14:paraId="4DA5F930" w14:textId="77777777" w:rsidR="006A0132" w:rsidRPr="00542737" w:rsidRDefault="006A0132" w:rsidP="009C1691">
            <w:pPr>
              <w:pStyle w:val="BodyText"/>
              <w:spacing w:after="0"/>
              <w:ind w:left="0"/>
              <w:rPr>
                <w:color w:val="FFFFFF" w:themeColor="background1"/>
              </w:rPr>
            </w:pPr>
            <w:r w:rsidRPr="00542737">
              <w:rPr>
                <w:color w:val="FFFFFF" w:themeColor="background1"/>
              </w:rPr>
              <w:br w:type="page"/>
              <w:t>Reference</w:t>
            </w:r>
          </w:p>
        </w:tc>
        <w:tc>
          <w:tcPr>
            <w:tcW w:w="3515" w:type="dxa"/>
            <w:vAlign w:val="center"/>
          </w:tcPr>
          <w:p w14:paraId="735579FB" w14:textId="77777777" w:rsidR="006A0132" w:rsidRPr="00542737" w:rsidRDefault="006A0132" w:rsidP="009C1691">
            <w:pPr>
              <w:pStyle w:val="BodyText"/>
              <w:spacing w:after="0"/>
              <w:ind w:left="0"/>
              <w:rPr>
                <w:color w:val="FFFFFF" w:themeColor="background1"/>
              </w:rPr>
            </w:pPr>
            <w:r w:rsidRPr="00542737">
              <w:rPr>
                <w:color w:val="FFFFFF" w:themeColor="background1"/>
              </w:rPr>
              <w:t xml:space="preserve">Title </w:t>
            </w:r>
          </w:p>
        </w:tc>
        <w:tc>
          <w:tcPr>
            <w:tcW w:w="3516" w:type="dxa"/>
            <w:vAlign w:val="center"/>
          </w:tcPr>
          <w:p w14:paraId="31358054" w14:textId="77777777" w:rsidR="006A0132" w:rsidRPr="00542737" w:rsidRDefault="006A0132" w:rsidP="009C1691">
            <w:pPr>
              <w:pStyle w:val="BodyText"/>
              <w:spacing w:after="0"/>
              <w:ind w:left="0"/>
            </w:pPr>
            <w:r w:rsidRPr="00542737">
              <w:rPr>
                <w:color w:val="FFFFFF" w:themeColor="background1"/>
              </w:rPr>
              <w:t xml:space="preserve">Abstract </w:t>
            </w:r>
          </w:p>
        </w:tc>
      </w:tr>
      <w:tr w:rsidR="006A0132" w:rsidRPr="00542737" w14:paraId="33E4C299" w14:textId="77777777" w:rsidTr="009C1691">
        <w:trPr>
          <w:cnfStyle w:val="000000100000" w:firstRow="0" w:lastRow="0" w:firstColumn="0" w:lastColumn="0" w:oddVBand="0" w:evenVBand="0" w:oddHBand="1" w:evenHBand="0" w:firstRowFirstColumn="0" w:firstRowLastColumn="0" w:lastRowFirstColumn="0" w:lastRowLastColumn="0"/>
        </w:trPr>
        <w:tc>
          <w:tcPr>
            <w:tcW w:w="10546" w:type="dxa"/>
            <w:gridSpan w:val="3"/>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F7F7F" w:themeFill="text1" w:themeFillTint="80"/>
          </w:tcPr>
          <w:p w14:paraId="5C90A3B2" w14:textId="77777777" w:rsidR="006A0132" w:rsidRPr="00542737" w:rsidRDefault="006A0132" w:rsidP="009C1691">
            <w:pPr>
              <w:pStyle w:val="BodyText"/>
              <w:spacing w:after="0"/>
              <w:ind w:left="0"/>
              <w:rPr>
                <w:color w:val="FFFFFF" w:themeColor="background1"/>
              </w:rPr>
            </w:pPr>
            <w:r w:rsidRPr="00542737">
              <w:rPr>
                <w:color w:val="FFFFFF" w:themeColor="background1"/>
              </w:rPr>
              <w:t xml:space="preserve">BIM according to ISO 19650 </w:t>
            </w:r>
          </w:p>
        </w:tc>
      </w:tr>
      <w:tr w:rsidR="006A0132" w:rsidRPr="00542737" w14:paraId="2D21E712" w14:textId="77777777" w:rsidTr="009C1691">
        <w:trPr>
          <w:cnfStyle w:val="000000010000" w:firstRow="0" w:lastRow="0" w:firstColumn="0" w:lastColumn="0" w:oddVBand="0" w:evenVBand="0" w:oddHBand="0" w:evenHBand="1" w:firstRowFirstColumn="0" w:firstRowLastColumn="0" w:lastRowFirstColumn="0" w:lastRowLastColumn="0"/>
        </w:trPr>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A0A46BD" w14:textId="77777777" w:rsidR="006A0132" w:rsidRPr="00542737" w:rsidRDefault="006A0132" w:rsidP="009C1691">
            <w:pPr>
              <w:pStyle w:val="BodyText"/>
              <w:ind w:left="0"/>
            </w:pPr>
            <w:r w:rsidRPr="00542737">
              <w:t>BS EN ISO 19650-1:2018</w:t>
            </w:r>
          </w:p>
          <w:p w14:paraId="2748B4BA" w14:textId="77777777" w:rsidR="006A0132" w:rsidRPr="00542737" w:rsidRDefault="006A0132" w:rsidP="009C1691">
            <w:pPr>
              <w:pStyle w:val="BodyText"/>
              <w:ind w:left="0"/>
            </w:pPr>
            <w:r w:rsidRPr="00542737">
              <w:t>(Part 1 – Concepts and principles)</w:t>
            </w:r>
          </w:p>
        </w:tc>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B4A04E9" w14:textId="77777777" w:rsidR="006A0132" w:rsidRPr="00542737" w:rsidRDefault="006A0132" w:rsidP="009C1691">
            <w:pPr>
              <w:pStyle w:val="BodyText"/>
              <w:ind w:left="0"/>
            </w:pPr>
            <w:r w:rsidRPr="00542737">
              <w:t>Organization and digitization of information about buildings and civil engineering works, including building information modelling (BIM) – Information management using building information modelling.</w:t>
            </w:r>
          </w:p>
        </w:tc>
        <w:tc>
          <w:tcPr>
            <w:tcW w:w="3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1AB211B" w14:textId="77777777" w:rsidR="006A0132" w:rsidRPr="00542737" w:rsidRDefault="006A0132" w:rsidP="009C1691">
            <w:pPr>
              <w:pStyle w:val="BodyText"/>
              <w:ind w:left="0"/>
            </w:pPr>
            <w:r w:rsidRPr="00542737">
              <w:t>Sets out the recommended concepts and principles for business processes across the built environment sector in support of the management and production of information during the life cycle of built assets (referred to as “information management”) when using building information modelling (BIM).</w:t>
            </w:r>
          </w:p>
        </w:tc>
      </w:tr>
      <w:tr w:rsidR="006A0132" w:rsidRPr="00542737" w14:paraId="6A921C29" w14:textId="77777777" w:rsidTr="009C1691">
        <w:trPr>
          <w:cnfStyle w:val="000000100000" w:firstRow="0" w:lastRow="0" w:firstColumn="0" w:lastColumn="0" w:oddVBand="0" w:evenVBand="0" w:oddHBand="1" w:evenHBand="0" w:firstRowFirstColumn="0" w:firstRowLastColumn="0" w:lastRowFirstColumn="0" w:lastRowLastColumn="0"/>
        </w:trPr>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8AA645A" w14:textId="77777777" w:rsidR="006A0132" w:rsidRPr="00542737" w:rsidRDefault="006A0132" w:rsidP="009C1691">
            <w:pPr>
              <w:pStyle w:val="BodyText"/>
              <w:ind w:left="0"/>
            </w:pPr>
            <w:r w:rsidRPr="00542737">
              <w:t>BS EN ISO 19650-2:2018</w:t>
            </w:r>
          </w:p>
          <w:p w14:paraId="0BD876C3" w14:textId="77777777" w:rsidR="006A0132" w:rsidRPr="00542737" w:rsidRDefault="006A0132" w:rsidP="009C1691">
            <w:pPr>
              <w:pStyle w:val="BodyText"/>
              <w:ind w:left="0"/>
            </w:pPr>
            <w:r w:rsidRPr="00542737">
              <w:t>(Part 2 – Delivery phase of the assets)</w:t>
            </w:r>
          </w:p>
        </w:tc>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A50D4CF" w14:textId="77777777" w:rsidR="006A0132" w:rsidRPr="00542737" w:rsidRDefault="006A0132" w:rsidP="009C1691">
            <w:pPr>
              <w:pStyle w:val="BodyText"/>
              <w:ind w:left="0"/>
            </w:pPr>
            <w:r w:rsidRPr="00542737">
              <w:t>Organization and digitization of information about buildings and civil engineering works, including building information modelling (BIM) – Information management using building information modelling.</w:t>
            </w:r>
          </w:p>
        </w:tc>
        <w:tc>
          <w:tcPr>
            <w:tcW w:w="3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A00C4FE" w14:textId="77777777" w:rsidR="006A0132" w:rsidRPr="00542737" w:rsidRDefault="006A0132" w:rsidP="009C1691">
            <w:pPr>
              <w:pStyle w:val="BodyText"/>
              <w:ind w:left="0"/>
            </w:pPr>
            <w:r w:rsidRPr="00542737">
              <w:t>Enables an Appointing Party to establish their requirements for information during the delivery phase of assets and to provide the right commercial and collaborative environment within which (multiple) Appointed Parties can produce information in an effective and efficient manner.</w:t>
            </w:r>
          </w:p>
        </w:tc>
      </w:tr>
      <w:tr w:rsidR="006A0132" w:rsidRPr="00542737" w14:paraId="4986C6C8" w14:textId="77777777" w:rsidTr="009C1691">
        <w:trPr>
          <w:cnfStyle w:val="000000010000" w:firstRow="0" w:lastRow="0" w:firstColumn="0" w:lastColumn="0" w:oddVBand="0" w:evenVBand="0" w:oddHBand="0" w:evenHBand="1" w:firstRowFirstColumn="0" w:firstRowLastColumn="0" w:lastRowFirstColumn="0" w:lastRowLastColumn="0"/>
        </w:trPr>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24F5393" w14:textId="77777777" w:rsidR="006A0132" w:rsidRPr="00542737" w:rsidRDefault="006A0132" w:rsidP="009C1691">
            <w:pPr>
              <w:pStyle w:val="BodyText"/>
              <w:ind w:left="0"/>
            </w:pPr>
            <w:r w:rsidRPr="00542737">
              <w:t xml:space="preserve">PAS 1192-3:2013 </w:t>
            </w:r>
          </w:p>
        </w:tc>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845D97D" w14:textId="77777777" w:rsidR="006A0132" w:rsidRPr="00542737" w:rsidRDefault="006A0132" w:rsidP="009C1691">
            <w:pPr>
              <w:pStyle w:val="BodyText"/>
              <w:ind w:left="0"/>
            </w:pPr>
            <w:r w:rsidRPr="00542737">
              <w:t xml:space="preserve">Specification for information management for the operational phase of assets using Building Information Modelling </w:t>
            </w:r>
          </w:p>
        </w:tc>
        <w:tc>
          <w:tcPr>
            <w:tcW w:w="3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AB554E5" w14:textId="77777777" w:rsidR="006A0132" w:rsidRPr="00542737" w:rsidRDefault="006A0132" w:rsidP="009C1691">
            <w:pPr>
              <w:pStyle w:val="BodyText"/>
              <w:ind w:left="0"/>
            </w:pPr>
            <w:r w:rsidRPr="00542737">
              <w:t>Provides guidance to Asset Managers on how to integrate the management of information across the longer term activity of asset management with the shorter term activity of asset construction for a portfolio of assets.</w:t>
            </w:r>
          </w:p>
        </w:tc>
      </w:tr>
      <w:tr w:rsidR="006A0132" w:rsidRPr="00542737" w14:paraId="7DA6B8C0" w14:textId="77777777" w:rsidTr="009C1691">
        <w:trPr>
          <w:cnfStyle w:val="000000100000" w:firstRow="0" w:lastRow="0" w:firstColumn="0" w:lastColumn="0" w:oddVBand="0" w:evenVBand="0" w:oddHBand="1" w:evenHBand="0" w:firstRowFirstColumn="0" w:firstRowLastColumn="0" w:lastRowFirstColumn="0" w:lastRowLastColumn="0"/>
        </w:trPr>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284CE95" w14:textId="77777777" w:rsidR="006A0132" w:rsidRPr="00542737" w:rsidRDefault="006A0132" w:rsidP="009C1691">
            <w:pPr>
              <w:pStyle w:val="BodyText"/>
              <w:ind w:left="0"/>
            </w:pPr>
            <w:r w:rsidRPr="00542737">
              <w:t>BS 1192-4:2014</w:t>
            </w:r>
          </w:p>
        </w:tc>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BF6017F" w14:textId="77777777" w:rsidR="006A0132" w:rsidRPr="00542737" w:rsidRDefault="006A0132" w:rsidP="009C1691">
            <w:pPr>
              <w:pStyle w:val="BodyText"/>
              <w:ind w:left="0"/>
            </w:pPr>
            <w:r w:rsidRPr="00542737">
              <w:t xml:space="preserve">Collaborative production of information </w:t>
            </w:r>
          </w:p>
          <w:p w14:paraId="37A43709" w14:textId="77777777" w:rsidR="006A0132" w:rsidRPr="00542737" w:rsidRDefault="006A0132" w:rsidP="009C1691">
            <w:pPr>
              <w:pStyle w:val="BodyText"/>
              <w:ind w:left="0"/>
            </w:pPr>
            <w:r w:rsidRPr="00542737">
              <w:t xml:space="preserve">Part 4: fulfilling exchange information requirements using COBie </w:t>
            </w:r>
          </w:p>
        </w:tc>
        <w:tc>
          <w:tcPr>
            <w:tcW w:w="3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1E01C34" w14:textId="77777777" w:rsidR="006A0132" w:rsidRPr="00542737" w:rsidRDefault="006A0132" w:rsidP="009C1691">
            <w:pPr>
              <w:pStyle w:val="BodyText"/>
              <w:ind w:left="0"/>
            </w:pPr>
            <w:r w:rsidRPr="00542737">
              <w:t>Outlines the UK usage of COBie, an internationally agreed information exchange schema for exchanging facility information between the Appointing Party and the supply chain.</w:t>
            </w:r>
          </w:p>
        </w:tc>
      </w:tr>
      <w:tr w:rsidR="006A0132" w:rsidRPr="00542737" w14:paraId="63DF9FB4" w14:textId="77777777" w:rsidTr="009C1691">
        <w:trPr>
          <w:cnfStyle w:val="000000010000" w:firstRow="0" w:lastRow="0" w:firstColumn="0" w:lastColumn="0" w:oddVBand="0" w:evenVBand="0" w:oddHBand="0" w:evenHBand="1" w:firstRowFirstColumn="0" w:firstRowLastColumn="0" w:lastRowFirstColumn="0" w:lastRowLastColumn="0"/>
        </w:trPr>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00A90FE" w14:textId="77777777" w:rsidR="006A0132" w:rsidRPr="00542737" w:rsidRDefault="006A0132" w:rsidP="009C1691">
            <w:pPr>
              <w:pStyle w:val="BodyText"/>
              <w:ind w:left="0"/>
            </w:pPr>
            <w:r w:rsidRPr="00542737">
              <w:t>PAS 1192-5:2015</w:t>
            </w:r>
          </w:p>
        </w:tc>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06921D6" w14:textId="77777777" w:rsidR="006A0132" w:rsidRPr="00542737" w:rsidRDefault="006A0132" w:rsidP="009C1691">
            <w:pPr>
              <w:pStyle w:val="BodyText"/>
              <w:ind w:left="0"/>
            </w:pPr>
            <w:r w:rsidRPr="00542737">
              <w:t>Specification for security-minded building information modelling, digital built environments and smart asset management</w:t>
            </w:r>
          </w:p>
        </w:tc>
        <w:tc>
          <w:tcPr>
            <w:tcW w:w="3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C43E61C" w14:textId="77777777" w:rsidR="006A0132" w:rsidRPr="00542737" w:rsidRDefault="006A0132" w:rsidP="009C1691">
            <w:pPr>
              <w:pStyle w:val="BodyText"/>
              <w:ind w:left="0"/>
            </w:pPr>
            <w:r w:rsidRPr="00542737">
              <w:t>Specifies requirements for security-minded management of BIM and digital built environments. It outlines the cyber-security vulnerabilities to hostile attack when using BIM and provides an assessment process to determine the levels of cyber-security for BIM collaboration which should be applied during all phases of the site and building lifecycle.</w:t>
            </w:r>
          </w:p>
        </w:tc>
      </w:tr>
      <w:tr w:rsidR="006A0132" w:rsidRPr="00542737" w14:paraId="22783031" w14:textId="77777777" w:rsidTr="009C1691">
        <w:trPr>
          <w:cnfStyle w:val="000000100000" w:firstRow="0" w:lastRow="0" w:firstColumn="0" w:lastColumn="0" w:oddVBand="0" w:evenVBand="0" w:oddHBand="1" w:evenHBand="0" w:firstRowFirstColumn="0" w:firstRowLastColumn="0" w:lastRowFirstColumn="0" w:lastRowLastColumn="0"/>
        </w:trPr>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4FEACF0" w14:textId="77777777" w:rsidR="006A0132" w:rsidRPr="00542737" w:rsidRDefault="006A0132" w:rsidP="009C1691">
            <w:pPr>
              <w:pStyle w:val="BodyText"/>
              <w:ind w:left="0"/>
            </w:pPr>
            <w:r w:rsidRPr="00542737">
              <w:lastRenderedPageBreak/>
              <w:t>PAS 1192-6:2018</w:t>
            </w:r>
          </w:p>
        </w:tc>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93D1FEC" w14:textId="77777777" w:rsidR="006A0132" w:rsidRPr="00542737" w:rsidRDefault="006A0132" w:rsidP="009C1691">
            <w:pPr>
              <w:pStyle w:val="BodyText"/>
              <w:ind w:left="0"/>
            </w:pPr>
            <w:r w:rsidRPr="00542737">
              <w:t>Specification for collaborative sharing and use of structured Health and safety information using BIM</w:t>
            </w:r>
          </w:p>
        </w:tc>
        <w:tc>
          <w:tcPr>
            <w:tcW w:w="3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8FE6513" w14:textId="77777777" w:rsidR="006A0132" w:rsidRPr="00542737" w:rsidRDefault="006A0132" w:rsidP="009C1691">
            <w:pPr>
              <w:pStyle w:val="BodyText"/>
              <w:ind w:left="0"/>
            </w:pPr>
            <w:r w:rsidRPr="00542737">
              <w:t>Specifies requirements for the collaborative sharing of structured H&amp;S information throughout the project and asset life-cycles. This supports the development of structured H&amp;S information for all construction projects progressively from the outset.</w:t>
            </w:r>
          </w:p>
        </w:tc>
      </w:tr>
      <w:tr w:rsidR="006A0132" w:rsidRPr="00542737" w14:paraId="0B838E48" w14:textId="77777777" w:rsidTr="009C1691">
        <w:trPr>
          <w:cnfStyle w:val="000000010000" w:firstRow="0" w:lastRow="0" w:firstColumn="0" w:lastColumn="0" w:oddVBand="0" w:evenVBand="0" w:oddHBand="0" w:evenHBand="1" w:firstRowFirstColumn="0" w:firstRowLastColumn="0" w:lastRowFirstColumn="0" w:lastRowLastColumn="0"/>
        </w:trPr>
        <w:tc>
          <w:tcPr>
            <w:tcW w:w="10546" w:type="dxa"/>
            <w:gridSpan w:val="3"/>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F7F7F" w:themeFill="text1" w:themeFillTint="80"/>
          </w:tcPr>
          <w:p w14:paraId="77DD9AAB" w14:textId="77777777" w:rsidR="006A0132" w:rsidRPr="00542737" w:rsidRDefault="006A0132" w:rsidP="009C1691">
            <w:pPr>
              <w:pStyle w:val="BodyText"/>
              <w:spacing w:after="0"/>
              <w:ind w:left="0"/>
              <w:rPr>
                <w:color w:val="FFFFFF" w:themeColor="background1"/>
              </w:rPr>
            </w:pPr>
            <w:r w:rsidRPr="00542737">
              <w:rPr>
                <w:color w:val="FFFFFF" w:themeColor="background1"/>
              </w:rPr>
              <w:t>BIM according to ISO 19650 enablers</w:t>
            </w:r>
          </w:p>
        </w:tc>
      </w:tr>
      <w:tr w:rsidR="006A0132" w:rsidRPr="00542737" w14:paraId="6E181A43" w14:textId="77777777" w:rsidTr="009C1691">
        <w:trPr>
          <w:cnfStyle w:val="000000100000" w:firstRow="0" w:lastRow="0" w:firstColumn="0" w:lastColumn="0" w:oddVBand="0" w:evenVBand="0" w:oddHBand="1" w:evenHBand="0" w:firstRowFirstColumn="0" w:firstRowLastColumn="0" w:lastRowFirstColumn="0" w:lastRowLastColumn="0"/>
        </w:trPr>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0F612E2" w14:textId="77777777" w:rsidR="006A0132" w:rsidRPr="00542737" w:rsidRDefault="006A0132" w:rsidP="009C1691">
            <w:pPr>
              <w:pStyle w:val="BodyText"/>
              <w:ind w:left="0"/>
            </w:pPr>
            <w:r w:rsidRPr="00542737">
              <w:t>BS 8541-1:2012</w:t>
            </w:r>
          </w:p>
        </w:tc>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B3F40D2" w14:textId="77777777" w:rsidR="006A0132" w:rsidRPr="00542737" w:rsidRDefault="006A0132" w:rsidP="009C1691">
            <w:pPr>
              <w:pStyle w:val="BodyText"/>
              <w:ind w:left="0"/>
            </w:pPr>
            <w:r w:rsidRPr="00542737">
              <w:t>Library objects for architecture, engineering and construction</w:t>
            </w:r>
          </w:p>
          <w:p w14:paraId="14A66E2A" w14:textId="77777777" w:rsidR="006A0132" w:rsidRPr="00542737" w:rsidRDefault="006A0132" w:rsidP="009C1691">
            <w:pPr>
              <w:pStyle w:val="BodyText"/>
              <w:ind w:left="0"/>
            </w:pPr>
            <w:r w:rsidRPr="00542737">
              <w:t>Part 1: Identification and classification – Code of practice</w:t>
            </w:r>
          </w:p>
        </w:tc>
        <w:tc>
          <w:tcPr>
            <w:tcW w:w="3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FDD0BBC" w14:textId="77777777" w:rsidR="006A0132" w:rsidRPr="00542737" w:rsidRDefault="006A0132" w:rsidP="009C1691">
            <w:pPr>
              <w:pStyle w:val="BodyText"/>
              <w:ind w:left="0"/>
            </w:pPr>
            <w:r w:rsidRPr="00542737">
              <w:t>Provides recommendations for defining format and content for library objects to support project briefing, design, tendering, construction and management of built assets.</w:t>
            </w:r>
          </w:p>
        </w:tc>
      </w:tr>
      <w:tr w:rsidR="006A0132" w:rsidRPr="00542737" w14:paraId="0ECE2C6A" w14:textId="77777777" w:rsidTr="009C1691">
        <w:trPr>
          <w:cnfStyle w:val="000000010000" w:firstRow="0" w:lastRow="0" w:firstColumn="0" w:lastColumn="0" w:oddVBand="0" w:evenVBand="0" w:oddHBand="0" w:evenHBand="1" w:firstRowFirstColumn="0" w:firstRowLastColumn="0" w:lastRowFirstColumn="0" w:lastRowLastColumn="0"/>
        </w:trPr>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DB47CEB" w14:textId="77777777" w:rsidR="006A0132" w:rsidRPr="00542737" w:rsidRDefault="006A0132" w:rsidP="009C1691">
            <w:pPr>
              <w:pStyle w:val="BodyText"/>
              <w:ind w:left="0"/>
            </w:pPr>
            <w:r w:rsidRPr="00542737">
              <w:t>BS 8541-2:2011</w:t>
            </w:r>
          </w:p>
        </w:tc>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0291187" w14:textId="77777777" w:rsidR="006A0132" w:rsidRPr="00542737" w:rsidRDefault="006A0132" w:rsidP="009C1691">
            <w:pPr>
              <w:pStyle w:val="BodyText"/>
              <w:ind w:left="0"/>
            </w:pPr>
            <w:r w:rsidRPr="00542737">
              <w:t>Library objects for architecture, engineering and construction</w:t>
            </w:r>
          </w:p>
          <w:p w14:paraId="42920677" w14:textId="77777777" w:rsidR="006A0132" w:rsidRPr="00542737" w:rsidRDefault="006A0132" w:rsidP="009C1691">
            <w:pPr>
              <w:pStyle w:val="BodyText"/>
              <w:ind w:left="0"/>
            </w:pPr>
            <w:r w:rsidRPr="00542737">
              <w:t>Part 2: Recommended 2d symbols of building elements for use in building information modelling</w:t>
            </w:r>
          </w:p>
        </w:tc>
        <w:tc>
          <w:tcPr>
            <w:tcW w:w="3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70ED354" w14:textId="77777777" w:rsidR="006A0132" w:rsidRPr="00542737" w:rsidRDefault="006A0132" w:rsidP="009C1691">
            <w:pPr>
              <w:pStyle w:val="BodyText"/>
              <w:ind w:left="0"/>
            </w:pPr>
            <w:r w:rsidRPr="00542737">
              <w:t>Provides guidance and recommendations and establishes rules for the design of symbols and other graphic conventions used in drawings for the construction industry.</w:t>
            </w:r>
          </w:p>
        </w:tc>
      </w:tr>
      <w:tr w:rsidR="006A0132" w:rsidRPr="00542737" w14:paraId="5E67D8F6" w14:textId="77777777" w:rsidTr="009C1691">
        <w:trPr>
          <w:cnfStyle w:val="000000100000" w:firstRow="0" w:lastRow="0" w:firstColumn="0" w:lastColumn="0" w:oddVBand="0" w:evenVBand="0" w:oddHBand="1" w:evenHBand="0" w:firstRowFirstColumn="0" w:firstRowLastColumn="0" w:lastRowFirstColumn="0" w:lastRowLastColumn="0"/>
        </w:trPr>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68A8B65" w14:textId="77777777" w:rsidR="006A0132" w:rsidRPr="00542737" w:rsidRDefault="006A0132" w:rsidP="009C1691">
            <w:pPr>
              <w:pStyle w:val="BodyText"/>
              <w:ind w:left="0"/>
            </w:pPr>
            <w:r w:rsidRPr="00542737">
              <w:t>BS 8541-3:2012</w:t>
            </w:r>
          </w:p>
        </w:tc>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C124D99" w14:textId="77777777" w:rsidR="006A0132" w:rsidRPr="00542737" w:rsidRDefault="006A0132" w:rsidP="009C1691">
            <w:pPr>
              <w:pStyle w:val="BodyText"/>
              <w:ind w:left="0"/>
            </w:pPr>
            <w:r w:rsidRPr="00542737">
              <w:t>Library objects for architecture, engineering and construction</w:t>
            </w:r>
          </w:p>
          <w:p w14:paraId="4537D15B" w14:textId="77777777" w:rsidR="006A0132" w:rsidRPr="00542737" w:rsidRDefault="006A0132" w:rsidP="009C1691">
            <w:pPr>
              <w:pStyle w:val="BodyText"/>
              <w:ind w:left="0"/>
            </w:pPr>
            <w:r w:rsidRPr="00542737">
              <w:t>Part 3: Shape and measurement</w:t>
            </w:r>
          </w:p>
        </w:tc>
        <w:tc>
          <w:tcPr>
            <w:tcW w:w="3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96763AF" w14:textId="77777777" w:rsidR="006A0132" w:rsidRPr="00542737" w:rsidRDefault="006A0132" w:rsidP="009C1691">
            <w:pPr>
              <w:pStyle w:val="BodyText"/>
              <w:ind w:left="0"/>
            </w:pPr>
            <w:r w:rsidRPr="00542737">
              <w:t>Provides guidance and recommendations for shape and measurement of construction library objects used in building construction and facility domains, setting levels of detail and representations of measurement.</w:t>
            </w:r>
          </w:p>
        </w:tc>
      </w:tr>
      <w:tr w:rsidR="006A0132" w:rsidRPr="00542737" w14:paraId="01BAF2E5" w14:textId="77777777" w:rsidTr="009C1691">
        <w:trPr>
          <w:cnfStyle w:val="000000010000" w:firstRow="0" w:lastRow="0" w:firstColumn="0" w:lastColumn="0" w:oddVBand="0" w:evenVBand="0" w:oddHBand="0" w:evenHBand="1" w:firstRowFirstColumn="0" w:firstRowLastColumn="0" w:lastRowFirstColumn="0" w:lastRowLastColumn="0"/>
        </w:trPr>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0FB2B89" w14:textId="77777777" w:rsidR="006A0132" w:rsidRPr="00542737" w:rsidRDefault="006A0132" w:rsidP="009C1691">
            <w:pPr>
              <w:pStyle w:val="BodyText"/>
              <w:ind w:left="0"/>
            </w:pPr>
            <w:r w:rsidRPr="00542737">
              <w:t>BS 8541-4:2012</w:t>
            </w:r>
          </w:p>
        </w:tc>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EC1FC43" w14:textId="77777777" w:rsidR="006A0132" w:rsidRPr="00542737" w:rsidRDefault="006A0132" w:rsidP="009C1691">
            <w:pPr>
              <w:pStyle w:val="BodyText"/>
              <w:ind w:left="0"/>
            </w:pPr>
            <w:r w:rsidRPr="00542737">
              <w:t>Library objects for architecture, engineering and construction</w:t>
            </w:r>
          </w:p>
          <w:p w14:paraId="02F779D9" w14:textId="77777777" w:rsidR="006A0132" w:rsidRPr="00542737" w:rsidRDefault="006A0132" w:rsidP="009C1691">
            <w:pPr>
              <w:pStyle w:val="BodyText"/>
              <w:ind w:left="0"/>
            </w:pPr>
            <w:r w:rsidRPr="00542737">
              <w:t xml:space="preserve">Part 4: Attributes for specification and assessment – Code of practice </w:t>
            </w:r>
          </w:p>
        </w:tc>
        <w:tc>
          <w:tcPr>
            <w:tcW w:w="3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B0A35B3" w14:textId="77777777" w:rsidR="006A0132" w:rsidRPr="00542737" w:rsidRDefault="006A0132" w:rsidP="009C1691">
            <w:pPr>
              <w:pStyle w:val="BodyText"/>
              <w:ind w:left="0"/>
            </w:pPr>
            <w:r w:rsidRPr="00542737">
              <w:t>Provides guidance and recommendations for the application of construction objects integrated into BIM working, defining the level of information for specific uses including specifying desired outcomes and selection of products. Covers common and specific attributes and can be used for the assessment of expected impacts.</w:t>
            </w:r>
          </w:p>
        </w:tc>
      </w:tr>
      <w:tr w:rsidR="006A0132" w:rsidRPr="00542737" w14:paraId="61FB3A3C" w14:textId="77777777" w:rsidTr="009C1691">
        <w:trPr>
          <w:cnfStyle w:val="000000100000" w:firstRow="0" w:lastRow="0" w:firstColumn="0" w:lastColumn="0" w:oddVBand="0" w:evenVBand="0" w:oddHBand="1" w:evenHBand="0" w:firstRowFirstColumn="0" w:firstRowLastColumn="0" w:lastRowFirstColumn="0" w:lastRowLastColumn="0"/>
        </w:trPr>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C04DDBB" w14:textId="77777777" w:rsidR="006A0132" w:rsidRPr="00542737" w:rsidRDefault="006A0132" w:rsidP="009C1691">
            <w:pPr>
              <w:pStyle w:val="BodyText"/>
              <w:ind w:left="0"/>
            </w:pPr>
            <w:r w:rsidRPr="00542737">
              <w:t>BS 8541-5:2015</w:t>
            </w:r>
          </w:p>
        </w:tc>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1BB4505" w14:textId="77777777" w:rsidR="006A0132" w:rsidRPr="00542737" w:rsidRDefault="006A0132" w:rsidP="009C1691">
            <w:pPr>
              <w:pStyle w:val="BodyText"/>
              <w:ind w:left="0"/>
            </w:pPr>
            <w:r w:rsidRPr="00542737">
              <w:t>Library objects for architecture, engineering and construction</w:t>
            </w:r>
          </w:p>
          <w:p w14:paraId="6853CBEC" w14:textId="77777777" w:rsidR="006A0132" w:rsidRPr="00542737" w:rsidRDefault="006A0132" w:rsidP="009C1691">
            <w:pPr>
              <w:pStyle w:val="BodyText"/>
              <w:ind w:left="0"/>
            </w:pPr>
            <w:r w:rsidRPr="00542737">
              <w:t>Part 5: Assemblies – Code of practice</w:t>
            </w:r>
          </w:p>
        </w:tc>
        <w:tc>
          <w:tcPr>
            <w:tcW w:w="3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1C30748" w14:textId="77777777" w:rsidR="006A0132" w:rsidRPr="00542737" w:rsidRDefault="006A0132" w:rsidP="009C1691">
            <w:pPr>
              <w:pStyle w:val="BodyText"/>
              <w:ind w:left="0"/>
            </w:pPr>
            <w:r w:rsidRPr="00542737">
              <w:t>Provides guidance and recommendations for sharing sub-models of combinations of components and spaces, covering naming, classification and nesting.</w:t>
            </w:r>
          </w:p>
        </w:tc>
      </w:tr>
      <w:tr w:rsidR="006A0132" w:rsidRPr="00542737" w14:paraId="2C47C66A" w14:textId="77777777" w:rsidTr="009C1691">
        <w:trPr>
          <w:cnfStyle w:val="000000010000" w:firstRow="0" w:lastRow="0" w:firstColumn="0" w:lastColumn="0" w:oddVBand="0" w:evenVBand="0" w:oddHBand="0" w:evenHBand="1" w:firstRowFirstColumn="0" w:firstRowLastColumn="0" w:lastRowFirstColumn="0" w:lastRowLastColumn="0"/>
          <w:trHeight w:val="1771"/>
        </w:trPr>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F5EAFB" w14:textId="77777777" w:rsidR="006A0132" w:rsidRPr="00542737" w:rsidRDefault="006A0132" w:rsidP="009C1691">
            <w:pPr>
              <w:pStyle w:val="BodyText"/>
              <w:ind w:left="0"/>
            </w:pPr>
            <w:r w:rsidRPr="00542737">
              <w:lastRenderedPageBreak/>
              <w:t>BS 8541-6:2015</w:t>
            </w:r>
          </w:p>
        </w:tc>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E44A18F" w14:textId="77777777" w:rsidR="006A0132" w:rsidRPr="00542737" w:rsidRDefault="006A0132" w:rsidP="009C1691">
            <w:pPr>
              <w:pStyle w:val="BodyText"/>
              <w:ind w:left="0"/>
            </w:pPr>
            <w:r w:rsidRPr="00542737">
              <w:t>Library objects for architecture, engineering and construction</w:t>
            </w:r>
          </w:p>
          <w:p w14:paraId="09F6C6E4" w14:textId="77777777" w:rsidR="006A0132" w:rsidRPr="00542737" w:rsidRDefault="006A0132" w:rsidP="009C1691">
            <w:pPr>
              <w:pStyle w:val="BodyText"/>
              <w:ind w:left="0"/>
            </w:pPr>
            <w:r w:rsidRPr="00542737">
              <w:t>Part 6: Product and facility declarations – Code of practice</w:t>
            </w:r>
          </w:p>
        </w:tc>
        <w:tc>
          <w:tcPr>
            <w:tcW w:w="3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B38C76F" w14:textId="77777777" w:rsidR="006A0132" w:rsidRPr="00542737" w:rsidRDefault="006A0132" w:rsidP="009C1691">
            <w:pPr>
              <w:pStyle w:val="BodyText"/>
              <w:ind w:left="0"/>
            </w:pPr>
            <w:r w:rsidRPr="00542737">
              <w:t>Provides guidance and recommendations for sharing information from product declarations, labelling and environmental tables.</w:t>
            </w:r>
          </w:p>
        </w:tc>
      </w:tr>
      <w:tr w:rsidR="006A0132" w:rsidRPr="00542737" w14:paraId="469F91D3" w14:textId="77777777" w:rsidTr="009C1691">
        <w:trPr>
          <w:cnfStyle w:val="000000100000" w:firstRow="0" w:lastRow="0" w:firstColumn="0" w:lastColumn="0" w:oddVBand="0" w:evenVBand="0" w:oddHBand="1" w:evenHBand="0" w:firstRowFirstColumn="0" w:firstRowLastColumn="0" w:lastRowFirstColumn="0" w:lastRowLastColumn="0"/>
        </w:trPr>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893A939" w14:textId="77777777" w:rsidR="006A0132" w:rsidRPr="00542737" w:rsidRDefault="006A0132" w:rsidP="009C1691">
            <w:pPr>
              <w:pStyle w:val="BodyText"/>
              <w:ind w:left="0"/>
            </w:pPr>
            <w:r w:rsidRPr="00542737">
              <w:t>NBS BIM Toolkit</w:t>
            </w:r>
          </w:p>
        </w:tc>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3CFCBF2" w14:textId="77777777" w:rsidR="006A0132" w:rsidRPr="00542737" w:rsidRDefault="006A0132" w:rsidP="009C1691">
            <w:pPr>
              <w:pStyle w:val="BodyText"/>
              <w:ind w:left="0"/>
            </w:pPr>
            <w:r w:rsidRPr="00542737">
              <w:t>NBS BIM Toolkit</w:t>
            </w:r>
          </w:p>
        </w:tc>
        <w:tc>
          <w:tcPr>
            <w:tcW w:w="3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5CFCD65" w14:textId="77777777" w:rsidR="006A0132" w:rsidRPr="00542737" w:rsidRDefault="006A0132" w:rsidP="009C1691">
            <w:pPr>
              <w:pStyle w:val="BodyText"/>
              <w:ind w:left="0"/>
            </w:pPr>
            <w:r w:rsidRPr="00542737">
              <w:t>The free-to-use NBS BIM Toolkit will benefit both public and private sector construction projects. It provides step-by-step help to define, manage and verify responsibility for information development and delivery at each stage of the asset lifecycle.</w:t>
            </w:r>
          </w:p>
          <w:p w14:paraId="5007644C" w14:textId="77777777" w:rsidR="006A0132" w:rsidRPr="00542737" w:rsidRDefault="006A0132" w:rsidP="009C1691">
            <w:pPr>
              <w:pStyle w:val="BodyText"/>
              <w:ind w:left="0"/>
            </w:pPr>
            <w:r w:rsidRPr="00542737">
              <w:t>This toolkit is an indispensable way of delivering projects to meet the requirements of BIM according to the ISO 19650 series.</w:t>
            </w:r>
          </w:p>
        </w:tc>
      </w:tr>
      <w:tr w:rsidR="002B106A" w:rsidRPr="00542737" w14:paraId="209A8AA5" w14:textId="77777777" w:rsidTr="009C1691">
        <w:trPr>
          <w:cnfStyle w:val="000000010000" w:firstRow="0" w:lastRow="0" w:firstColumn="0" w:lastColumn="0" w:oddVBand="0" w:evenVBand="0" w:oddHBand="0" w:evenHBand="1" w:firstRowFirstColumn="0" w:firstRowLastColumn="0" w:lastRowFirstColumn="0" w:lastRowLastColumn="0"/>
          <w:ins w:id="1851" w:author="Niall Murphy" w:date="2021-04-27T12:15:00Z"/>
        </w:trPr>
        <w:tc>
          <w:tcPr>
            <w:tcW w:w="3515" w:type="dxa"/>
          </w:tcPr>
          <w:p w14:paraId="6D9EBC8D" w14:textId="52B7CC38" w:rsidR="002B106A" w:rsidRPr="00542737" w:rsidRDefault="002B106A" w:rsidP="002B106A">
            <w:pPr>
              <w:pStyle w:val="BodyText"/>
              <w:ind w:left="0"/>
              <w:rPr>
                <w:ins w:id="1852" w:author="Niall Murphy" w:date="2021-04-27T12:15:00Z"/>
              </w:rPr>
            </w:pPr>
            <w:ins w:id="1853" w:author="Niall Murphy" w:date="2021-04-27T12:15:00Z">
              <w:r w:rsidRPr="00542737">
                <w:t xml:space="preserve">Uniclass2015 </w:t>
              </w:r>
            </w:ins>
          </w:p>
        </w:tc>
        <w:tc>
          <w:tcPr>
            <w:tcW w:w="3515" w:type="dxa"/>
          </w:tcPr>
          <w:p w14:paraId="7DB45B70" w14:textId="70226A5D" w:rsidR="002B106A" w:rsidRPr="00542737" w:rsidRDefault="002B106A" w:rsidP="002B106A">
            <w:pPr>
              <w:pStyle w:val="BodyText"/>
              <w:ind w:left="0"/>
              <w:rPr>
                <w:ins w:id="1854" w:author="Niall Murphy" w:date="2021-04-27T12:15:00Z"/>
              </w:rPr>
            </w:pPr>
            <w:ins w:id="1855" w:author="Niall Murphy" w:date="2021-04-27T12:15:00Z">
              <w:r w:rsidRPr="00542737">
                <w:t>Uniclass2015, the classification for the Construction Industry</w:t>
              </w:r>
            </w:ins>
          </w:p>
        </w:tc>
        <w:tc>
          <w:tcPr>
            <w:tcW w:w="3516" w:type="dxa"/>
          </w:tcPr>
          <w:p w14:paraId="0B24DF63" w14:textId="735772CF" w:rsidR="002B106A" w:rsidRPr="00542737" w:rsidRDefault="002B106A" w:rsidP="002B106A">
            <w:pPr>
              <w:pStyle w:val="BodyText"/>
              <w:ind w:left="0"/>
              <w:rPr>
                <w:ins w:id="1856" w:author="Niall Murphy" w:date="2021-04-27T12:15:00Z"/>
              </w:rPr>
            </w:pPr>
            <w:ins w:id="1857" w:author="Niall Murphy" w:date="2021-04-27T12:15:00Z">
              <w:r w:rsidRPr="00542737">
                <w:t>Provides a structured approach to classifying the building information by organising information based upon common characteristics.</w:t>
              </w:r>
            </w:ins>
          </w:p>
        </w:tc>
      </w:tr>
      <w:tr w:rsidR="002B106A" w:rsidRPr="00542737" w14:paraId="4D29472C" w14:textId="77777777" w:rsidTr="009C1691">
        <w:trPr>
          <w:cnfStyle w:val="000000100000" w:firstRow="0" w:lastRow="0" w:firstColumn="0" w:lastColumn="0" w:oddVBand="0" w:evenVBand="0" w:oddHBand="1" w:evenHBand="0" w:firstRowFirstColumn="0" w:firstRowLastColumn="0" w:lastRowFirstColumn="0" w:lastRowLastColumn="0"/>
        </w:trPr>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2AA19CD" w14:textId="6DCD06FA" w:rsidR="002B106A" w:rsidRPr="00542737" w:rsidRDefault="002B106A" w:rsidP="002B106A">
            <w:pPr>
              <w:pStyle w:val="BodyText"/>
              <w:ind w:left="0"/>
            </w:pPr>
            <w:ins w:id="1858" w:author="Niall Murphy" w:date="2021-04-27T12:16:00Z">
              <w:r w:rsidRPr="00542737">
                <w:rPr>
                  <w:rFonts w:eastAsia="Verdana" w:cs="Arial"/>
                  <w:color w:val="5E6A71" w:themeColor="accent3"/>
                  <w:szCs w:val="18"/>
                </w:rPr>
                <w:t>BS 5964-3:1996</w:t>
              </w:r>
            </w:ins>
            <w:del w:id="1859" w:author="Niall Murphy" w:date="2021-04-27T12:16:00Z">
              <w:r w:rsidRPr="00542737" w:rsidDel="002B106A">
                <w:delText xml:space="preserve">Uniclass2015 </w:delText>
              </w:r>
            </w:del>
          </w:p>
        </w:tc>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2ACB8A0" w14:textId="24FE933C" w:rsidR="002B106A" w:rsidRPr="00542737" w:rsidRDefault="002B106A" w:rsidP="002B106A">
            <w:pPr>
              <w:pStyle w:val="BodyText"/>
              <w:ind w:left="0"/>
            </w:pPr>
            <w:ins w:id="1860" w:author="Niall Murphy" w:date="2021-04-27T12:16:00Z">
              <w:r w:rsidRPr="00542737">
                <w:t>Building setting-out and measurement. Check-lists for the procurement of surveys and measurement services</w:t>
              </w:r>
            </w:ins>
            <w:del w:id="1861" w:author="Niall Murphy" w:date="2021-04-27T12:16:00Z">
              <w:r w:rsidRPr="00542737" w:rsidDel="002B106A">
                <w:delText>Uniclass2015, the classification for the Construction Industry</w:delText>
              </w:r>
            </w:del>
          </w:p>
        </w:tc>
        <w:tc>
          <w:tcPr>
            <w:tcW w:w="3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7337C03" w14:textId="1B18C532" w:rsidR="002B106A" w:rsidRPr="00542737" w:rsidRDefault="002B106A" w:rsidP="002B106A">
            <w:pPr>
              <w:pStyle w:val="BodyText"/>
              <w:ind w:left="0"/>
            </w:pPr>
            <w:ins w:id="1862" w:author="Niall Murphy" w:date="2021-04-27T12:17:00Z">
              <w:r w:rsidRPr="00542737">
                <w:t>Relates to checklists for surveying and setting-out services that may be required during the various stages of the development and construction of buildings and ancillary works</w:t>
              </w:r>
            </w:ins>
            <w:del w:id="1863" w:author="Niall Murphy" w:date="2021-04-27T12:17:00Z">
              <w:r w:rsidRPr="00542737" w:rsidDel="002B106A">
                <w:delText>Provides a structured approach to classifying the building information by organising information based upon common characteristics.</w:delText>
              </w:r>
            </w:del>
          </w:p>
        </w:tc>
      </w:tr>
      <w:tr w:rsidR="002B106A" w:rsidRPr="00542737" w14:paraId="5DC785F3" w14:textId="77777777" w:rsidTr="009C1691">
        <w:trPr>
          <w:cnfStyle w:val="000000010000" w:firstRow="0" w:lastRow="0" w:firstColumn="0" w:lastColumn="0" w:oddVBand="0" w:evenVBand="0" w:oddHBand="0" w:evenHBand="1" w:firstRowFirstColumn="0" w:firstRowLastColumn="0" w:lastRowFirstColumn="0" w:lastRowLastColumn="0"/>
        </w:trPr>
        <w:tc>
          <w:tcPr>
            <w:tcW w:w="10546" w:type="dxa"/>
            <w:gridSpan w:val="3"/>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F7F7F" w:themeFill="text1" w:themeFillTint="80"/>
          </w:tcPr>
          <w:p w14:paraId="439C49C9" w14:textId="77777777" w:rsidR="002B106A" w:rsidRPr="00542737" w:rsidRDefault="002B106A" w:rsidP="002B106A">
            <w:pPr>
              <w:pStyle w:val="BodyText"/>
              <w:spacing w:after="0"/>
              <w:ind w:left="0"/>
              <w:rPr>
                <w:color w:val="FFFFFF" w:themeColor="background1"/>
              </w:rPr>
            </w:pPr>
            <w:commentRangeStart w:id="1864"/>
            <w:commentRangeStart w:id="1865"/>
            <w:r w:rsidRPr="00542737">
              <w:rPr>
                <w:color w:val="FFFFFF" w:themeColor="background1"/>
              </w:rPr>
              <w:t>Project protocols</w:t>
            </w:r>
            <w:commentRangeEnd w:id="1864"/>
            <w:r w:rsidRPr="00542737">
              <w:rPr>
                <w:rStyle w:val="CommentReference"/>
                <w:rFonts w:ascii="Verdana" w:eastAsiaTheme="minorHAnsi" w:hAnsi="Verdana" w:cstheme="minorBidi"/>
                <w:lang w:eastAsia="en-US"/>
              </w:rPr>
              <w:commentReference w:id="1864"/>
            </w:r>
            <w:commentRangeEnd w:id="1865"/>
            <w:r w:rsidRPr="00542737">
              <w:rPr>
                <w:rStyle w:val="CommentReference"/>
                <w:rFonts w:ascii="Verdana" w:eastAsiaTheme="minorHAnsi" w:hAnsi="Verdana" w:cstheme="minorBidi"/>
                <w:lang w:eastAsia="en-US"/>
              </w:rPr>
              <w:commentReference w:id="1865"/>
            </w:r>
          </w:p>
        </w:tc>
      </w:tr>
      <w:tr w:rsidR="002B106A" w:rsidRPr="00542737" w14:paraId="09306F2A" w14:textId="77777777" w:rsidTr="009C1691">
        <w:trPr>
          <w:cnfStyle w:val="000000100000" w:firstRow="0" w:lastRow="0" w:firstColumn="0" w:lastColumn="0" w:oddVBand="0" w:evenVBand="0" w:oddHBand="1" w:evenHBand="0" w:firstRowFirstColumn="0" w:firstRowLastColumn="0" w:lastRowFirstColumn="0" w:lastRowLastColumn="0"/>
        </w:trPr>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A6AA4A0" w14:textId="77777777" w:rsidR="002B106A" w:rsidRPr="00542737" w:rsidRDefault="002B106A" w:rsidP="002B106A">
            <w:pPr>
              <w:pStyle w:val="BodyText"/>
              <w:ind w:left="0"/>
            </w:pPr>
            <w:r w:rsidRPr="00542737">
              <w:t>Information Management Protocol</w:t>
            </w:r>
          </w:p>
        </w:tc>
        <w:tc>
          <w:tcPr>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83A76CC" w14:textId="77777777" w:rsidR="002B106A" w:rsidRPr="00542737" w:rsidRDefault="002B106A" w:rsidP="002B106A">
            <w:pPr>
              <w:pStyle w:val="BodyText"/>
              <w:ind w:left="0"/>
            </w:pPr>
            <w:r w:rsidRPr="00542737">
              <w:t>Information Management Protocol</w:t>
            </w:r>
          </w:p>
        </w:tc>
        <w:tc>
          <w:tcPr>
            <w:tcW w:w="351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5EC66CB" w14:textId="77777777" w:rsidR="002B106A" w:rsidRPr="00542737" w:rsidRDefault="002B106A" w:rsidP="002B106A">
            <w:pPr>
              <w:pStyle w:val="BodyText"/>
              <w:ind w:left="0"/>
            </w:pPr>
            <w:r w:rsidRPr="00542737">
              <w:t>The purpose of this document is to have a controlled and standardised approach for collaborating all project information and documentation. This ensure that all project related information is shared and distributed in a manner that is accurate, comprehensive, reliable and systematic, resulting in access to the right information at the right time.</w:t>
            </w:r>
          </w:p>
        </w:tc>
      </w:tr>
      <w:tr w:rsidR="009625D6" w:rsidRPr="00542737" w14:paraId="6AABCE26" w14:textId="77777777" w:rsidTr="009C1691">
        <w:trPr>
          <w:cnfStyle w:val="000000010000" w:firstRow="0" w:lastRow="0" w:firstColumn="0" w:lastColumn="0" w:oddVBand="0" w:evenVBand="0" w:oddHBand="0" w:evenHBand="1" w:firstRowFirstColumn="0" w:firstRowLastColumn="0" w:lastRowFirstColumn="0" w:lastRowLastColumn="0"/>
          <w:trHeight w:val="481"/>
        </w:trPr>
        <w:tc>
          <w:tcPr>
            <w:tcW w:w="3515" w:type="dxa"/>
            <w:tcBorders>
              <w:top w:val="none" w:sz="0" w:space="0" w:color="auto"/>
              <w:left w:val="none" w:sz="0" w:space="0" w:color="auto"/>
              <w:bottom w:val="single" w:sz="18" w:space="0" w:color="404040" w:themeColor="text1" w:themeTint="BF"/>
              <w:right w:val="none" w:sz="0" w:space="0" w:color="auto"/>
              <w:tl2br w:val="none" w:sz="0" w:space="0" w:color="auto"/>
              <w:tr2bl w:val="none" w:sz="0" w:space="0" w:color="auto"/>
            </w:tcBorders>
          </w:tcPr>
          <w:p w14:paraId="222543A6" w14:textId="0C801B0C" w:rsidR="009625D6" w:rsidRPr="00542737" w:rsidRDefault="009625D6" w:rsidP="009625D6">
            <w:pPr>
              <w:pStyle w:val="BodyText"/>
              <w:ind w:left="0"/>
            </w:pPr>
            <w:ins w:id="1866" w:author="Niall Murphy" w:date="2021-04-27T12:19:00Z">
              <w:r w:rsidRPr="00542737">
                <w:t>Exchange Information Requirements</w:t>
              </w:r>
            </w:ins>
            <w:del w:id="1867" w:author="Niall Murphy" w:date="2021-04-27T12:19:00Z">
              <w:r w:rsidRPr="00542737" w:rsidDel="006F2D10">
                <w:delText>BIM Execution Plan</w:delText>
              </w:r>
            </w:del>
          </w:p>
        </w:tc>
        <w:tc>
          <w:tcPr>
            <w:tcW w:w="3515" w:type="dxa"/>
            <w:tcBorders>
              <w:top w:val="none" w:sz="0" w:space="0" w:color="auto"/>
              <w:left w:val="none" w:sz="0" w:space="0" w:color="auto"/>
              <w:bottom w:val="single" w:sz="18" w:space="0" w:color="404040" w:themeColor="text1" w:themeTint="BF"/>
              <w:right w:val="none" w:sz="0" w:space="0" w:color="auto"/>
              <w:tl2br w:val="none" w:sz="0" w:space="0" w:color="auto"/>
              <w:tr2bl w:val="none" w:sz="0" w:space="0" w:color="auto"/>
            </w:tcBorders>
          </w:tcPr>
          <w:p w14:paraId="0AA10349" w14:textId="215907B3" w:rsidR="009625D6" w:rsidRPr="00542737" w:rsidRDefault="009625D6" w:rsidP="009625D6">
            <w:pPr>
              <w:pStyle w:val="BodyText"/>
              <w:ind w:left="0"/>
            </w:pPr>
            <w:ins w:id="1868" w:author="Niall Murphy" w:date="2021-04-27T12:19:00Z">
              <w:r w:rsidRPr="00542737">
                <w:t>Exchange Information Requirements</w:t>
              </w:r>
            </w:ins>
            <w:del w:id="1869" w:author="Niall Murphy" w:date="2021-04-27T12:19:00Z">
              <w:r w:rsidRPr="00542737" w:rsidDel="006F2D10">
                <w:delText>BIM Execution Plan</w:delText>
              </w:r>
            </w:del>
          </w:p>
        </w:tc>
        <w:tc>
          <w:tcPr>
            <w:tcW w:w="3516" w:type="dxa"/>
            <w:tcBorders>
              <w:top w:val="none" w:sz="0" w:space="0" w:color="auto"/>
              <w:left w:val="none" w:sz="0" w:space="0" w:color="auto"/>
              <w:bottom w:val="single" w:sz="18" w:space="0" w:color="404040" w:themeColor="text1" w:themeTint="BF"/>
              <w:right w:val="none" w:sz="0" w:space="0" w:color="auto"/>
              <w:tl2br w:val="none" w:sz="0" w:space="0" w:color="auto"/>
              <w:tr2bl w:val="none" w:sz="0" w:space="0" w:color="auto"/>
            </w:tcBorders>
          </w:tcPr>
          <w:p w14:paraId="5E07C209" w14:textId="0EDA070A" w:rsidR="009625D6" w:rsidRPr="00542737" w:rsidRDefault="009625D6" w:rsidP="009625D6">
            <w:pPr>
              <w:pStyle w:val="BodyText"/>
              <w:ind w:left="0"/>
            </w:pPr>
            <w:ins w:id="1870" w:author="Niall Murphy" w:date="2021-04-27T12:19:00Z">
              <w:r w:rsidRPr="00542737">
                <w:t>Document specifying the Employers requirements for exchange of information throughout all stages of the project.</w:t>
              </w:r>
            </w:ins>
            <w:del w:id="1871" w:author="Niall Murphy" w:date="2021-04-27T12:19:00Z">
              <w:r w:rsidRPr="00542737" w:rsidDel="006F2D10">
                <w:delText>A plan prepared by the suppliers to explain how the information modelling aspects of a project will be carried out</w:delText>
              </w:r>
            </w:del>
          </w:p>
        </w:tc>
      </w:tr>
    </w:tbl>
    <w:p w14:paraId="5C1083CF" w14:textId="77777777" w:rsidR="006A0132" w:rsidRPr="00542737" w:rsidRDefault="006A0132" w:rsidP="006A0132">
      <w:pPr>
        <w:rPr>
          <w:highlight w:val="yellow"/>
        </w:rPr>
      </w:pPr>
    </w:p>
    <w:p w14:paraId="678D0145" w14:textId="45048C22" w:rsidR="006A0132" w:rsidRPr="009A5420" w:rsidDel="009A5420" w:rsidRDefault="006A0132" w:rsidP="009A5420">
      <w:pPr>
        <w:pStyle w:val="AppendixTitle"/>
        <w:rPr>
          <w:del w:id="1872" w:author="Niall Murphy" w:date="2021-04-28T15:35:00Z"/>
        </w:rPr>
      </w:pPr>
      <w:del w:id="1873" w:author="Niall Murphy" w:date="2021-04-28T15:35:00Z">
        <w:r w:rsidRPr="009A5420" w:rsidDel="009A5420">
          <w:br w:type="page"/>
        </w:r>
      </w:del>
    </w:p>
    <w:p w14:paraId="1CDD6409" w14:textId="296E60F1" w:rsidR="006A0132" w:rsidRPr="009A5420" w:rsidRDefault="006A0132" w:rsidP="00E132BC">
      <w:pPr>
        <w:pStyle w:val="AppendixTitle"/>
      </w:pPr>
      <w:bookmarkStart w:id="1874" w:name="AppendixC"/>
      <w:bookmarkStart w:id="1875" w:name="_Toc70607098"/>
      <w:r w:rsidRPr="009A5420">
        <w:t>Appendix C</w:t>
      </w:r>
      <w:bookmarkEnd w:id="1874"/>
      <w:r w:rsidRPr="009A5420">
        <w:t xml:space="preserve"> - Detailed (BIM) Responsibility Matrix</w:t>
      </w:r>
      <w:bookmarkEnd w:id="1875"/>
    </w:p>
    <w:p w14:paraId="03781DE4" w14:textId="2E6529F7" w:rsidR="006A0132" w:rsidRPr="00542737" w:rsidRDefault="006A0132" w:rsidP="006A0132">
      <w:pPr>
        <w:pStyle w:val="AppendixContent"/>
      </w:pPr>
      <w:r w:rsidRPr="00542737">
        <w:t>For the Detailed (BIM) Responsibility Matrix</w:t>
      </w:r>
      <w:r w:rsidRPr="00542737" w:rsidDel="003738EF">
        <w:t xml:space="preserve"> </w:t>
      </w:r>
      <w:r w:rsidRPr="00542737">
        <w:t>Template refer to the following document:</w:t>
      </w:r>
    </w:p>
    <w:p w14:paraId="321F559F" w14:textId="3E02E52D" w:rsidR="006A0132" w:rsidRPr="00542737" w:rsidRDefault="006A0132" w:rsidP="006A0132">
      <w:pPr>
        <w:pStyle w:val="AppendixContent"/>
        <w:rPr>
          <w:color w:val="D55C17" w:themeColor="accent5"/>
        </w:rPr>
      </w:pPr>
      <w:r w:rsidRPr="00542737">
        <w:rPr>
          <w:color w:val="D55C17" w:themeColor="accent5"/>
        </w:rPr>
        <w:t>XXX-TTD-XX-XX-SP-K-00</w:t>
      </w:r>
      <w:ins w:id="1876" w:author="Niall Murphy" w:date="2021-04-28T15:35:00Z">
        <w:r w:rsidR="009A5420">
          <w:rPr>
            <w:color w:val="D55C17" w:themeColor="accent5"/>
          </w:rPr>
          <w:t>00</w:t>
        </w:r>
      </w:ins>
      <w:r w:rsidRPr="00542737">
        <w:rPr>
          <w:color w:val="D55C17" w:themeColor="accent5"/>
        </w:rPr>
        <w:t>04</w:t>
      </w:r>
    </w:p>
    <w:p w14:paraId="1516416A" w14:textId="77777777" w:rsidR="006A0132" w:rsidRPr="00542737" w:rsidRDefault="006A0132">
      <w:pPr>
        <w:spacing w:after="200" w:line="276" w:lineRule="auto"/>
        <w:rPr>
          <w:rFonts w:ascii="Arial" w:hAnsi="Arial" w:cs="Arial"/>
          <w:b/>
          <w:color w:val="404040" w:themeColor="text1" w:themeTint="BF"/>
          <w:sz w:val="20"/>
          <w:szCs w:val="20"/>
        </w:rPr>
      </w:pPr>
      <w:r w:rsidRPr="00542737">
        <w:br w:type="page"/>
      </w:r>
    </w:p>
    <w:p w14:paraId="2776A4FC" w14:textId="494271D8" w:rsidR="006A0132" w:rsidRPr="00542737" w:rsidRDefault="006A0132" w:rsidP="006A0132">
      <w:pPr>
        <w:pStyle w:val="AppendixTitle"/>
      </w:pPr>
      <w:bookmarkStart w:id="1877" w:name="AppendixD"/>
      <w:bookmarkStart w:id="1878" w:name="_Toc70607099"/>
      <w:r w:rsidRPr="00542737">
        <w:lastRenderedPageBreak/>
        <w:t>Appendix D</w:t>
      </w:r>
      <w:bookmarkEnd w:id="1877"/>
      <w:r w:rsidRPr="00542737">
        <w:t xml:space="preserve"> – Master Information Delivery Table</w:t>
      </w:r>
      <w:bookmarkEnd w:id="1878"/>
    </w:p>
    <w:p w14:paraId="15ADB7D6" w14:textId="34656888" w:rsidR="006A0132" w:rsidRPr="00542737" w:rsidRDefault="006A0132" w:rsidP="006A0132">
      <w:pPr>
        <w:pStyle w:val="AppendixContent"/>
      </w:pPr>
      <w:r w:rsidRPr="00542737">
        <w:t xml:space="preserve">For the Master information Delivery Plan </w:t>
      </w:r>
      <w:del w:id="1879" w:author="Niall Murphy" w:date="2021-04-28T15:35:00Z">
        <w:r w:rsidRPr="00542737" w:rsidDel="009A5420">
          <w:delText xml:space="preserve">Template </w:delText>
        </w:r>
      </w:del>
      <w:r w:rsidRPr="00542737">
        <w:t>refer to the following document:</w:t>
      </w:r>
    </w:p>
    <w:p w14:paraId="4472568C" w14:textId="64B6811E" w:rsidR="006A0132" w:rsidRPr="00542737" w:rsidRDefault="006A0132" w:rsidP="006A0132">
      <w:pPr>
        <w:pStyle w:val="AppendixContent"/>
        <w:rPr>
          <w:color w:val="D55C17" w:themeColor="accent5"/>
        </w:rPr>
      </w:pPr>
      <w:r w:rsidRPr="00542737">
        <w:rPr>
          <w:color w:val="D55C17" w:themeColor="accent5"/>
        </w:rPr>
        <w:t>XXX-TTD-XX-XX-</w:t>
      </w:r>
      <w:ins w:id="1880" w:author="Niall Murphy" w:date="2021-04-28T15:35:00Z">
        <w:r w:rsidR="009A5420">
          <w:rPr>
            <w:color w:val="D55C17" w:themeColor="accent5"/>
          </w:rPr>
          <w:t>PL</w:t>
        </w:r>
      </w:ins>
      <w:del w:id="1881" w:author="Niall Murphy" w:date="2021-04-28T15:35:00Z">
        <w:r w:rsidRPr="00542737" w:rsidDel="009A5420">
          <w:rPr>
            <w:color w:val="D55C17" w:themeColor="accent5"/>
          </w:rPr>
          <w:delText>SP</w:delText>
        </w:r>
      </w:del>
      <w:r w:rsidRPr="00542737">
        <w:rPr>
          <w:color w:val="D55C17" w:themeColor="accent5"/>
        </w:rPr>
        <w:t>-K-000</w:t>
      </w:r>
      <w:ins w:id="1882" w:author="Niall Murphy" w:date="2021-04-28T15:35:00Z">
        <w:r w:rsidR="009A5420">
          <w:rPr>
            <w:color w:val="D55C17" w:themeColor="accent5"/>
          </w:rPr>
          <w:t>00</w:t>
        </w:r>
      </w:ins>
      <w:ins w:id="1883" w:author="Niall Murphy" w:date="2021-04-28T15:36:00Z">
        <w:r w:rsidR="009A5420">
          <w:rPr>
            <w:color w:val="D55C17" w:themeColor="accent5"/>
          </w:rPr>
          <w:t>2</w:t>
        </w:r>
      </w:ins>
      <w:del w:id="1884" w:author="Niall Murphy" w:date="2021-04-28T15:35:00Z">
        <w:r w:rsidRPr="00542737" w:rsidDel="009A5420">
          <w:rPr>
            <w:color w:val="D55C17" w:themeColor="accent5"/>
          </w:rPr>
          <w:delText>5</w:delText>
        </w:r>
      </w:del>
    </w:p>
    <w:p w14:paraId="1984C607" w14:textId="77777777" w:rsidR="006A0132" w:rsidRPr="00542737" w:rsidRDefault="006A0132" w:rsidP="006A0132">
      <w:pPr>
        <w:pStyle w:val="AppendixContent"/>
      </w:pPr>
    </w:p>
    <w:p w14:paraId="301FC897" w14:textId="77777777" w:rsidR="006A0132" w:rsidRPr="00542737" w:rsidRDefault="006A0132">
      <w:pPr>
        <w:spacing w:after="200" w:line="276" w:lineRule="auto"/>
        <w:rPr>
          <w:rFonts w:ascii="Arial" w:hAnsi="Arial" w:cs="Arial"/>
          <w:b/>
          <w:color w:val="404040" w:themeColor="text1" w:themeTint="BF"/>
          <w:sz w:val="20"/>
          <w:szCs w:val="20"/>
        </w:rPr>
      </w:pPr>
      <w:r w:rsidRPr="00542737">
        <w:br w:type="page"/>
      </w:r>
    </w:p>
    <w:p w14:paraId="307735D5" w14:textId="11D84019" w:rsidR="006A0132" w:rsidRPr="00542737" w:rsidRDefault="006A0132" w:rsidP="006A0132">
      <w:pPr>
        <w:pStyle w:val="AppendixTitle"/>
      </w:pPr>
      <w:bookmarkStart w:id="1885" w:name="AppendixE"/>
      <w:bookmarkStart w:id="1886" w:name="_Toc70607100"/>
      <w:r w:rsidRPr="00542737">
        <w:lastRenderedPageBreak/>
        <w:t>Appendix E</w:t>
      </w:r>
      <w:bookmarkEnd w:id="1885"/>
      <w:r w:rsidRPr="00542737">
        <w:t xml:space="preserve"> – Asset Information Requirements</w:t>
      </w:r>
      <w:bookmarkEnd w:id="1886"/>
    </w:p>
    <w:p w14:paraId="07C71275" w14:textId="77777777" w:rsidR="006A0132" w:rsidRPr="00542737" w:rsidRDefault="006A0132" w:rsidP="006A0132">
      <w:pPr>
        <w:pStyle w:val="AppendixContent"/>
      </w:pPr>
      <w:r w:rsidRPr="00542737">
        <w:t>For the Asset Information Requirements (AIR) refer to the following document:</w:t>
      </w:r>
    </w:p>
    <w:p w14:paraId="7B1BC168" w14:textId="5315B271" w:rsidR="006A0132" w:rsidRPr="00542737" w:rsidRDefault="006A0132" w:rsidP="006A0132">
      <w:pPr>
        <w:pStyle w:val="AppendixContent"/>
        <w:rPr>
          <w:color w:val="D55C17" w:themeColor="accent5"/>
        </w:rPr>
      </w:pPr>
      <w:r w:rsidRPr="00542737">
        <w:rPr>
          <w:color w:val="D55C17" w:themeColor="accent5"/>
        </w:rPr>
        <w:t>XXX-TTD-XX-XX-SP-K-000</w:t>
      </w:r>
      <w:ins w:id="1887" w:author="Niall Murphy" w:date="2021-04-28T15:35:00Z">
        <w:r w:rsidR="009A5420">
          <w:rPr>
            <w:color w:val="D55C17" w:themeColor="accent5"/>
          </w:rPr>
          <w:t>00</w:t>
        </w:r>
      </w:ins>
      <w:r w:rsidRPr="00542737">
        <w:rPr>
          <w:color w:val="D55C17" w:themeColor="accent5"/>
        </w:rPr>
        <w:t>3</w:t>
      </w:r>
    </w:p>
    <w:p w14:paraId="2E19EE02" w14:textId="77777777" w:rsidR="006A0132" w:rsidRPr="00542737" w:rsidRDefault="006A0132">
      <w:pPr>
        <w:spacing w:after="200" w:line="276" w:lineRule="auto"/>
        <w:rPr>
          <w:rFonts w:ascii="Arial" w:hAnsi="Arial" w:cs="Arial"/>
          <w:b/>
          <w:color w:val="404040" w:themeColor="text1" w:themeTint="BF"/>
          <w:sz w:val="20"/>
          <w:szCs w:val="20"/>
        </w:rPr>
      </w:pPr>
      <w:r w:rsidRPr="00542737">
        <w:br w:type="page"/>
      </w:r>
    </w:p>
    <w:p w14:paraId="201DBFAC" w14:textId="390D7F5A" w:rsidR="30F20C0C" w:rsidRPr="00542737" w:rsidRDefault="006A0132" w:rsidP="006A0132">
      <w:pPr>
        <w:pStyle w:val="AppendixTitle"/>
      </w:pPr>
      <w:bookmarkStart w:id="1888" w:name="AppendixF"/>
      <w:bookmarkStart w:id="1889" w:name="_Toc70607101"/>
      <w:r w:rsidRPr="00542737">
        <w:lastRenderedPageBreak/>
        <w:t>Appendix F</w:t>
      </w:r>
      <w:bookmarkEnd w:id="1888"/>
      <w:r w:rsidRPr="00542737">
        <w:t xml:space="preserve"> – IFC Export Settings</w:t>
      </w:r>
      <w:bookmarkEnd w:id="1889"/>
    </w:p>
    <w:p w14:paraId="5C6875C1" w14:textId="77777777" w:rsidR="006A0132" w:rsidRPr="00542737" w:rsidRDefault="006A0132" w:rsidP="006A0132">
      <w:pPr>
        <w:pStyle w:val="AppendixContent"/>
      </w:pPr>
      <w:r w:rsidRPr="00542737">
        <w:t>For the Asset Information Requirements (AIR) refer to the following document:</w:t>
      </w:r>
    </w:p>
    <w:p w14:paraId="2E7A5FAE" w14:textId="48845402" w:rsidR="006A0132" w:rsidRPr="00542737" w:rsidRDefault="006A0132" w:rsidP="006A0132">
      <w:pPr>
        <w:pStyle w:val="AppendixContent"/>
        <w:rPr>
          <w:color w:val="D55C17" w:themeColor="accent5"/>
        </w:rPr>
      </w:pPr>
      <w:r w:rsidRPr="00542737">
        <w:rPr>
          <w:color w:val="D55C17" w:themeColor="accent5"/>
        </w:rPr>
        <w:t>XXX-TTD-XX-XX-PL-K-00</w:t>
      </w:r>
      <w:ins w:id="1890" w:author="Niall Murphy" w:date="2021-04-28T15:35:00Z">
        <w:r w:rsidR="009A5420">
          <w:rPr>
            <w:color w:val="D55C17" w:themeColor="accent5"/>
          </w:rPr>
          <w:t>00</w:t>
        </w:r>
      </w:ins>
      <w:r w:rsidRPr="00542737">
        <w:rPr>
          <w:color w:val="D55C17" w:themeColor="accent5"/>
        </w:rPr>
        <w:t>0</w:t>
      </w:r>
      <w:ins w:id="1891" w:author="Niall Murphy" w:date="2021-04-28T15:36:00Z">
        <w:r w:rsidR="009A5420">
          <w:rPr>
            <w:color w:val="D55C17" w:themeColor="accent5"/>
          </w:rPr>
          <w:t>3</w:t>
        </w:r>
      </w:ins>
      <w:del w:id="1892" w:author="Niall Murphy" w:date="2021-04-28T15:36:00Z">
        <w:r w:rsidRPr="00542737" w:rsidDel="009A5420">
          <w:rPr>
            <w:color w:val="D55C17" w:themeColor="accent5"/>
          </w:rPr>
          <w:delText>2</w:delText>
        </w:r>
      </w:del>
    </w:p>
    <w:p w14:paraId="55DB62C1" w14:textId="77777777" w:rsidR="006A0132" w:rsidRPr="00542737" w:rsidRDefault="006A0132" w:rsidP="006A0132">
      <w:pPr>
        <w:pStyle w:val="AppendixContent"/>
      </w:pPr>
    </w:p>
    <w:sectPr w:rsidR="006A0132" w:rsidRPr="00542737" w:rsidSect="00BE193D">
      <w:pgSz w:w="11906" w:h="16838" w:code="9"/>
      <w:pgMar w:top="720" w:right="720" w:bottom="720" w:left="720" w:header="992" w:footer="561"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38" w:author="Laurice Peverett" w:date="2021-04-26T20:24:00Z" w:initials="LP">
    <w:p w14:paraId="2A1BD5BB" w14:textId="467990E6" w:rsidR="00B845F1" w:rsidRPr="00542737" w:rsidRDefault="00B845F1">
      <w:pPr>
        <w:pStyle w:val="CommentText"/>
      </w:pPr>
      <w:r w:rsidRPr="00542737">
        <w:rPr>
          <w:rStyle w:val="CommentReference"/>
        </w:rPr>
        <w:annotationRef/>
      </w:r>
      <w:r w:rsidRPr="00542737">
        <w:t>I think this would sit better with SPEN or their representative ie the BIM Lead</w:t>
      </w:r>
    </w:p>
  </w:comment>
  <w:comment w:id="339" w:author="Niall Murphy" w:date="2021-04-27T10:26:00Z" w:initials="NM">
    <w:p w14:paraId="61071898" w14:textId="54B93C3D" w:rsidR="00B845F1" w:rsidRPr="00542737" w:rsidRDefault="00B845F1">
      <w:pPr>
        <w:pStyle w:val="CommentText"/>
      </w:pPr>
      <w:r w:rsidRPr="00542737">
        <w:rPr>
          <w:rStyle w:val="CommentReference"/>
        </w:rPr>
        <w:annotationRef/>
      </w:r>
      <w:r w:rsidRPr="00542737">
        <w:t>Main contractor reference removed – BEP by Construction Lead</w:t>
      </w:r>
    </w:p>
  </w:comment>
  <w:comment w:id="351" w:author="Laurice Peverett" w:date="2021-04-26T20:26:00Z" w:initials="LP">
    <w:p w14:paraId="0EB8D2B8" w14:textId="1824694B" w:rsidR="00B845F1" w:rsidRPr="00542737" w:rsidRDefault="00B845F1">
      <w:pPr>
        <w:pStyle w:val="CommentText"/>
      </w:pPr>
      <w:r w:rsidRPr="00542737">
        <w:rPr>
          <w:rStyle w:val="CommentReference"/>
        </w:rPr>
        <w:annotationRef/>
      </w:r>
      <w:r w:rsidRPr="00542737">
        <w:t>Why is this declared in the BEP, very odd place to mention it when the BEP is a Main Contractor document and not a client document in most cases (different for SPEN of course but I still question if it’s appropriate)</w:t>
      </w:r>
    </w:p>
  </w:comment>
  <w:comment w:id="353" w:author="Niall Murphy" w:date="2021-03-29T15:37:00Z" w:initials="NM">
    <w:p w14:paraId="39635534" w14:textId="729649BB" w:rsidR="00B845F1" w:rsidRPr="00542737" w:rsidRDefault="00B845F1" w:rsidP="00C65809">
      <w:pPr>
        <w:pStyle w:val="CommentText"/>
        <w:rPr>
          <w:b/>
          <w:bCs/>
        </w:rPr>
      </w:pPr>
      <w:r w:rsidRPr="00542737">
        <w:rPr>
          <w:rStyle w:val="CommentReference"/>
        </w:rPr>
        <w:annotationRef/>
      </w:r>
      <w:r w:rsidRPr="00542737">
        <w:rPr>
          <w:b/>
          <w:bCs/>
        </w:rPr>
        <w:t>As communicated in EIR SPEN to confirm if this terminology is correct</w:t>
      </w:r>
    </w:p>
  </w:comment>
  <w:comment w:id="369" w:author="Niall Murphy" w:date="2021-03-31T10:50:00Z" w:initials="NM">
    <w:p w14:paraId="5FD2259A" w14:textId="77777777" w:rsidR="00B845F1" w:rsidRPr="00542737" w:rsidRDefault="00B845F1" w:rsidP="003B6DB3">
      <w:pPr>
        <w:pStyle w:val="CommentText"/>
      </w:pPr>
      <w:r w:rsidRPr="00542737">
        <w:rPr>
          <w:rStyle w:val="CommentReference"/>
        </w:rPr>
        <w:annotationRef/>
      </w:r>
      <w:r w:rsidRPr="00542737">
        <w:t>Note: To be populated on project specific basis</w:t>
      </w:r>
    </w:p>
  </w:comment>
  <w:comment w:id="383" w:author="Laurice Peverett" w:date="2021-04-26T21:18:00Z" w:initials="LP">
    <w:p w14:paraId="404C15F7" w14:textId="248C750D" w:rsidR="00B845F1" w:rsidRPr="00542737" w:rsidRDefault="00B845F1">
      <w:pPr>
        <w:pStyle w:val="CommentText"/>
      </w:pPr>
      <w:r w:rsidRPr="00542737">
        <w:rPr>
          <w:rStyle w:val="CommentReference"/>
        </w:rPr>
        <w:annotationRef/>
      </w:r>
      <w:r w:rsidRPr="00542737">
        <w:t>What if a one of them is superseded?</w:t>
      </w:r>
    </w:p>
  </w:comment>
  <w:comment w:id="419" w:author="Niall Murphy" w:date="2021-03-30T09:31:00Z" w:initials="NM">
    <w:p w14:paraId="140192EE" w14:textId="77777777" w:rsidR="00B845F1" w:rsidRPr="00542737" w:rsidRDefault="00B845F1" w:rsidP="00317115">
      <w:pPr>
        <w:pStyle w:val="CommentText"/>
      </w:pPr>
      <w:r w:rsidRPr="00542737">
        <w:rPr>
          <w:rStyle w:val="CommentReference"/>
        </w:rPr>
        <w:annotationRef/>
      </w:r>
      <w:r w:rsidRPr="00542737">
        <w:t>Note: To be recommended during Pilot 1 &amp; 2</w:t>
      </w:r>
    </w:p>
  </w:comment>
  <w:comment w:id="426" w:author="Laurice Peverett" w:date="2021-04-26T20:30:00Z" w:initials="LP">
    <w:p w14:paraId="47E828E7" w14:textId="1598485E" w:rsidR="00B845F1" w:rsidRPr="00542737" w:rsidRDefault="00B845F1">
      <w:pPr>
        <w:pStyle w:val="CommentText"/>
      </w:pPr>
      <w:r w:rsidRPr="00542737">
        <w:rPr>
          <w:rStyle w:val="CommentReference"/>
        </w:rPr>
        <w:annotationRef/>
      </w:r>
      <w:r w:rsidRPr="00542737">
        <w:t>How useful do you think this would be for SPEN? Also should we advise the use of this when NBS keep the data, how does this sit with security requirements or sensitive projects? We don’t have what we need for SPEN security but overall what’s the opinion? We don’t use the toolkit</w:t>
      </w:r>
    </w:p>
  </w:comment>
  <w:comment w:id="427" w:author="Niall Murphy" w:date="2021-04-27T09:38:00Z" w:initials="NM">
    <w:p w14:paraId="2E3D3A8B" w14:textId="1A1EDD7D" w:rsidR="00B845F1" w:rsidRPr="00542737" w:rsidRDefault="00B845F1">
      <w:pPr>
        <w:pStyle w:val="CommentText"/>
      </w:pPr>
      <w:r w:rsidRPr="00542737">
        <w:rPr>
          <w:rStyle w:val="CommentReference"/>
        </w:rPr>
        <w:annotationRef/>
      </w:r>
      <w:r w:rsidRPr="00542737">
        <w:t xml:space="preserve">I’ve updated the name of this – now only related to LOD area of the toolkit. No security issues as this is for reference only </w:t>
      </w:r>
    </w:p>
  </w:comment>
  <w:comment w:id="458" w:author="Laurice Peverett" w:date="2021-04-26T20:32:00Z" w:initials="LP">
    <w:p w14:paraId="0E1D0269" w14:textId="453B2F32" w:rsidR="00B845F1" w:rsidRPr="00542737" w:rsidRDefault="00B845F1">
      <w:pPr>
        <w:pStyle w:val="CommentText"/>
      </w:pPr>
      <w:r w:rsidRPr="00542737">
        <w:rPr>
          <w:rStyle w:val="CommentReference"/>
        </w:rPr>
        <w:annotationRef/>
      </w:r>
      <w:r w:rsidRPr="00542737">
        <w:t>Check that it is call this</w:t>
      </w:r>
    </w:p>
  </w:comment>
  <w:comment w:id="468" w:author="Laurice Peverett" w:date="2021-04-26T20:32:00Z" w:initials="LP">
    <w:p w14:paraId="0A8E6935" w14:textId="1702B106" w:rsidR="00B845F1" w:rsidRPr="00542737" w:rsidRDefault="00B845F1">
      <w:pPr>
        <w:pStyle w:val="CommentText"/>
      </w:pPr>
      <w:r w:rsidRPr="00542737">
        <w:rPr>
          <w:rStyle w:val="CommentReference"/>
        </w:rPr>
        <w:annotationRef/>
      </w:r>
      <w:r w:rsidRPr="00542737">
        <w:t>Why is the UK BIM Framework Information Protocol not included?</w:t>
      </w:r>
    </w:p>
  </w:comment>
  <w:comment w:id="469" w:author="Niall Murphy" w:date="2021-04-27T09:42:00Z" w:initials="NM">
    <w:p w14:paraId="5FDC8FA6" w14:textId="0B38A4FE" w:rsidR="00B845F1" w:rsidRPr="00542737" w:rsidRDefault="00B845F1">
      <w:pPr>
        <w:pStyle w:val="CommentText"/>
      </w:pPr>
      <w:r w:rsidRPr="00542737">
        <w:rPr>
          <w:rStyle w:val="CommentReference"/>
        </w:rPr>
        <w:annotationRef/>
      </w:r>
      <w:r w:rsidRPr="00542737">
        <w:t>Information Protocol Template rather than BIM standard</w:t>
      </w:r>
    </w:p>
  </w:comment>
  <w:comment w:id="478" w:author="Laurice Peverett" w:date="2021-04-26T20:34:00Z" w:initials="LP">
    <w:p w14:paraId="3A586801" w14:textId="3E211E72" w:rsidR="00B845F1" w:rsidRPr="00542737" w:rsidRDefault="00B845F1">
      <w:pPr>
        <w:pStyle w:val="CommentText"/>
      </w:pPr>
      <w:r w:rsidRPr="00542737">
        <w:rPr>
          <w:rStyle w:val="CommentReference"/>
        </w:rPr>
        <w:annotationRef/>
      </w:r>
      <w:r w:rsidRPr="00542737">
        <w:t>Civils underpins everything SPEN have said but not sure that makes them the ‘main contractor’ not sure if this term is relevant?</w:t>
      </w:r>
    </w:p>
  </w:comment>
  <w:comment w:id="479" w:author="Niall Murphy" w:date="2021-04-28T16:52:00Z" w:initials="NM">
    <w:p w14:paraId="4F693D5A" w14:textId="1A843FB8" w:rsidR="00B845F1" w:rsidRDefault="00B845F1">
      <w:pPr>
        <w:pStyle w:val="CommentText"/>
      </w:pPr>
      <w:r>
        <w:rPr>
          <w:rStyle w:val="CommentReference"/>
        </w:rPr>
        <w:annotationRef/>
      </w:r>
      <w:r>
        <w:t>Need to review this</w:t>
      </w:r>
    </w:p>
  </w:comment>
  <w:comment w:id="481" w:author="Niall Murphy" w:date="2021-04-13T14:36:00Z" w:initials="NM">
    <w:p w14:paraId="77281206" w14:textId="77777777" w:rsidR="00B845F1" w:rsidRPr="00542737" w:rsidRDefault="00B845F1" w:rsidP="00BC23A5">
      <w:pPr>
        <w:pStyle w:val="CommentText"/>
      </w:pPr>
      <w:r w:rsidRPr="00542737">
        <w:rPr>
          <w:rStyle w:val="CommentReference"/>
        </w:rPr>
        <w:annotationRef/>
      </w:r>
      <w:r w:rsidRPr="00542737">
        <w:t>Note: details of each task team to be provided on a project specific basis</w:t>
      </w:r>
    </w:p>
  </w:comment>
  <w:comment w:id="482" w:author="Laurice Peverett" w:date="2021-04-26T21:04:00Z" w:initials="LP">
    <w:p w14:paraId="66774B61" w14:textId="7DA6846A" w:rsidR="00B845F1" w:rsidRPr="00542737" w:rsidRDefault="00B845F1">
      <w:pPr>
        <w:pStyle w:val="CommentText"/>
      </w:pPr>
      <w:r w:rsidRPr="00542737">
        <w:rPr>
          <w:rStyle w:val="CommentReference"/>
        </w:rPr>
        <w:annotationRef/>
      </w:r>
      <w:r w:rsidRPr="00542737">
        <w:t>These are disciplines, by main activity and then discipline</w:t>
      </w:r>
    </w:p>
  </w:comment>
  <w:comment w:id="488" w:author="Niall Murphy" w:date="2021-04-29T14:46:00Z" w:initials="NM">
    <w:p w14:paraId="1E5C117D" w14:textId="49BCF2E2" w:rsidR="00B845F1" w:rsidRDefault="00B845F1">
      <w:pPr>
        <w:pStyle w:val="CommentText"/>
      </w:pPr>
      <w:r>
        <w:rPr>
          <w:rStyle w:val="CommentReference"/>
        </w:rPr>
        <w:annotationRef/>
      </w:r>
      <w:r>
        <w:t>Note: To be updated on a project specific basis to reflect the EIR</w:t>
      </w:r>
    </w:p>
  </w:comment>
  <w:comment w:id="489" w:author="Laurice Peverett" w:date="2021-04-26T21:09:00Z" w:initials="LP">
    <w:p w14:paraId="5D07C350" w14:textId="5D35C4AD" w:rsidR="00B845F1" w:rsidRPr="00542737" w:rsidRDefault="00B845F1">
      <w:pPr>
        <w:pStyle w:val="CommentText"/>
      </w:pPr>
      <w:r w:rsidRPr="00542737">
        <w:rPr>
          <w:rStyle w:val="CommentReference"/>
        </w:rPr>
        <w:annotationRef/>
      </w:r>
      <w:r w:rsidRPr="00542737">
        <w:t>Is this the BIM Lead now ?? Very confused</w:t>
      </w:r>
    </w:p>
  </w:comment>
  <w:comment w:id="490" w:author="Niall Murphy" w:date="2021-04-27T10:00:00Z" w:initials="NM">
    <w:p w14:paraId="054F7500" w14:textId="2B5EB10E" w:rsidR="00B845F1" w:rsidRPr="00542737" w:rsidRDefault="00B845F1">
      <w:pPr>
        <w:pStyle w:val="CommentText"/>
      </w:pPr>
      <w:r w:rsidRPr="00542737">
        <w:rPr>
          <w:rStyle w:val="CommentReference"/>
        </w:rPr>
        <w:annotationRef/>
      </w:r>
      <w:r w:rsidRPr="00542737">
        <w:t>Yes – derived from ISO</w:t>
      </w:r>
    </w:p>
  </w:comment>
  <w:comment w:id="504" w:author="Laurice Peverett" w:date="2021-04-26T21:08:00Z" w:initials="LP">
    <w:p w14:paraId="57A50F4F" w14:textId="600DBB4B" w:rsidR="00B845F1" w:rsidRPr="00542737" w:rsidRDefault="00B845F1">
      <w:pPr>
        <w:pStyle w:val="CommentText"/>
      </w:pPr>
      <w:r w:rsidRPr="00542737">
        <w:rPr>
          <w:rStyle w:val="CommentReference"/>
        </w:rPr>
        <w:annotationRef/>
      </w:r>
      <w:r w:rsidRPr="00542737">
        <w:t>SPEN document controller ?</w:t>
      </w:r>
    </w:p>
  </w:comment>
  <w:comment w:id="505" w:author="Niall Murphy" w:date="2021-04-27T10:01:00Z" w:initials="NM">
    <w:p w14:paraId="6ABB25D9" w14:textId="436715C7" w:rsidR="00B845F1" w:rsidRPr="00542737" w:rsidRDefault="00B845F1">
      <w:pPr>
        <w:pStyle w:val="CommentText"/>
      </w:pPr>
      <w:r w:rsidRPr="00542737">
        <w:rPr>
          <w:rStyle w:val="CommentReference"/>
        </w:rPr>
        <w:annotationRef/>
      </w:r>
      <w:r w:rsidRPr="00542737">
        <w:t>Yes</w:t>
      </w:r>
    </w:p>
  </w:comment>
  <w:comment w:id="512" w:author="Niall Murphy" w:date="2021-03-29T15:39:00Z" w:initials="NM">
    <w:p w14:paraId="5E2D2DA2" w14:textId="77777777" w:rsidR="00B845F1" w:rsidRPr="00542737" w:rsidRDefault="00B845F1" w:rsidP="00BC23A5">
      <w:pPr>
        <w:pStyle w:val="CommentText"/>
        <w:rPr>
          <w:b/>
          <w:bCs/>
        </w:rPr>
      </w:pPr>
      <w:r w:rsidRPr="00542737">
        <w:rPr>
          <w:rStyle w:val="CommentReference"/>
        </w:rPr>
        <w:annotationRef/>
      </w:r>
      <w:r w:rsidRPr="00542737">
        <w:rPr>
          <w:b/>
          <w:bCs/>
        </w:rPr>
        <w:t>SPEN to identify internal individual/team responsible for managing security</w:t>
      </w:r>
    </w:p>
  </w:comment>
  <w:comment w:id="513" w:author="Laurice Peverett" w:date="2021-04-26T21:08:00Z" w:initials="LP">
    <w:p w14:paraId="62E87999" w14:textId="660E9076" w:rsidR="00B845F1" w:rsidRPr="00542737" w:rsidRDefault="00B845F1">
      <w:pPr>
        <w:pStyle w:val="CommentText"/>
      </w:pPr>
      <w:r w:rsidRPr="00542737">
        <w:rPr>
          <w:rStyle w:val="CommentReference"/>
        </w:rPr>
        <w:annotationRef/>
      </w:r>
      <w:r w:rsidRPr="00542737">
        <w:t>This is SPEN</w:t>
      </w:r>
    </w:p>
  </w:comment>
  <w:comment w:id="514" w:author="Niall Murphy" w:date="2021-04-28T14:00:00Z" w:initials="NM">
    <w:p w14:paraId="5E48EF8E" w14:textId="35133D80" w:rsidR="00B845F1" w:rsidRPr="00542737" w:rsidRDefault="00B845F1">
      <w:pPr>
        <w:pStyle w:val="CommentText"/>
      </w:pPr>
      <w:r w:rsidRPr="00542737">
        <w:rPr>
          <w:rStyle w:val="CommentReference"/>
        </w:rPr>
        <w:annotationRef/>
      </w:r>
      <w:r w:rsidRPr="00542737">
        <w:t>Yes, but needs to be assigned to a team rather than float within the company</w:t>
      </w:r>
    </w:p>
  </w:comment>
  <w:comment w:id="520" w:author="Niall Murphy" w:date="2021-04-28T14:01:00Z" w:initials="NM">
    <w:p w14:paraId="5CFAD40F" w14:textId="77777777" w:rsidR="00B845F1" w:rsidRPr="00542737" w:rsidRDefault="00B845F1">
      <w:pPr>
        <w:pStyle w:val="CommentText"/>
      </w:pPr>
      <w:r w:rsidRPr="00542737">
        <w:rPr>
          <w:rStyle w:val="CommentReference"/>
        </w:rPr>
        <w:annotationRef/>
      </w:r>
      <w:r w:rsidRPr="00542737">
        <w:t>General response to comments below.</w:t>
      </w:r>
    </w:p>
    <w:p w14:paraId="3E2B35E9" w14:textId="53680823" w:rsidR="00B845F1" w:rsidRPr="00542737" w:rsidRDefault="00B845F1">
      <w:pPr>
        <w:pStyle w:val="CommentText"/>
      </w:pPr>
      <w:r w:rsidRPr="00542737">
        <w:t>Construction Lead (AP) will be SPEN but needs assigned to team.</w:t>
      </w:r>
    </w:p>
  </w:comment>
  <w:comment w:id="521" w:author="Laurice Peverett" w:date="2021-04-26T21:11:00Z" w:initials="LP">
    <w:p w14:paraId="58D3895B" w14:textId="79838CDA" w:rsidR="00B845F1" w:rsidRPr="00542737" w:rsidRDefault="00B845F1">
      <w:pPr>
        <w:pStyle w:val="CommentText"/>
      </w:pPr>
      <w:r w:rsidRPr="00542737">
        <w:rPr>
          <w:rStyle w:val="CommentReference"/>
        </w:rPr>
        <w:annotationRef/>
      </w:r>
      <w:r w:rsidRPr="00542737">
        <w:t>Each party appointed for Construction will have to do this, they have examples where they appoint a single contractor but this is not the norm and clearly won’t be the case for the Pilots</w:t>
      </w:r>
    </w:p>
  </w:comment>
  <w:comment w:id="526" w:author="Laurice Peverett" w:date="2021-04-26T21:09:00Z" w:initials="LP">
    <w:p w14:paraId="57C8FD7F" w14:textId="2D381EF1" w:rsidR="00B845F1" w:rsidRPr="00542737" w:rsidRDefault="00B845F1">
      <w:pPr>
        <w:pStyle w:val="CommentText"/>
      </w:pPr>
      <w:r w:rsidRPr="00542737">
        <w:rPr>
          <w:rStyle w:val="CommentReference"/>
        </w:rPr>
        <w:annotationRef/>
      </w:r>
      <w:r w:rsidRPr="00542737">
        <w:t>This will sit with SPEN or representative / BIM Lead</w:t>
      </w:r>
    </w:p>
  </w:comment>
  <w:comment w:id="527" w:author="Laurice Peverett" w:date="2021-04-26T21:14:00Z" w:initials="LP">
    <w:p w14:paraId="13983820" w14:textId="40A3116C" w:rsidR="00B845F1" w:rsidRPr="00542737" w:rsidRDefault="00B845F1">
      <w:pPr>
        <w:pStyle w:val="CommentText"/>
      </w:pPr>
      <w:r w:rsidRPr="00542737">
        <w:rPr>
          <w:rStyle w:val="CommentReference"/>
        </w:rPr>
        <w:annotationRef/>
      </w:r>
      <w:r w:rsidRPr="00542737">
        <w:t>SPEN or rep</w:t>
      </w:r>
    </w:p>
  </w:comment>
  <w:comment w:id="528" w:author="Laurice Peverett" w:date="2021-04-26T21:13:00Z" w:initials="LP">
    <w:p w14:paraId="2F0F20B4" w14:textId="7D88D485" w:rsidR="00B845F1" w:rsidRPr="00542737" w:rsidRDefault="00B845F1">
      <w:pPr>
        <w:pStyle w:val="CommentText"/>
      </w:pPr>
      <w:r w:rsidRPr="00542737">
        <w:rPr>
          <w:rStyle w:val="CommentReference"/>
        </w:rPr>
        <w:annotationRef/>
      </w:r>
      <w:r w:rsidRPr="00542737">
        <w:t>SPEN or rep</w:t>
      </w:r>
    </w:p>
  </w:comment>
  <w:comment w:id="529" w:author="Laurice Peverett" w:date="2021-04-26T21:13:00Z" w:initials="LP">
    <w:p w14:paraId="46BF77D0" w14:textId="66719933" w:rsidR="00B845F1" w:rsidRPr="00542737" w:rsidRDefault="00B845F1">
      <w:pPr>
        <w:pStyle w:val="CommentText"/>
      </w:pPr>
      <w:r w:rsidRPr="00542737">
        <w:rPr>
          <w:rStyle w:val="CommentReference"/>
        </w:rPr>
        <w:annotationRef/>
      </w:r>
      <w:r w:rsidRPr="00542737">
        <w:t>SPEN BIM Lead</w:t>
      </w:r>
    </w:p>
  </w:comment>
  <w:comment w:id="532" w:author="Niall Murphy" w:date="2021-04-07T14:16:00Z" w:initials="NM">
    <w:p w14:paraId="427A10CB" w14:textId="072CBE61" w:rsidR="00B845F1" w:rsidRPr="00542737" w:rsidRDefault="00B845F1" w:rsidP="00BC23A5">
      <w:pPr>
        <w:pStyle w:val="CommentText"/>
      </w:pPr>
      <w:r w:rsidRPr="00542737">
        <w:rPr>
          <w:rStyle w:val="CommentReference"/>
        </w:rPr>
        <w:annotationRef/>
      </w:r>
      <w:r w:rsidRPr="00542737">
        <w:t>Note: To be completed by the Construction Lead (Appointed Party) on behalf of the Construction Delivery Team</w:t>
      </w:r>
    </w:p>
  </w:comment>
  <w:comment w:id="533" w:author="Laurice Peverett" w:date="2021-04-26T21:16:00Z" w:initials="LP">
    <w:p w14:paraId="04AA9584" w14:textId="0C741619" w:rsidR="00B845F1" w:rsidRPr="00542737" w:rsidRDefault="00B845F1">
      <w:pPr>
        <w:pStyle w:val="CommentText"/>
      </w:pPr>
      <w:r w:rsidRPr="00542737">
        <w:rPr>
          <w:rStyle w:val="CommentReference"/>
        </w:rPr>
        <w:annotationRef/>
      </w:r>
      <w:r w:rsidRPr="00542737">
        <w:t>It’s not just one contractor</w:t>
      </w:r>
    </w:p>
  </w:comment>
  <w:comment w:id="534" w:author="Niall Murphy" w:date="2021-04-27T10:05:00Z" w:initials="NM">
    <w:p w14:paraId="79773045" w14:textId="6AA1BAAA" w:rsidR="00B845F1" w:rsidRPr="00542737" w:rsidRDefault="00B845F1">
      <w:pPr>
        <w:pStyle w:val="CommentText"/>
      </w:pPr>
      <w:r w:rsidRPr="00542737">
        <w:rPr>
          <w:rStyle w:val="CommentReference"/>
        </w:rPr>
        <w:annotationRef/>
      </w:r>
      <w:r w:rsidRPr="00542737">
        <w:t xml:space="preserve">As authored the approach isn’t tied to any contractual structure – Appointed Parties are individually responsible for assessing themselves. Construction Lead Appointed Party </w:t>
      </w:r>
    </w:p>
  </w:comment>
  <w:comment w:id="542" w:author="Niall Murphy" w:date="2021-04-07T14:20:00Z" w:initials="NM">
    <w:p w14:paraId="3A8407DB" w14:textId="6D9D0DD0" w:rsidR="00B845F1" w:rsidRPr="00542737" w:rsidRDefault="00B845F1" w:rsidP="00067789">
      <w:pPr>
        <w:pStyle w:val="BodyText"/>
        <w:ind w:left="0"/>
        <w:rPr>
          <w:rFonts w:asciiTheme="majorHAnsi" w:hAnsiTheme="majorHAnsi" w:cs="Arial"/>
          <w:color w:val="FF0000"/>
        </w:rPr>
      </w:pPr>
      <w:r w:rsidRPr="00542737">
        <w:rPr>
          <w:rStyle w:val="CommentReference"/>
        </w:rPr>
        <w:annotationRef/>
      </w:r>
      <w:r w:rsidRPr="00542737">
        <w:rPr>
          <w:rFonts w:asciiTheme="majorHAnsi" w:hAnsiTheme="majorHAnsi" w:cs="Arial"/>
        </w:rPr>
        <w:t>Note: This table is to be reviewed and updated to align with the appointing party’s requirements defined within the EIR. Any additional training requirements for the design team, highlighted in the appointed party BIM assessment form, must also be recorded here</w:t>
      </w:r>
    </w:p>
    <w:p w14:paraId="762E3E43" w14:textId="77777777" w:rsidR="00B845F1" w:rsidRPr="00542737" w:rsidRDefault="00B845F1" w:rsidP="00BC23A5">
      <w:pPr>
        <w:pStyle w:val="CommentText"/>
      </w:pPr>
    </w:p>
  </w:comment>
  <w:comment w:id="546" w:author="Niall Murphy" w:date="2021-04-13T14:54:00Z" w:initials="NM">
    <w:p w14:paraId="4232D8E2" w14:textId="7C67AA06" w:rsidR="00B845F1" w:rsidRPr="00542737" w:rsidRDefault="00B845F1" w:rsidP="00067789">
      <w:pPr>
        <w:pStyle w:val="CommentText"/>
      </w:pPr>
      <w:r w:rsidRPr="00542737">
        <w:rPr>
          <w:rStyle w:val="CommentReference"/>
        </w:rPr>
        <w:annotationRef/>
      </w:r>
      <w:r w:rsidRPr="00542737">
        <w:t>Note: Document and reference to be updated on</w:t>
      </w:r>
      <w:r>
        <w:t>ce project code is known</w:t>
      </w:r>
    </w:p>
  </w:comment>
  <w:comment w:id="549" w:author="Laurice Peverett" w:date="2021-04-26T21:21:00Z" w:initials="LP">
    <w:p w14:paraId="3B7343D2" w14:textId="4AE06513" w:rsidR="00B845F1" w:rsidRPr="00542737" w:rsidRDefault="00B845F1">
      <w:pPr>
        <w:pStyle w:val="CommentText"/>
      </w:pPr>
      <w:r w:rsidRPr="00542737">
        <w:rPr>
          <w:rStyle w:val="CommentReference"/>
        </w:rPr>
        <w:annotationRef/>
      </w:r>
      <w:r w:rsidRPr="00542737">
        <w:t>Perhaps this too needs to be a system of each contracted party to submit their matrix which is then added to the central matrix in the BEP, SPEN or their rep will need to manage this</w:t>
      </w:r>
    </w:p>
  </w:comment>
  <w:comment w:id="583" w:author="Niall Murphy" w:date="2021-04-13T14:54:00Z" w:initials="NM">
    <w:p w14:paraId="33B73DE1" w14:textId="03596109" w:rsidR="00B845F1" w:rsidRPr="00542737" w:rsidRDefault="00B845F1" w:rsidP="00067789">
      <w:pPr>
        <w:pStyle w:val="CommentText"/>
      </w:pPr>
      <w:r w:rsidRPr="00542737">
        <w:rPr>
          <w:rStyle w:val="CommentReference"/>
        </w:rPr>
        <w:annotationRef/>
      </w:r>
      <w:r w:rsidRPr="00542737">
        <w:t>Note: Document and reference to be updated on</w:t>
      </w:r>
      <w:r>
        <w:t>ce project code is known</w:t>
      </w:r>
    </w:p>
  </w:comment>
  <w:comment w:id="592" w:author="Laurice Peverett" w:date="2021-04-26T21:23:00Z" w:initials="LP">
    <w:p w14:paraId="3F8C3742" w14:textId="713E4BF5" w:rsidR="00B845F1" w:rsidRPr="00542737" w:rsidRDefault="00B845F1">
      <w:pPr>
        <w:pStyle w:val="CommentText"/>
      </w:pPr>
      <w:r w:rsidRPr="00542737">
        <w:rPr>
          <w:rStyle w:val="CommentReference"/>
        </w:rPr>
        <w:annotationRef/>
      </w:r>
      <w:r w:rsidRPr="00542737">
        <w:t>As per earlier, how useful is this going to be for them? Plus information security?</w:t>
      </w:r>
    </w:p>
  </w:comment>
  <w:comment w:id="593" w:author="Niall Murphy" w:date="2021-04-27T11:06:00Z" w:initials="NM">
    <w:p w14:paraId="420E7585" w14:textId="38B68D15" w:rsidR="00B845F1" w:rsidRPr="00542737" w:rsidRDefault="00B845F1">
      <w:pPr>
        <w:pStyle w:val="CommentText"/>
      </w:pPr>
      <w:r w:rsidRPr="00542737">
        <w:rPr>
          <w:rStyle w:val="CommentReference"/>
        </w:rPr>
        <w:annotationRef/>
      </w:r>
      <w:r w:rsidRPr="00542737">
        <w:t>As above – named changed</w:t>
      </w:r>
    </w:p>
  </w:comment>
  <w:comment w:id="611" w:author="Laurice Peverett" w:date="2021-04-26T21:26:00Z" w:initials="LP">
    <w:p w14:paraId="4CB7A8D3" w14:textId="1DC31AD5" w:rsidR="00B845F1" w:rsidRPr="00542737" w:rsidRDefault="00B845F1">
      <w:pPr>
        <w:pStyle w:val="CommentText"/>
      </w:pPr>
      <w:r w:rsidRPr="00542737">
        <w:rPr>
          <w:rStyle w:val="CommentReference"/>
        </w:rPr>
        <w:annotationRef/>
      </w:r>
      <w:r w:rsidRPr="00542737">
        <w:t>Not numbered</w:t>
      </w:r>
    </w:p>
  </w:comment>
  <w:comment w:id="614" w:author="Laurice Peverett" w:date="2021-04-26T21:25:00Z" w:initials="LP">
    <w:p w14:paraId="6CD2FE34" w14:textId="77777777" w:rsidR="00B845F1" w:rsidRPr="00542737" w:rsidRDefault="00B845F1">
      <w:pPr>
        <w:pStyle w:val="CommentText"/>
      </w:pPr>
      <w:r w:rsidRPr="00542737">
        <w:rPr>
          <w:rStyle w:val="CommentReference"/>
        </w:rPr>
        <w:annotationRef/>
      </w:r>
      <w:r w:rsidRPr="00542737">
        <w:t>Non-geometric, what about cost info?</w:t>
      </w:r>
    </w:p>
    <w:p w14:paraId="409F1B16" w14:textId="77777777" w:rsidR="00B845F1" w:rsidRPr="00542737" w:rsidRDefault="00B845F1">
      <w:pPr>
        <w:pStyle w:val="CommentText"/>
      </w:pPr>
    </w:p>
    <w:p w14:paraId="2ED13483" w14:textId="5B4CC40B" w:rsidR="00B845F1" w:rsidRPr="00542737" w:rsidRDefault="00B845F1">
      <w:pPr>
        <w:pStyle w:val="CommentText"/>
      </w:pPr>
      <w:r w:rsidRPr="00542737">
        <w:t>PIR’s are in the diagram but not expanded upon? What is the relevance in the diagram?</w:t>
      </w:r>
    </w:p>
  </w:comment>
  <w:comment w:id="615" w:author="Niall Murphy" w:date="2021-04-27T11:09:00Z" w:initials="NM">
    <w:p w14:paraId="02C52990" w14:textId="7F18B026" w:rsidR="00B845F1" w:rsidRPr="00542737" w:rsidRDefault="00B845F1">
      <w:pPr>
        <w:pStyle w:val="CommentText"/>
      </w:pPr>
      <w:r w:rsidRPr="00542737">
        <w:rPr>
          <w:rStyle w:val="CommentReference"/>
        </w:rPr>
        <w:annotationRef/>
      </w:r>
      <w:r w:rsidRPr="00542737">
        <w:t>Cost info not within main models – CM will use dwfx (or other) version.</w:t>
      </w:r>
    </w:p>
  </w:comment>
  <w:comment w:id="621" w:author="Niall Murphy" w:date="2021-04-22T14:47:00Z" w:initials="NM">
    <w:p w14:paraId="0F766ED7" w14:textId="3A8A8304" w:rsidR="00B845F1" w:rsidRPr="00542737" w:rsidRDefault="00B845F1">
      <w:pPr>
        <w:pStyle w:val="CommentText"/>
        <w:rPr>
          <w:b/>
          <w:bCs/>
        </w:rPr>
      </w:pPr>
      <w:r w:rsidRPr="00542737">
        <w:rPr>
          <w:rStyle w:val="CommentReference"/>
        </w:rPr>
        <w:annotationRef/>
      </w:r>
      <w:r w:rsidRPr="00542737">
        <w:rPr>
          <w:b/>
          <w:bCs/>
          <w:color w:val="000000" w:themeColor="text1"/>
        </w:rPr>
        <w:t>Process to capture as-built information to be discussed with SPEN</w:t>
      </w:r>
    </w:p>
  </w:comment>
  <w:comment w:id="622" w:author="Niall Murphy" w:date="2021-04-26T15:03:00Z" w:initials="NM">
    <w:p w14:paraId="5442433D" w14:textId="5904C187" w:rsidR="00B845F1" w:rsidRPr="00542737" w:rsidRDefault="00B845F1">
      <w:pPr>
        <w:pStyle w:val="CommentText"/>
      </w:pPr>
      <w:r w:rsidRPr="00542737">
        <w:rPr>
          <w:rStyle w:val="CommentReference"/>
        </w:rPr>
        <w:annotationRef/>
      </w:r>
      <w:r w:rsidRPr="00542737">
        <w:t>P1&amp;2 not important for FM</w:t>
      </w:r>
    </w:p>
    <w:p w14:paraId="7ECF4EC8" w14:textId="7DD60DB2" w:rsidR="00B845F1" w:rsidRPr="00542737" w:rsidRDefault="00B845F1">
      <w:pPr>
        <w:pStyle w:val="CommentText"/>
      </w:pPr>
      <w:r w:rsidRPr="00542737">
        <w:t>Contractor to provide</w:t>
      </w:r>
    </w:p>
  </w:comment>
  <w:comment w:id="624" w:author="Laurice Peverett" w:date="2021-04-26T21:29:00Z" w:initials="LP">
    <w:p w14:paraId="6612971F" w14:textId="77777777" w:rsidR="00B845F1" w:rsidRPr="00542737" w:rsidRDefault="00B845F1">
      <w:pPr>
        <w:pStyle w:val="CommentText"/>
      </w:pPr>
      <w:r w:rsidRPr="00542737">
        <w:rPr>
          <w:rStyle w:val="CommentReference"/>
        </w:rPr>
        <w:annotationRef/>
      </w:r>
      <w:r w:rsidRPr="00542737">
        <w:t>SPEN</w:t>
      </w:r>
    </w:p>
    <w:p w14:paraId="2B09CA2A" w14:textId="13D6B563" w:rsidR="00B845F1" w:rsidRPr="00542737" w:rsidRDefault="00B845F1">
      <w:pPr>
        <w:pStyle w:val="CommentText"/>
      </w:pPr>
      <w:r w:rsidRPr="00542737">
        <w:t>Updated as appropriate to the Pilot and on further engagement with FM/Operations</w:t>
      </w:r>
    </w:p>
  </w:comment>
  <w:comment w:id="635" w:author="Niall Murphy" w:date="2021-04-26T16:57:00Z" w:initials="NM">
    <w:p w14:paraId="3902BE87" w14:textId="544BCA3C" w:rsidR="00B845F1" w:rsidRPr="00542737" w:rsidRDefault="00B845F1">
      <w:pPr>
        <w:pStyle w:val="CommentText"/>
      </w:pPr>
      <w:r w:rsidRPr="00542737">
        <w:rPr>
          <w:rStyle w:val="CommentReference"/>
        </w:rPr>
        <w:annotationRef/>
      </w:r>
      <w:r w:rsidRPr="00542737">
        <w:t>TBC once AIR is defined</w:t>
      </w:r>
    </w:p>
  </w:comment>
  <w:comment w:id="644" w:author="Niall Murphy" w:date="2021-04-26T16:58:00Z" w:initials="NM">
    <w:p w14:paraId="7A9A514F" w14:textId="751A3980" w:rsidR="00B845F1" w:rsidRPr="00542737" w:rsidRDefault="00B845F1">
      <w:pPr>
        <w:pStyle w:val="CommentText"/>
      </w:pPr>
      <w:r w:rsidRPr="00542737">
        <w:rPr>
          <w:rStyle w:val="CommentReference"/>
        </w:rPr>
        <w:annotationRef/>
      </w:r>
      <w:r w:rsidRPr="00542737">
        <w:t>TBC once AIR is defined</w:t>
      </w:r>
    </w:p>
  </w:comment>
  <w:comment w:id="656" w:author="Niall Murphy" w:date="2021-04-26T15:06:00Z" w:initials="NM">
    <w:p w14:paraId="3755AED5" w14:textId="5C50AA94" w:rsidR="00B845F1" w:rsidRPr="00542737" w:rsidRDefault="00B845F1">
      <w:pPr>
        <w:pStyle w:val="CommentText"/>
      </w:pPr>
      <w:r w:rsidRPr="00542737">
        <w:rPr>
          <w:rStyle w:val="CommentReference"/>
        </w:rPr>
        <w:annotationRef/>
      </w:r>
      <w:r w:rsidRPr="00542737">
        <w:t>Performance data to come from suppliers – SPEN will populate and inform task team</w:t>
      </w:r>
    </w:p>
  </w:comment>
  <w:comment w:id="657" w:author="Niall Murphy" w:date="2021-04-26T15:07:00Z" w:initials="NM">
    <w:p w14:paraId="1DACC988" w14:textId="6353E380" w:rsidR="00B845F1" w:rsidRPr="00542737" w:rsidRDefault="00B845F1">
      <w:pPr>
        <w:pStyle w:val="CommentText"/>
      </w:pPr>
      <w:r w:rsidRPr="00542737">
        <w:rPr>
          <w:rStyle w:val="CommentReference"/>
        </w:rPr>
        <w:annotationRef/>
      </w:r>
      <w:r w:rsidRPr="00542737">
        <w:t>After Pilot 2</w:t>
      </w:r>
    </w:p>
  </w:comment>
  <w:comment w:id="747" w:author="Niall Murphy" w:date="2021-04-28T12:27:00Z" w:initials="NM">
    <w:p w14:paraId="2919986E" w14:textId="2A9B73A4" w:rsidR="00B845F1" w:rsidRPr="00542737" w:rsidRDefault="00B845F1">
      <w:pPr>
        <w:pStyle w:val="CommentText"/>
      </w:pPr>
      <w:r w:rsidRPr="00542737">
        <w:rPr>
          <w:rStyle w:val="CommentReference"/>
        </w:rPr>
        <w:annotationRef/>
      </w:r>
      <w:r w:rsidRPr="00542737">
        <w:t>Note: include if carbon tracking section included</w:t>
      </w:r>
    </w:p>
  </w:comment>
  <w:comment w:id="761" w:author="Niall Murphy" w:date="2021-04-07T10:45:00Z" w:initials="NM">
    <w:p w14:paraId="3E09DE73" w14:textId="0F00351D" w:rsidR="00B845F1" w:rsidRPr="00542737" w:rsidRDefault="00B845F1">
      <w:pPr>
        <w:pStyle w:val="CommentText"/>
      </w:pPr>
      <w:r w:rsidRPr="00542737">
        <w:rPr>
          <w:rStyle w:val="CommentReference"/>
        </w:rPr>
        <w:annotationRef/>
      </w:r>
      <w:r w:rsidRPr="00542737">
        <w:t>Note: To be introduced from Pilot 3</w:t>
      </w:r>
    </w:p>
  </w:comment>
  <w:comment w:id="816" w:author="Niall Murphy [2]" w:date="2020-08-04T15:54:00Z" w:initials="NM">
    <w:p w14:paraId="4703B1A7" w14:textId="77777777" w:rsidR="00B845F1" w:rsidRPr="00542737" w:rsidRDefault="00B845F1" w:rsidP="005F323E">
      <w:pPr>
        <w:pStyle w:val="CommentText"/>
      </w:pPr>
      <w:r w:rsidRPr="00542737">
        <w:rPr>
          <w:rStyle w:val="CommentReference"/>
        </w:rPr>
        <w:annotationRef/>
      </w:r>
      <w:r w:rsidRPr="00542737">
        <w:t>NM – reference EIR</w:t>
      </w:r>
    </w:p>
  </w:comment>
  <w:comment w:id="847" w:author="Niall Murphy" w:date="2021-03-26T15:36:00Z" w:initials="NM">
    <w:p w14:paraId="79911110" w14:textId="77777777" w:rsidR="00B845F1" w:rsidRPr="00542737" w:rsidRDefault="00B845F1">
      <w:pPr>
        <w:pStyle w:val="CommentText"/>
        <w:rPr>
          <w:b/>
          <w:bCs/>
        </w:rPr>
      </w:pPr>
      <w:r w:rsidRPr="00542737">
        <w:rPr>
          <w:rStyle w:val="CommentReference"/>
        </w:rPr>
        <w:annotationRef/>
      </w:r>
      <w:r w:rsidRPr="00542737">
        <w:rPr>
          <w:rStyle w:val="CommentReference"/>
        </w:rPr>
        <w:t xml:space="preserve">Note: To be </w:t>
      </w:r>
      <w:r w:rsidRPr="00542737">
        <w:t>included from Pilot 3</w:t>
      </w:r>
    </w:p>
  </w:comment>
  <w:comment w:id="849" w:author="Niall Murphy" w:date="2021-04-29T14:49:00Z" w:initials="NM">
    <w:p w14:paraId="1C9B6390" w14:textId="761D95EA" w:rsidR="00B845F1" w:rsidRDefault="00B845F1">
      <w:pPr>
        <w:pStyle w:val="CommentText"/>
      </w:pPr>
      <w:r>
        <w:rPr>
          <w:rStyle w:val="CommentReference"/>
        </w:rPr>
        <w:annotationRef/>
      </w:r>
      <w:r>
        <w:t>Note: Approach depends on procurement route and responsible party. If SPEN are Construction Lead (Appointed Party) they shall define the approach otherwise responsibility lies with Third party fulfilling this function.</w:t>
      </w:r>
    </w:p>
  </w:comment>
  <w:comment w:id="856" w:author="Niall Murphy" w:date="2021-03-26T15:36:00Z" w:initials="NM">
    <w:p w14:paraId="75BB20EC" w14:textId="77777777" w:rsidR="00B845F1" w:rsidRPr="00542737" w:rsidRDefault="00B845F1">
      <w:pPr>
        <w:pStyle w:val="CommentText"/>
      </w:pPr>
      <w:r w:rsidRPr="00542737">
        <w:rPr>
          <w:rStyle w:val="CommentReference"/>
        </w:rPr>
        <w:annotationRef/>
      </w:r>
      <w:r w:rsidRPr="00542737">
        <w:rPr>
          <w:rStyle w:val="CommentReference"/>
        </w:rPr>
        <w:t xml:space="preserve">Note: To be </w:t>
      </w:r>
      <w:r w:rsidRPr="00542737">
        <w:t>included from Pilot 3</w:t>
      </w:r>
    </w:p>
  </w:comment>
  <w:comment w:id="940" w:author="Niall Murphy" w:date="2021-03-26T15:36:00Z" w:initials="NM">
    <w:p w14:paraId="5B01701E" w14:textId="5E945397" w:rsidR="00B845F1" w:rsidRPr="00542737" w:rsidRDefault="00B845F1">
      <w:pPr>
        <w:pStyle w:val="CommentText"/>
      </w:pPr>
      <w:r w:rsidRPr="00542737">
        <w:rPr>
          <w:rStyle w:val="CommentReference"/>
        </w:rPr>
        <w:annotationRef/>
      </w:r>
      <w:r w:rsidRPr="00542737">
        <w:rPr>
          <w:rStyle w:val="CommentReference"/>
        </w:rPr>
        <w:t xml:space="preserve">Note: To be </w:t>
      </w:r>
      <w:r w:rsidRPr="00542737">
        <w:t xml:space="preserve">included </w:t>
      </w:r>
      <w:r>
        <w:t>within Pilot 1 &amp; 3</w:t>
      </w:r>
    </w:p>
  </w:comment>
  <w:comment w:id="950" w:author="Niall Murphy" w:date="2021-03-26T15:36:00Z" w:initials="NM">
    <w:p w14:paraId="166B56F1" w14:textId="6E1A8405" w:rsidR="00B845F1" w:rsidRPr="00542737" w:rsidRDefault="00B845F1">
      <w:pPr>
        <w:pStyle w:val="CommentText"/>
      </w:pPr>
      <w:r w:rsidRPr="00542737">
        <w:rPr>
          <w:rStyle w:val="CommentReference"/>
        </w:rPr>
        <w:annotationRef/>
      </w:r>
      <w:r w:rsidRPr="00542737">
        <w:rPr>
          <w:rStyle w:val="CommentReference"/>
        </w:rPr>
        <w:t xml:space="preserve">Note: To be </w:t>
      </w:r>
      <w:r w:rsidRPr="00542737">
        <w:t>included from P3</w:t>
      </w:r>
    </w:p>
  </w:comment>
  <w:comment w:id="951" w:author="Laurice Peverett" w:date="2021-04-26T21:44:00Z" w:initials="LP">
    <w:p w14:paraId="10C00B51" w14:textId="26B4E781" w:rsidR="00B845F1" w:rsidRPr="00542737" w:rsidRDefault="00B845F1">
      <w:pPr>
        <w:pStyle w:val="CommentText"/>
      </w:pPr>
      <w:r w:rsidRPr="00542737">
        <w:rPr>
          <w:rStyle w:val="CommentReference"/>
        </w:rPr>
        <w:annotationRef/>
      </w:r>
      <w:r w:rsidRPr="00542737">
        <w:t>Included in Pilot 3</w:t>
      </w:r>
    </w:p>
  </w:comment>
  <w:comment w:id="974" w:author="Niall Murphy" w:date="2021-04-21T11:46:00Z" w:initials="NM">
    <w:p w14:paraId="415607E6" w14:textId="795119CC" w:rsidR="00B845F1" w:rsidRPr="00542737" w:rsidRDefault="00B845F1">
      <w:pPr>
        <w:pStyle w:val="CommentText"/>
      </w:pPr>
      <w:r w:rsidRPr="00542737">
        <w:rPr>
          <w:rStyle w:val="CommentReference"/>
        </w:rPr>
        <w:annotationRef/>
      </w:r>
      <w:r w:rsidRPr="00542737">
        <w:t>Note: Project specific, to be updated to reflect EIR section 6.1</w:t>
      </w:r>
    </w:p>
    <w:p w14:paraId="375798B4" w14:textId="77777777" w:rsidR="00B845F1" w:rsidRPr="00542737" w:rsidRDefault="00B845F1">
      <w:pPr>
        <w:pStyle w:val="CommentText"/>
      </w:pPr>
    </w:p>
    <w:p w14:paraId="02D0DBDA" w14:textId="653A5201" w:rsidR="00B845F1" w:rsidRPr="00542737" w:rsidRDefault="00B845F1">
      <w:pPr>
        <w:pStyle w:val="CommentText"/>
        <w:rPr>
          <w:i/>
          <w:iCs/>
        </w:rPr>
      </w:pPr>
      <w:r w:rsidRPr="00542737">
        <w:rPr>
          <w:i/>
          <w:iCs/>
        </w:rPr>
        <w:t>(Current reflects fortnightly uploads)</w:t>
      </w:r>
    </w:p>
  </w:comment>
  <w:comment w:id="977" w:author="Laurice Peverett" w:date="2021-04-26T21:49:00Z" w:initials="LP">
    <w:p w14:paraId="43DD524E" w14:textId="7511C820" w:rsidR="00B845F1" w:rsidRPr="00542737" w:rsidRDefault="00B845F1">
      <w:pPr>
        <w:pStyle w:val="CommentText"/>
      </w:pPr>
      <w:r w:rsidRPr="00542737">
        <w:rPr>
          <w:rStyle w:val="CommentReference"/>
        </w:rPr>
        <w:annotationRef/>
      </w:r>
      <w:r w:rsidRPr="00542737">
        <w:t>Can we reword this?</w:t>
      </w:r>
    </w:p>
  </w:comment>
  <w:comment w:id="995" w:author="Niall Murphy" w:date="2021-04-21T14:53:00Z" w:initials="NM">
    <w:p w14:paraId="604A80BA" w14:textId="1A95EFC2" w:rsidR="00B845F1" w:rsidRPr="00542737" w:rsidRDefault="00B845F1">
      <w:pPr>
        <w:pStyle w:val="CommentText"/>
      </w:pPr>
      <w:r w:rsidRPr="00542737">
        <w:rPr>
          <w:rStyle w:val="CommentReference"/>
        </w:rPr>
        <w:annotationRef/>
      </w:r>
      <w:r w:rsidRPr="00542737">
        <w:t>Note: Project specific, to be defined in conjunction with project programme</w:t>
      </w:r>
    </w:p>
  </w:comment>
  <w:comment w:id="1000" w:author="Niall Murphy" w:date="2021-03-30T09:32:00Z" w:initials="NM">
    <w:p w14:paraId="192E11F9" w14:textId="77777777" w:rsidR="00B845F1" w:rsidRPr="00542737" w:rsidRDefault="00B845F1" w:rsidP="00C07BDB">
      <w:pPr>
        <w:pStyle w:val="CommentText"/>
      </w:pPr>
      <w:r w:rsidRPr="00542737">
        <w:rPr>
          <w:rStyle w:val="CommentReference"/>
        </w:rPr>
        <w:annotationRef/>
      </w:r>
      <w:r w:rsidRPr="00542737">
        <w:t>Note: To be defined on a project specific basis</w:t>
      </w:r>
    </w:p>
  </w:comment>
  <w:comment w:id="1025" w:author="Niall Murphy" w:date="2021-03-30T09:58:00Z" w:initials="NM">
    <w:p w14:paraId="28D7E4C4" w14:textId="77777777" w:rsidR="00B845F1" w:rsidRPr="00D34047" w:rsidRDefault="00B845F1">
      <w:pPr>
        <w:pStyle w:val="CommentText"/>
      </w:pPr>
      <w:r w:rsidRPr="00D34047">
        <w:rPr>
          <w:rStyle w:val="CommentReference"/>
        </w:rPr>
        <w:annotationRef/>
      </w:r>
      <w:r w:rsidRPr="00D34047">
        <w:t>Note: To be defined on a project specific basis</w:t>
      </w:r>
    </w:p>
  </w:comment>
  <w:comment w:id="1027" w:author="Niall Murphy" w:date="2021-03-30T09:58:00Z" w:initials="NM">
    <w:p w14:paraId="177433A2" w14:textId="77777777" w:rsidR="00B845F1" w:rsidRPr="00542737" w:rsidRDefault="00B845F1" w:rsidP="00C07BDB">
      <w:pPr>
        <w:pStyle w:val="CommentText"/>
      </w:pPr>
      <w:r w:rsidRPr="00542737">
        <w:rPr>
          <w:rStyle w:val="CommentReference"/>
        </w:rPr>
        <w:annotationRef/>
      </w:r>
      <w:r w:rsidRPr="00542737">
        <w:t>Note: To be defined on a project specific basis</w:t>
      </w:r>
    </w:p>
  </w:comment>
  <w:comment w:id="1033" w:author="Laurice Peverett" w:date="2021-04-26T21:53:00Z" w:initials="LP">
    <w:p w14:paraId="463766DD" w14:textId="1AACF236" w:rsidR="00B845F1" w:rsidRPr="00542737" w:rsidRDefault="00B845F1">
      <w:pPr>
        <w:pStyle w:val="CommentText"/>
      </w:pPr>
      <w:r w:rsidRPr="00542737">
        <w:rPr>
          <w:rStyle w:val="CommentReference"/>
        </w:rPr>
        <w:annotationRef/>
      </w:r>
      <w:r w:rsidRPr="00542737">
        <w:t>Work stages need to be renamed as per programme</w:t>
      </w:r>
    </w:p>
  </w:comment>
  <w:comment w:id="1034" w:author="Niall Murphy" w:date="2021-04-28T16:55:00Z" w:initials="NM">
    <w:p w14:paraId="3BFF02C8" w14:textId="4DACCCB0" w:rsidR="00B845F1" w:rsidRDefault="00B845F1">
      <w:pPr>
        <w:pStyle w:val="CommentText"/>
      </w:pPr>
      <w:r>
        <w:rPr>
          <w:rStyle w:val="CommentReference"/>
        </w:rPr>
        <w:annotationRef/>
      </w:r>
      <w:r>
        <w:t>I really don’t understand what these stages should be – can’t understand from the programme what is gateways and what is stages</w:t>
      </w:r>
    </w:p>
  </w:comment>
  <w:comment w:id="1038" w:author="Laurice Peverett" w:date="2021-04-26T21:53:00Z" w:initials="LP">
    <w:p w14:paraId="77D4C31A" w14:textId="3DFB3FB3" w:rsidR="00B845F1" w:rsidRPr="00542737" w:rsidRDefault="00B845F1">
      <w:pPr>
        <w:pStyle w:val="CommentText"/>
      </w:pPr>
      <w:r w:rsidRPr="00542737">
        <w:rPr>
          <w:rStyle w:val="CommentReference"/>
        </w:rPr>
        <w:annotationRef/>
      </w:r>
      <w:r w:rsidRPr="00542737">
        <w:t>Would IFC4 be better if it’s all Revit based?</w:t>
      </w:r>
    </w:p>
  </w:comment>
  <w:comment w:id="1039" w:author="Niall Murphy" w:date="2021-04-27T11:32:00Z" w:initials="NM">
    <w:p w14:paraId="52E173CA" w14:textId="52C286C8" w:rsidR="00B845F1" w:rsidRPr="00542737" w:rsidRDefault="00B845F1">
      <w:pPr>
        <w:pStyle w:val="CommentText"/>
      </w:pPr>
      <w:r w:rsidRPr="00542737">
        <w:rPr>
          <w:rStyle w:val="CommentReference"/>
        </w:rPr>
        <w:annotationRef/>
      </w:r>
      <w:r w:rsidRPr="00542737">
        <w:t>Revit only IFC4 certified for ARC and STR elements. Until MEP is certified its not recommended to se</w:t>
      </w:r>
    </w:p>
  </w:comment>
  <w:comment w:id="1040" w:author="Niall Murphy" w:date="2021-04-21T15:04:00Z" w:initials="NM">
    <w:p w14:paraId="533DA6DC" w14:textId="5E80C54D" w:rsidR="00B845F1" w:rsidRPr="00542737" w:rsidRDefault="00B845F1">
      <w:pPr>
        <w:pStyle w:val="CommentText"/>
        <w:rPr>
          <w:b/>
          <w:bCs/>
        </w:rPr>
      </w:pPr>
      <w:r w:rsidRPr="00542737">
        <w:rPr>
          <w:rStyle w:val="CommentReference"/>
        </w:rPr>
        <w:annotationRef/>
      </w:r>
      <w:r w:rsidRPr="00542737">
        <w:rPr>
          <w:rStyle w:val="CommentReference"/>
        </w:rPr>
        <w:annotationRef/>
      </w:r>
      <w:r w:rsidRPr="00542737">
        <w:rPr>
          <w:b/>
          <w:bCs/>
        </w:rPr>
        <w:t>SPEN to confirm if this format is appropriate for use by their cost manager</w:t>
      </w:r>
    </w:p>
  </w:comment>
  <w:comment w:id="1060" w:author="Laurice Peverett" w:date="2021-04-26T21:54:00Z" w:initials="LP">
    <w:p w14:paraId="6AC77BB5" w14:textId="7D8F1DDF" w:rsidR="00B845F1" w:rsidRPr="00542737" w:rsidRDefault="00B845F1">
      <w:pPr>
        <w:pStyle w:val="CommentText"/>
      </w:pPr>
      <w:r w:rsidRPr="00542737">
        <w:rPr>
          <w:rStyle w:val="CommentReference"/>
        </w:rPr>
        <w:annotationRef/>
      </w:r>
      <w:r w:rsidRPr="00542737">
        <w:t>What about the additional non-geometric? Carbon, performance etc</w:t>
      </w:r>
    </w:p>
  </w:comment>
  <w:comment w:id="1077" w:author="Laurice Peverett" w:date="2021-04-26T21:59:00Z" w:initials="LP">
    <w:p w14:paraId="35BC7B3B" w14:textId="22623AEC" w:rsidR="00B845F1" w:rsidRPr="00542737" w:rsidRDefault="00B845F1">
      <w:pPr>
        <w:pStyle w:val="CommentText"/>
      </w:pPr>
      <w:r w:rsidRPr="00542737">
        <w:rPr>
          <w:rStyle w:val="CommentReference"/>
        </w:rPr>
        <w:annotationRef/>
      </w:r>
      <w:r w:rsidRPr="00542737">
        <w:t>Not numbered</w:t>
      </w:r>
    </w:p>
  </w:comment>
  <w:comment w:id="1088" w:author="Laurice Peverett" w:date="2021-04-26T22:00:00Z" w:initials="LP">
    <w:p w14:paraId="2D7B3784" w14:textId="310D14E7" w:rsidR="00B845F1" w:rsidRPr="00542737" w:rsidRDefault="00B845F1">
      <w:pPr>
        <w:pStyle w:val="CommentText"/>
      </w:pPr>
      <w:r w:rsidRPr="00542737">
        <w:rPr>
          <w:rStyle w:val="CommentReference"/>
        </w:rPr>
        <w:annotationRef/>
      </w:r>
      <w:r w:rsidRPr="00542737">
        <w:t>Why the z’s not s’s ?</w:t>
      </w:r>
    </w:p>
  </w:comment>
  <w:comment w:id="1134" w:author="Laurice Peverett" w:date="2021-04-26T22:04:00Z" w:initials="LP">
    <w:p w14:paraId="3866484F" w14:textId="660694DA" w:rsidR="00B845F1" w:rsidRPr="00542737" w:rsidRDefault="00B845F1">
      <w:pPr>
        <w:pStyle w:val="CommentText"/>
      </w:pPr>
      <w:r w:rsidRPr="00542737">
        <w:rPr>
          <w:rStyle w:val="CommentReference"/>
        </w:rPr>
        <w:annotationRef/>
      </w:r>
      <w:r w:rsidRPr="00542737">
        <w:t>Check this with Dee</w:t>
      </w:r>
    </w:p>
  </w:comment>
  <w:comment w:id="1141" w:author="Niall Murphy" w:date="2021-04-14T14:31:00Z" w:initials="NM">
    <w:p w14:paraId="3A26ACAA" w14:textId="0A891D8F" w:rsidR="00B845F1" w:rsidRPr="00542737" w:rsidRDefault="00B845F1">
      <w:pPr>
        <w:pStyle w:val="CommentText"/>
      </w:pPr>
      <w:r w:rsidRPr="00542737">
        <w:rPr>
          <w:rStyle w:val="CommentReference"/>
        </w:rPr>
        <w:annotationRef/>
      </w:r>
      <w:r w:rsidRPr="00542737">
        <w:t>Note: Project code to be updated o</w:t>
      </w:r>
      <w:r>
        <w:t>nce project code is known</w:t>
      </w:r>
    </w:p>
  </w:comment>
  <w:comment w:id="1150" w:author="Niall Murphy" w:date="2021-04-26T16:09:00Z" w:initials="NM">
    <w:p w14:paraId="4EF0B770" w14:textId="3B4EF604" w:rsidR="00B845F1" w:rsidRPr="00542737" w:rsidRDefault="00B845F1">
      <w:pPr>
        <w:pStyle w:val="CommentText"/>
      </w:pPr>
      <w:r w:rsidRPr="00542737">
        <w:rPr>
          <w:rStyle w:val="CommentReference"/>
        </w:rPr>
        <w:annotationRef/>
      </w:r>
      <w:r w:rsidRPr="00542737">
        <w:t>Check with Dee</w:t>
      </w:r>
    </w:p>
  </w:comment>
  <w:comment w:id="1159" w:author="Niall Murphy" w:date="2021-04-14T14:36:00Z" w:initials="NM">
    <w:p w14:paraId="4521F730" w14:textId="177503B0" w:rsidR="00B845F1" w:rsidRPr="00542737" w:rsidRDefault="00B845F1">
      <w:pPr>
        <w:pStyle w:val="CommentText"/>
      </w:pPr>
      <w:r w:rsidRPr="00542737">
        <w:rPr>
          <w:rStyle w:val="CommentReference"/>
        </w:rPr>
        <w:annotationRef/>
      </w:r>
      <w:r w:rsidRPr="00542737">
        <w:t xml:space="preserve">Note: To be updated </w:t>
      </w:r>
      <w:r>
        <w:t>following BIM kick-off</w:t>
      </w:r>
    </w:p>
  </w:comment>
  <w:comment w:id="1206" w:author="Niall Murphy" w:date="2021-04-14T15:07:00Z" w:initials="NM">
    <w:p w14:paraId="3E49E350" w14:textId="5381E61B" w:rsidR="00B845F1" w:rsidRPr="00542737" w:rsidRDefault="00B845F1">
      <w:pPr>
        <w:pStyle w:val="CommentText"/>
      </w:pPr>
      <w:r w:rsidRPr="00542737">
        <w:rPr>
          <w:rStyle w:val="CommentReference"/>
        </w:rPr>
        <w:annotationRef/>
      </w:r>
      <w:r w:rsidRPr="00542737">
        <w:t xml:space="preserve">Note: </w:t>
      </w:r>
      <w:r>
        <w:t>Updated following BIM kick-off meeting</w:t>
      </w:r>
    </w:p>
  </w:comment>
  <w:comment w:id="1216" w:author="Laurice Peverett" w:date="2021-04-26T22:08:00Z" w:initials="LP">
    <w:p w14:paraId="624817E2" w14:textId="4E1827C9" w:rsidR="00B845F1" w:rsidRPr="00542737" w:rsidRDefault="00B845F1">
      <w:pPr>
        <w:pStyle w:val="CommentText"/>
      </w:pPr>
      <w:r w:rsidRPr="00542737">
        <w:rPr>
          <w:rStyle w:val="CommentReference"/>
        </w:rPr>
        <w:annotationRef/>
      </w:r>
      <w:r w:rsidRPr="00542737">
        <w:t>This is not mentioned else where in the BEP nor is it in the table in section 3 – what is the relevance here?</w:t>
      </w:r>
    </w:p>
  </w:comment>
  <w:comment w:id="1218" w:author="Niall Murphy" w:date="2021-03-29T15:45:00Z" w:initials="NM">
    <w:p w14:paraId="5964551C" w14:textId="77777777" w:rsidR="00B845F1" w:rsidRPr="00542737" w:rsidRDefault="00B845F1" w:rsidP="00592879">
      <w:pPr>
        <w:pStyle w:val="CommentText"/>
      </w:pPr>
      <w:r w:rsidRPr="00542737">
        <w:rPr>
          <w:rStyle w:val="CommentReference"/>
        </w:rPr>
        <w:annotationRef/>
      </w:r>
      <w:r w:rsidRPr="00542737">
        <w:t>Note: Highlighted content to be included from Pilot 3</w:t>
      </w:r>
    </w:p>
  </w:comment>
  <w:comment w:id="1235" w:author="Laurice Peverett" w:date="2021-04-26T22:11:00Z" w:initials="LP">
    <w:p w14:paraId="5C8154F7" w14:textId="57F5A925" w:rsidR="00B845F1" w:rsidRPr="00542737" w:rsidRDefault="00B845F1">
      <w:pPr>
        <w:pStyle w:val="CommentText"/>
      </w:pPr>
      <w:r w:rsidRPr="00542737">
        <w:rPr>
          <w:rStyle w:val="CommentReference"/>
        </w:rPr>
        <w:annotationRef/>
      </w:r>
      <w:r w:rsidRPr="00542737">
        <w:t>What’s this?</w:t>
      </w:r>
    </w:p>
  </w:comment>
  <w:comment w:id="1244" w:author="Niall Murphy" w:date="2021-04-14T16:07:00Z" w:initials="NM">
    <w:p w14:paraId="52698B9C" w14:textId="02E68E7B" w:rsidR="00B845F1" w:rsidRPr="00542737" w:rsidRDefault="00B845F1">
      <w:pPr>
        <w:pStyle w:val="CommentText"/>
      </w:pPr>
      <w:r w:rsidRPr="00542737">
        <w:rPr>
          <w:rStyle w:val="CommentReference"/>
        </w:rPr>
        <w:annotationRef/>
      </w:r>
      <w:r w:rsidRPr="00542737">
        <w:t>Note: to be updated on a project specific basis</w:t>
      </w:r>
    </w:p>
  </w:comment>
  <w:comment w:id="1248" w:author="Laurice Peverett" w:date="2021-04-26T22:13:00Z" w:initials="LP">
    <w:p w14:paraId="0666DAFE" w14:textId="74395FA5" w:rsidR="00B845F1" w:rsidRPr="00542737" w:rsidRDefault="00B845F1">
      <w:pPr>
        <w:pStyle w:val="CommentText"/>
      </w:pPr>
      <w:r w:rsidRPr="00542737">
        <w:rPr>
          <w:rStyle w:val="CommentReference"/>
        </w:rPr>
        <w:annotationRef/>
      </w:r>
      <w:r w:rsidRPr="00542737">
        <w:t>Information Manager? Seems more appropriate</w:t>
      </w:r>
    </w:p>
  </w:comment>
  <w:comment w:id="1249" w:author="Niall Murphy" w:date="2021-04-27T11:45:00Z" w:initials="NM">
    <w:p w14:paraId="3901C454" w14:textId="4E204CDB" w:rsidR="00B845F1" w:rsidRPr="00542737" w:rsidRDefault="00B845F1">
      <w:pPr>
        <w:pStyle w:val="CommentText"/>
      </w:pPr>
      <w:r w:rsidRPr="00542737">
        <w:rPr>
          <w:rStyle w:val="CommentReference"/>
        </w:rPr>
        <w:annotationRef/>
      </w:r>
      <w:r w:rsidRPr="00542737">
        <w:t>Added IM as support but test is to reflect real use and needs to be carried out by a user.</w:t>
      </w:r>
    </w:p>
  </w:comment>
  <w:comment w:id="1279" w:author="Laurice Peverett" w:date="2021-04-26T22:15:00Z" w:initials="LP">
    <w:p w14:paraId="58173BA5" w14:textId="3D271260" w:rsidR="00B845F1" w:rsidRPr="00542737" w:rsidRDefault="00B845F1">
      <w:pPr>
        <w:pStyle w:val="CommentText"/>
      </w:pPr>
      <w:r w:rsidRPr="00542737">
        <w:rPr>
          <w:rStyle w:val="CommentReference"/>
        </w:rPr>
        <w:annotationRef/>
      </w:r>
      <w:r w:rsidRPr="00542737">
        <w:t>Each new contract award might be more relevant as they can be staggered</w:t>
      </w:r>
    </w:p>
  </w:comment>
  <w:comment w:id="1284" w:author="Laurice Peverett" w:date="2021-04-26T22:17:00Z" w:initials="LP">
    <w:p w14:paraId="73E3D709" w14:textId="2055DCF0" w:rsidR="00B845F1" w:rsidRPr="00542737" w:rsidRDefault="00B845F1">
      <w:pPr>
        <w:pStyle w:val="CommentText"/>
      </w:pPr>
      <w:r w:rsidRPr="00542737">
        <w:rPr>
          <w:rStyle w:val="CommentReference"/>
        </w:rPr>
        <w:annotationRef/>
      </w:r>
      <w:r w:rsidRPr="00542737">
        <w:t>Never to be used! Remove all from this document</w:t>
      </w:r>
    </w:p>
  </w:comment>
  <w:comment w:id="1374" w:author="Laurice Peverett" w:date="2021-04-26T22:18:00Z" w:initials="LP">
    <w:p w14:paraId="6914BAC9" w14:textId="77777777" w:rsidR="00B845F1" w:rsidRPr="00542737" w:rsidRDefault="00B845F1">
      <w:pPr>
        <w:pStyle w:val="CommentText"/>
      </w:pPr>
      <w:r w:rsidRPr="00542737">
        <w:rPr>
          <w:rStyle w:val="CommentReference"/>
        </w:rPr>
        <w:annotationRef/>
      </w:r>
      <w:r w:rsidRPr="00542737">
        <w:t>What are these abbreviations?</w:t>
      </w:r>
    </w:p>
    <w:p w14:paraId="738779AC" w14:textId="77777777" w:rsidR="00B845F1" w:rsidRPr="00542737" w:rsidRDefault="00B845F1">
      <w:pPr>
        <w:pStyle w:val="CommentText"/>
      </w:pPr>
    </w:p>
    <w:p w14:paraId="1909995D" w14:textId="7C3E652F" w:rsidR="00B845F1" w:rsidRPr="00542737" w:rsidRDefault="00B845F1">
      <w:pPr>
        <w:pStyle w:val="CommentText"/>
      </w:pPr>
      <w:r w:rsidRPr="00542737">
        <w:t>Oh above, very confusing</w:t>
      </w:r>
    </w:p>
  </w:comment>
  <w:comment w:id="1375" w:author="Niall Murphy" w:date="2021-04-27T11:52:00Z" w:initials="NM">
    <w:p w14:paraId="5410A569" w14:textId="556F23FA" w:rsidR="00B845F1" w:rsidRPr="00542737" w:rsidRDefault="00B845F1">
      <w:pPr>
        <w:pStyle w:val="CommentText"/>
      </w:pPr>
      <w:r w:rsidRPr="00542737">
        <w:rPr>
          <w:rStyle w:val="CommentReference"/>
        </w:rPr>
        <w:annotationRef/>
      </w:r>
      <w:r w:rsidRPr="00542737">
        <w:t>Edited for increase clarity</w:t>
      </w:r>
    </w:p>
  </w:comment>
  <w:comment w:id="1414" w:author="Niall Murphy" w:date="2021-04-23T17:15:00Z" w:initials="NM">
    <w:p w14:paraId="6EC77FE1" w14:textId="0198C01C" w:rsidR="00B845F1" w:rsidRPr="00542737" w:rsidRDefault="00B845F1">
      <w:pPr>
        <w:pStyle w:val="CommentText"/>
      </w:pPr>
      <w:r w:rsidRPr="00542737">
        <w:rPr>
          <w:rStyle w:val="CommentReference"/>
        </w:rPr>
        <w:annotationRef/>
      </w:r>
      <w:r w:rsidRPr="00542737">
        <w:t xml:space="preserve">Note: </w:t>
      </w:r>
      <w:r>
        <w:t>Rulesets to be updated following BIM kick-off meeting</w:t>
      </w:r>
    </w:p>
  </w:comment>
  <w:comment w:id="1447" w:author="Niall Murphy" w:date="2021-04-21T11:46:00Z" w:initials="NM">
    <w:p w14:paraId="68115E5A" w14:textId="77777777" w:rsidR="00B845F1" w:rsidRPr="00542737" w:rsidRDefault="00B845F1" w:rsidP="00F43EAA">
      <w:pPr>
        <w:pStyle w:val="CommentText"/>
      </w:pPr>
      <w:r w:rsidRPr="00542737">
        <w:rPr>
          <w:rStyle w:val="CommentReference"/>
        </w:rPr>
        <w:annotationRef/>
      </w:r>
      <w:r w:rsidRPr="00542737">
        <w:t>Note: Project specific, to be updated to reflect EIR section 6.1</w:t>
      </w:r>
    </w:p>
    <w:p w14:paraId="7D5D8E70" w14:textId="77777777" w:rsidR="00B845F1" w:rsidRPr="00542737" w:rsidRDefault="00B845F1" w:rsidP="00F43EAA">
      <w:pPr>
        <w:pStyle w:val="CommentText"/>
      </w:pPr>
    </w:p>
    <w:p w14:paraId="092E6689" w14:textId="77777777" w:rsidR="00B845F1" w:rsidRPr="00542737" w:rsidRDefault="00B845F1" w:rsidP="00F43EAA">
      <w:pPr>
        <w:pStyle w:val="CommentText"/>
        <w:rPr>
          <w:i/>
          <w:iCs/>
        </w:rPr>
      </w:pPr>
      <w:r w:rsidRPr="00542737">
        <w:rPr>
          <w:i/>
          <w:iCs/>
        </w:rPr>
        <w:t>(Current reflects fortnightly uploads)</w:t>
      </w:r>
    </w:p>
  </w:comment>
  <w:comment w:id="1454" w:author="Niall Murphy" w:date="2021-04-28T15:27:00Z" w:initials="NM">
    <w:p w14:paraId="5C0E96A9" w14:textId="33E09F3C" w:rsidR="00B845F1" w:rsidRDefault="00B845F1">
      <w:pPr>
        <w:pStyle w:val="CommentText"/>
      </w:pPr>
      <w:r>
        <w:rPr>
          <w:rStyle w:val="CommentReference"/>
        </w:rPr>
        <w:annotationRef/>
      </w:r>
      <w:r>
        <w:t>Update stages to match programme</w:t>
      </w:r>
    </w:p>
  </w:comment>
  <w:comment w:id="1464" w:author="Niall Murphy" w:date="2021-04-22T16:37:00Z" w:initials="NM">
    <w:p w14:paraId="7631B479" w14:textId="05E70D47" w:rsidR="00B845F1" w:rsidRPr="00542737" w:rsidRDefault="00B845F1">
      <w:pPr>
        <w:pStyle w:val="CommentText"/>
      </w:pPr>
      <w:r w:rsidRPr="00542737">
        <w:rPr>
          <w:rStyle w:val="CommentReference"/>
        </w:rPr>
        <w:annotationRef/>
      </w:r>
      <w:r w:rsidRPr="00542737">
        <w:t>Note: Project Specific</w:t>
      </w:r>
    </w:p>
  </w:comment>
  <w:comment w:id="1465" w:author="Niall Murphy" w:date="2021-04-22T16:37:00Z" w:initials="NM">
    <w:p w14:paraId="0BF509AE" w14:textId="5ED2E6C9" w:rsidR="00B845F1" w:rsidRPr="00542737" w:rsidRDefault="00B845F1">
      <w:pPr>
        <w:pStyle w:val="CommentText"/>
      </w:pPr>
      <w:r w:rsidRPr="00542737">
        <w:rPr>
          <w:rStyle w:val="CommentReference"/>
        </w:rPr>
        <w:annotationRef/>
      </w:r>
      <w:r w:rsidRPr="00542737">
        <w:t>To be updated based upon SPEN provided responsibility matrix</w:t>
      </w:r>
    </w:p>
  </w:comment>
  <w:comment w:id="1512" w:author="Niall Murphy" w:date="2021-04-22T17:13:00Z" w:initials="NM">
    <w:p w14:paraId="5B40F00D" w14:textId="7C0D093F" w:rsidR="00B845F1" w:rsidRPr="00542737" w:rsidRDefault="00B845F1">
      <w:pPr>
        <w:pStyle w:val="CommentText"/>
      </w:pPr>
      <w:r w:rsidRPr="00542737">
        <w:rPr>
          <w:rStyle w:val="CommentReference"/>
        </w:rPr>
        <w:annotationRef/>
      </w:r>
      <w:r w:rsidRPr="00542737">
        <w:t>Note: Project specific</w:t>
      </w:r>
    </w:p>
  </w:comment>
  <w:comment w:id="1603" w:author="Laurice Peverett" w:date="2021-04-26T22:25:00Z" w:initials="LP">
    <w:p w14:paraId="59080779" w14:textId="35E9746B" w:rsidR="00B845F1" w:rsidRPr="00542737" w:rsidRDefault="00B845F1">
      <w:pPr>
        <w:pStyle w:val="CommentText"/>
      </w:pPr>
      <w:r w:rsidRPr="00542737">
        <w:rPr>
          <w:rStyle w:val="CommentReference"/>
        </w:rPr>
        <w:annotationRef/>
      </w:r>
      <w:r w:rsidRPr="00542737">
        <w:t>Didn’t we have more of an explanation of how this should be done / how the tables should be set up?</w:t>
      </w:r>
    </w:p>
  </w:comment>
  <w:comment w:id="1604" w:author="Niall Murphy" w:date="2021-04-28T16:56:00Z" w:initials="NM">
    <w:p w14:paraId="261BC426" w14:textId="3C3D871F" w:rsidR="00B845F1" w:rsidRDefault="00B845F1">
      <w:pPr>
        <w:pStyle w:val="CommentText"/>
      </w:pPr>
      <w:r>
        <w:rPr>
          <w:rStyle w:val="CommentReference"/>
        </w:rPr>
        <w:annotationRef/>
      </w:r>
      <w:r>
        <w:t>Awaiting info from Gary</w:t>
      </w:r>
    </w:p>
  </w:comment>
  <w:comment w:id="1615" w:author="Laurice Peverett" w:date="2021-04-26T22:26:00Z" w:initials="LP">
    <w:p w14:paraId="61391940" w14:textId="5F9E7E4D" w:rsidR="00B845F1" w:rsidRPr="00542737" w:rsidRDefault="00B845F1">
      <w:pPr>
        <w:pStyle w:val="CommentText"/>
      </w:pPr>
      <w:r w:rsidRPr="00542737">
        <w:rPr>
          <w:rStyle w:val="CommentReference"/>
        </w:rPr>
        <w:annotationRef/>
      </w:r>
      <w:r w:rsidRPr="00542737">
        <w:t>Not mentioned in section 3</w:t>
      </w:r>
    </w:p>
  </w:comment>
  <w:comment w:id="1616" w:author="Niall Murphy" w:date="2021-04-27T12:12:00Z" w:initials="NM">
    <w:p w14:paraId="44843DEC" w14:textId="75638F63" w:rsidR="00B845F1" w:rsidRPr="00542737" w:rsidRDefault="00B845F1">
      <w:pPr>
        <w:pStyle w:val="CommentText"/>
      </w:pPr>
      <w:r w:rsidRPr="00542737">
        <w:rPr>
          <w:rStyle w:val="CommentReference"/>
        </w:rPr>
        <w:annotationRef/>
      </w:r>
      <w:r w:rsidRPr="00542737">
        <w:t>Now incorporated</w:t>
      </w:r>
    </w:p>
  </w:comment>
  <w:comment w:id="1622" w:author="Laurice Peverett" w:date="2021-04-26T22:28:00Z" w:initials="LP">
    <w:p w14:paraId="5E603307" w14:textId="7A960B67" w:rsidR="00B845F1" w:rsidRPr="00542737" w:rsidRDefault="00B845F1">
      <w:pPr>
        <w:pStyle w:val="CommentText"/>
      </w:pPr>
      <w:r w:rsidRPr="00542737">
        <w:rPr>
          <w:rStyle w:val="CommentReference"/>
        </w:rPr>
        <w:annotationRef/>
      </w:r>
      <w:r w:rsidRPr="00542737">
        <w:t>This reference feels out of place</w:t>
      </w:r>
    </w:p>
  </w:comment>
  <w:comment w:id="1629" w:author="Niall Murphy" w:date="2021-04-13T15:49:00Z" w:initials="NM">
    <w:p w14:paraId="5EC1C2F3" w14:textId="7AD43DE9" w:rsidR="00B845F1" w:rsidRPr="00542737" w:rsidRDefault="00B845F1">
      <w:pPr>
        <w:pStyle w:val="CommentText"/>
      </w:pPr>
      <w:r w:rsidRPr="00542737">
        <w:rPr>
          <w:rStyle w:val="CommentReference"/>
        </w:rPr>
        <w:annotationRef/>
      </w:r>
      <w:r w:rsidRPr="00542737">
        <w:t>Note: Agreed software is to be populated on a project specific basis</w:t>
      </w:r>
    </w:p>
  </w:comment>
  <w:comment w:id="1652" w:author="Laurice Peverett" w:date="2021-04-26T22:31:00Z" w:initials="LP">
    <w:p w14:paraId="47C211BA" w14:textId="3F24535C" w:rsidR="00B845F1" w:rsidRPr="00542737" w:rsidRDefault="00B845F1">
      <w:pPr>
        <w:pStyle w:val="CommentText"/>
      </w:pPr>
      <w:r w:rsidRPr="00542737">
        <w:rPr>
          <w:rStyle w:val="CommentReference"/>
        </w:rPr>
        <w:annotationRef/>
      </w:r>
      <w:r w:rsidRPr="00542737">
        <w:t>Not used in this document</w:t>
      </w:r>
    </w:p>
  </w:comment>
  <w:comment w:id="1664" w:author="Laurice Peverett" w:date="2021-04-26T22:30:00Z" w:initials="LP">
    <w:p w14:paraId="69406E78" w14:textId="457E6C9C" w:rsidR="00B845F1" w:rsidRPr="00542737" w:rsidRDefault="00B845F1">
      <w:pPr>
        <w:pStyle w:val="CommentText"/>
      </w:pPr>
      <w:r w:rsidRPr="00542737">
        <w:rPr>
          <w:rStyle w:val="CommentReference"/>
        </w:rPr>
        <w:annotationRef/>
      </w:r>
      <w:r w:rsidRPr="00542737">
        <w:t>Not used in this document</w:t>
      </w:r>
    </w:p>
  </w:comment>
  <w:comment w:id="1674" w:author="Laurice Peverett" w:date="2021-04-26T22:31:00Z" w:initials="LP">
    <w:p w14:paraId="6F9EC803" w14:textId="4A72803B" w:rsidR="00B845F1" w:rsidRPr="00542737" w:rsidRDefault="00B845F1">
      <w:pPr>
        <w:pStyle w:val="CommentText"/>
      </w:pPr>
      <w:r w:rsidRPr="00542737">
        <w:rPr>
          <w:rStyle w:val="CommentReference"/>
        </w:rPr>
        <w:annotationRef/>
      </w:r>
      <w:r w:rsidRPr="00542737">
        <w:t>Not used in this document</w:t>
      </w:r>
    </w:p>
  </w:comment>
  <w:comment w:id="1708" w:author="Laurice Peverett" w:date="2021-04-26T22:30:00Z" w:initials="LP">
    <w:p w14:paraId="1E197E9B" w14:textId="495472B9" w:rsidR="00B845F1" w:rsidRPr="00542737" w:rsidRDefault="00B845F1">
      <w:pPr>
        <w:pStyle w:val="CommentText"/>
      </w:pPr>
      <w:r w:rsidRPr="00542737">
        <w:rPr>
          <w:rStyle w:val="CommentReference"/>
        </w:rPr>
        <w:annotationRef/>
      </w:r>
      <w:r w:rsidRPr="00542737">
        <w:t>Not used in this document</w:t>
      </w:r>
    </w:p>
  </w:comment>
  <w:comment w:id="1725" w:author="Laurice Peverett" w:date="2021-04-26T22:34:00Z" w:initials="LP">
    <w:p w14:paraId="3D52468F" w14:textId="1F921D6F" w:rsidR="00B845F1" w:rsidRPr="00542737" w:rsidRDefault="00B845F1">
      <w:pPr>
        <w:pStyle w:val="CommentText"/>
      </w:pPr>
      <w:r w:rsidRPr="00542737">
        <w:rPr>
          <w:rStyle w:val="CommentReference"/>
        </w:rPr>
        <w:annotationRef/>
      </w:r>
      <w:r w:rsidRPr="00542737">
        <w:t>Check terms are actually used in the document or else it exceeds the level of information need</w:t>
      </w:r>
    </w:p>
  </w:comment>
  <w:comment w:id="1756" w:author="Laurice Peverett" w:date="2021-04-26T22:33:00Z" w:initials="LP">
    <w:p w14:paraId="53AAF06D" w14:textId="3FBFB82A" w:rsidR="00B845F1" w:rsidRPr="00542737" w:rsidRDefault="00B845F1">
      <w:pPr>
        <w:pStyle w:val="CommentText"/>
      </w:pPr>
      <w:r w:rsidRPr="00542737">
        <w:rPr>
          <w:rStyle w:val="CommentReference"/>
        </w:rPr>
        <w:annotationRef/>
      </w:r>
      <w:r w:rsidRPr="00542737">
        <w:t>Not used in this document</w:t>
      </w:r>
    </w:p>
  </w:comment>
  <w:comment w:id="1762" w:author="Laurice Peverett" w:date="2021-04-26T22:33:00Z" w:initials="LP">
    <w:p w14:paraId="57C6E682" w14:textId="485699AC" w:rsidR="00B845F1" w:rsidRPr="00542737" w:rsidRDefault="00B845F1">
      <w:pPr>
        <w:pStyle w:val="CommentText"/>
      </w:pPr>
      <w:r w:rsidRPr="00542737">
        <w:rPr>
          <w:rStyle w:val="CommentReference"/>
        </w:rPr>
        <w:annotationRef/>
      </w:r>
      <w:r w:rsidRPr="00542737">
        <w:t>Not used in this document</w:t>
      </w:r>
    </w:p>
  </w:comment>
  <w:comment w:id="1765" w:author="Laurice Peverett" w:date="2021-04-26T22:34:00Z" w:initials="LP">
    <w:p w14:paraId="437FFA4C" w14:textId="66382103" w:rsidR="00B845F1" w:rsidRPr="00542737" w:rsidRDefault="00B845F1">
      <w:pPr>
        <w:pStyle w:val="CommentText"/>
      </w:pPr>
      <w:r w:rsidRPr="00542737">
        <w:rPr>
          <w:rStyle w:val="CommentReference"/>
        </w:rPr>
        <w:annotationRef/>
      </w:r>
      <w:r w:rsidRPr="00542737">
        <w:t>Make sure terms are appropriately cased in the body of the document – ie terms referenced usually have capitals as shown in this table, in the body of the document</w:t>
      </w:r>
    </w:p>
  </w:comment>
  <w:comment w:id="1864" w:author="Laurice Peverett" w:date="2021-04-26T22:37:00Z" w:initials="LP">
    <w:p w14:paraId="52F4C968" w14:textId="25A87F97" w:rsidR="00B845F1" w:rsidRPr="00542737" w:rsidRDefault="00B845F1">
      <w:pPr>
        <w:pStyle w:val="CommentText"/>
      </w:pPr>
      <w:r w:rsidRPr="00542737">
        <w:rPr>
          <w:rStyle w:val="CommentReference"/>
        </w:rPr>
        <w:annotationRef/>
      </w:r>
      <w:r w:rsidRPr="00542737">
        <w:t>These are missing from the table in section 3</w:t>
      </w:r>
    </w:p>
  </w:comment>
  <w:comment w:id="1865" w:author="Niall Murphy" w:date="2021-04-27T12:17:00Z" w:initials="NM">
    <w:p w14:paraId="2051DD64" w14:textId="47471E9B" w:rsidR="00B845F1" w:rsidRPr="00542737" w:rsidRDefault="00B845F1">
      <w:pPr>
        <w:pStyle w:val="CommentText"/>
      </w:pPr>
      <w:r w:rsidRPr="00542737">
        <w:rPr>
          <w:rStyle w:val="CommentReference"/>
        </w:rPr>
        <w:annotationRef/>
      </w:r>
      <w:r w:rsidRPr="00542737">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1BD5BB" w15:done="1"/>
  <w15:commentEx w15:paraId="61071898" w15:paraIdParent="2A1BD5BB" w15:done="1"/>
  <w15:commentEx w15:paraId="0EB8D2B8" w15:done="0"/>
  <w15:commentEx w15:paraId="39635534" w15:done="0"/>
  <w15:commentEx w15:paraId="5FD2259A" w15:done="1"/>
  <w15:commentEx w15:paraId="404C15F7" w15:done="0"/>
  <w15:commentEx w15:paraId="140192EE" w15:done="1"/>
  <w15:commentEx w15:paraId="47E828E7" w15:done="1"/>
  <w15:commentEx w15:paraId="2E3D3A8B" w15:paraIdParent="47E828E7" w15:done="1"/>
  <w15:commentEx w15:paraId="0E1D0269" w15:done="1"/>
  <w15:commentEx w15:paraId="0A8E6935" w15:done="1"/>
  <w15:commentEx w15:paraId="5FDC8FA6" w15:paraIdParent="0A8E6935" w15:done="1"/>
  <w15:commentEx w15:paraId="3A586801" w15:done="1"/>
  <w15:commentEx w15:paraId="4F693D5A" w15:paraIdParent="3A586801" w15:done="1"/>
  <w15:commentEx w15:paraId="77281206" w15:done="1"/>
  <w15:commentEx w15:paraId="66774B61" w15:paraIdParent="77281206" w15:done="1"/>
  <w15:commentEx w15:paraId="1E5C117D" w15:done="1"/>
  <w15:commentEx w15:paraId="5D07C350" w15:done="1"/>
  <w15:commentEx w15:paraId="054F7500" w15:paraIdParent="5D07C350" w15:done="1"/>
  <w15:commentEx w15:paraId="57A50F4F" w15:done="0"/>
  <w15:commentEx w15:paraId="6ABB25D9" w15:paraIdParent="57A50F4F" w15:done="0"/>
  <w15:commentEx w15:paraId="5E2D2DA2" w15:done="0"/>
  <w15:commentEx w15:paraId="62E87999" w15:done="1"/>
  <w15:commentEx w15:paraId="5E48EF8E" w15:paraIdParent="62E87999" w15:done="1"/>
  <w15:commentEx w15:paraId="3E2B35E9" w15:done="1"/>
  <w15:commentEx w15:paraId="58D3895B" w15:done="0"/>
  <w15:commentEx w15:paraId="57C8FD7F" w15:done="1"/>
  <w15:commentEx w15:paraId="13983820" w15:done="1"/>
  <w15:commentEx w15:paraId="2F0F20B4" w15:done="1"/>
  <w15:commentEx w15:paraId="46BF77D0" w15:done="1"/>
  <w15:commentEx w15:paraId="427A10CB" w15:done="1"/>
  <w15:commentEx w15:paraId="04AA9584" w15:paraIdParent="427A10CB" w15:done="1"/>
  <w15:commentEx w15:paraId="79773045" w15:paraIdParent="427A10CB" w15:done="1"/>
  <w15:commentEx w15:paraId="762E3E43" w15:done="1"/>
  <w15:commentEx w15:paraId="4232D8E2" w15:done="0"/>
  <w15:commentEx w15:paraId="3B7343D2" w15:done="1"/>
  <w15:commentEx w15:paraId="33B73DE1" w15:done="0"/>
  <w15:commentEx w15:paraId="3F8C3742" w15:done="1"/>
  <w15:commentEx w15:paraId="420E7585" w15:paraIdParent="3F8C3742" w15:done="1"/>
  <w15:commentEx w15:paraId="4CB7A8D3" w15:done="0"/>
  <w15:commentEx w15:paraId="2ED13483" w15:done="1"/>
  <w15:commentEx w15:paraId="02C52990" w15:paraIdParent="2ED13483" w15:done="1"/>
  <w15:commentEx w15:paraId="0F766ED7" w15:done="1"/>
  <w15:commentEx w15:paraId="7ECF4EC8" w15:paraIdParent="0F766ED7" w15:done="1"/>
  <w15:commentEx w15:paraId="2B09CA2A" w15:done="1"/>
  <w15:commentEx w15:paraId="3902BE87" w15:done="0"/>
  <w15:commentEx w15:paraId="7A9A514F" w15:done="0"/>
  <w15:commentEx w15:paraId="3755AED5" w15:done="0"/>
  <w15:commentEx w15:paraId="1DACC988" w15:paraIdParent="3755AED5" w15:done="0"/>
  <w15:commentEx w15:paraId="2919986E" w15:done="0"/>
  <w15:commentEx w15:paraId="3E09DE73" w15:done="0"/>
  <w15:commentEx w15:paraId="4703B1A7" w15:done="1"/>
  <w15:commentEx w15:paraId="79911110" w15:done="0"/>
  <w15:commentEx w15:paraId="1C9B6390" w15:done="0"/>
  <w15:commentEx w15:paraId="75BB20EC" w15:done="0"/>
  <w15:commentEx w15:paraId="5B01701E" w15:done="0"/>
  <w15:commentEx w15:paraId="166B56F1" w15:done="0"/>
  <w15:commentEx w15:paraId="10C00B51" w15:paraIdParent="166B56F1" w15:done="1"/>
  <w15:commentEx w15:paraId="02D0DBDA" w15:done="1"/>
  <w15:commentEx w15:paraId="43DD524E" w15:done="1"/>
  <w15:commentEx w15:paraId="604A80BA" w15:done="0"/>
  <w15:commentEx w15:paraId="192E11F9" w15:done="0"/>
  <w15:commentEx w15:paraId="28D7E4C4" w15:done="0"/>
  <w15:commentEx w15:paraId="177433A2" w15:done="0"/>
  <w15:commentEx w15:paraId="463766DD" w15:done="1"/>
  <w15:commentEx w15:paraId="3BFF02C8" w15:paraIdParent="463766DD" w15:done="1"/>
  <w15:commentEx w15:paraId="77D4C31A" w15:done="1"/>
  <w15:commentEx w15:paraId="52E173CA" w15:paraIdParent="77D4C31A" w15:done="1"/>
  <w15:commentEx w15:paraId="533DA6DC" w15:done="1"/>
  <w15:commentEx w15:paraId="6AC77BB5" w15:done="1"/>
  <w15:commentEx w15:paraId="35BC7B3B" w15:done="0"/>
  <w15:commentEx w15:paraId="2D7B3784" w15:done="1"/>
  <w15:commentEx w15:paraId="3866484F" w15:done="1"/>
  <w15:commentEx w15:paraId="3A26ACAA" w15:done="0"/>
  <w15:commentEx w15:paraId="4EF0B770" w15:done="1"/>
  <w15:commentEx w15:paraId="4521F730" w15:done="0"/>
  <w15:commentEx w15:paraId="3E49E350" w15:done="0"/>
  <w15:commentEx w15:paraId="624817E2" w15:done="0"/>
  <w15:commentEx w15:paraId="5964551C" w15:done="0"/>
  <w15:commentEx w15:paraId="5C8154F7" w15:done="0"/>
  <w15:commentEx w15:paraId="52698B9C" w15:done="0"/>
  <w15:commentEx w15:paraId="0666DAFE" w15:done="1"/>
  <w15:commentEx w15:paraId="3901C454" w15:paraIdParent="0666DAFE" w15:done="1"/>
  <w15:commentEx w15:paraId="58173BA5" w15:done="1"/>
  <w15:commentEx w15:paraId="73E3D709" w15:done="0"/>
  <w15:commentEx w15:paraId="1909995D" w15:done="1"/>
  <w15:commentEx w15:paraId="5410A569" w15:paraIdParent="1909995D" w15:done="1"/>
  <w15:commentEx w15:paraId="6EC77FE1" w15:done="0"/>
  <w15:commentEx w15:paraId="092E6689" w15:done="1"/>
  <w15:commentEx w15:paraId="5C0E96A9" w15:done="0"/>
  <w15:commentEx w15:paraId="7631B479" w15:done="1"/>
  <w15:commentEx w15:paraId="0BF509AE" w15:paraIdParent="7631B479" w15:done="1"/>
  <w15:commentEx w15:paraId="5B40F00D" w15:done="0"/>
  <w15:commentEx w15:paraId="59080779" w15:done="0"/>
  <w15:commentEx w15:paraId="261BC426" w15:paraIdParent="59080779" w15:done="0"/>
  <w15:commentEx w15:paraId="61391940" w15:done="1"/>
  <w15:commentEx w15:paraId="44843DEC" w15:paraIdParent="61391940" w15:done="1"/>
  <w15:commentEx w15:paraId="5E603307" w15:done="1"/>
  <w15:commentEx w15:paraId="5EC1C2F3" w15:done="0"/>
  <w15:commentEx w15:paraId="47C211BA" w15:done="0"/>
  <w15:commentEx w15:paraId="69406E78" w15:done="0"/>
  <w15:commentEx w15:paraId="6F9EC803" w15:done="0"/>
  <w15:commentEx w15:paraId="1E197E9B" w15:done="0"/>
  <w15:commentEx w15:paraId="3D52468F" w15:done="1"/>
  <w15:commentEx w15:paraId="53AAF06D" w15:done="0"/>
  <w15:commentEx w15:paraId="57C6E682" w15:done="1"/>
  <w15:commentEx w15:paraId="437FFA4C" w15:done="1"/>
  <w15:commentEx w15:paraId="52F4C968" w15:done="1"/>
  <w15:commentEx w15:paraId="2051DD64" w15:paraIdParent="52F4C96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319FEA" w16cex:dateUtc="2021-04-26T19:24:00Z"/>
  <w16cex:commentExtensible w16cex:durableId="24326551" w16cex:dateUtc="2021-04-27T09:26:00Z"/>
  <w16cex:commentExtensible w16cex:durableId="2431A07A" w16cex:dateUtc="2021-04-26T19:26:00Z"/>
  <w16cex:commentExtensible w16cex:durableId="240C72A0" w16cex:dateUtc="2021-03-29T14:37:00Z"/>
  <w16cex:commentExtensible w16cex:durableId="240ED280" w16cex:dateUtc="2021-03-31T09:50:00Z"/>
  <w16cex:commentExtensible w16cex:durableId="2431ACC0" w16cex:dateUtc="2021-04-26T20:18:00Z"/>
  <w16cex:commentExtensible w16cex:durableId="240D6E5B" w16cex:dateUtc="2021-03-30T08:31:00Z"/>
  <w16cex:commentExtensible w16cex:durableId="2431A153" w16cex:dateUtc="2021-04-26T19:30:00Z"/>
  <w16cex:commentExtensible w16cex:durableId="24325A1D" w16cex:dateUtc="2021-04-27T08:38:00Z"/>
  <w16cex:commentExtensible w16cex:durableId="2431A1C1" w16cex:dateUtc="2021-04-26T19:32:00Z"/>
  <w16cex:commentExtensible w16cex:durableId="2431A1E4" w16cex:dateUtc="2021-04-26T19:32:00Z"/>
  <w16cex:commentExtensible w16cex:durableId="24325B20" w16cex:dateUtc="2021-04-27T08:42:00Z"/>
  <w16cex:commentExtensible w16cex:durableId="2431A248" w16cex:dateUtc="2021-04-26T19:34:00Z"/>
  <w16cex:commentExtensible w16cex:durableId="2434113E" w16cex:dateUtc="2021-04-28T15:52:00Z"/>
  <w16cex:commentExtensible w16cex:durableId="24202AF7" w16cex:dateUtc="2021-04-13T13:36:00Z"/>
  <w16cex:commentExtensible w16cex:durableId="2431A948" w16cex:dateUtc="2021-04-26T20:04:00Z"/>
  <w16cex:commentExtensible w16cex:durableId="24354547" w16cex:dateUtc="2021-04-29T13:46:00Z"/>
  <w16cex:commentExtensible w16cex:durableId="2431AAA3" w16cex:dateUtc="2021-04-26T20:09:00Z"/>
  <w16cex:commentExtensible w16cex:durableId="24325F26" w16cex:dateUtc="2021-04-27T09:00:00Z"/>
  <w16cex:commentExtensible w16cex:durableId="2431AA34" w16cex:dateUtc="2021-04-26T20:08:00Z"/>
  <w16cex:commentExtensible w16cex:durableId="24325F5F" w16cex:dateUtc="2021-04-27T09:01:00Z"/>
  <w16cex:commentExtensible w16cex:durableId="240C7334" w16cex:dateUtc="2021-03-29T14:39:00Z"/>
  <w16cex:commentExtensible w16cex:durableId="2431AA68" w16cex:dateUtc="2021-04-26T20:08:00Z"/>
  <w16cex:commentExtensible w16cex:durableId="2433E91A" w16cex:dateUtc="2021-04-28T13:00:00Z"/>
  <w16cex:commentExtensible w16cex:durableId="2433E944" w16cex:dateUtc="2021-04-28T13:01:00Z"/>
  <w16cex:commentExtensible w16cex:durableId="2431AB18" w16cex:dateUtc="2021-04-26T20:11:00Z"/>
  <w16cex:commentExtensible w16cex:durableId="2431AA84" w16cex:dateUtc="2021-04-26T20:09:00Z"/>
  <w16cex:commentExtensible w16cex:durableId="2431AB9A" w16cex:dateUtc="2021-04-26T20:14:00Z"/>
  <w16cex:commentExtensible w16cex:durableId="2431AB90" w16cex:dateUtc="2021-04-26T20:13:00Z"/>
  <w16cex:commentExtensible w16cex:durableId="2431AB65" w16cex:dateUtc="2021-04-26T20:13:00Z"/>
  <w16cex:commentExtensible w16cex:durableId="24183D20" w16cex:dateUtc="2021-04-07T13:16:00Z"/>
  <w16cex:commentExtensible w16cex:durableId="2431AC22" w16cex:dateUtc="2021-04-26T20:16:00Z"/>
  <w16cex:commentExtensible w16cex:durableId="2432605B" w16cex:dateUtc="2021-04-27T09:05:00Z"/>
  <w16cex:commentExtensible w16cex:durableId="24183E3C" w16cex:dateUtc="2021-04-07T13:20:00Z"/>
  <w16cex:commentExtensible w16cex:durableId="24202F0D" w16cex:dateUtc="2021-04-13T13:54:00Z"/>
  <w16cex:commentExtensible w16cex:durableId="2431AD5C" w16cex:dateUtc="2021-04-26T20:21:00Z"/>
  <w16cex:commentExtensible w16cex:durableId="24202FD2" w16cex:dateUtc="2021-04-13T13:54:00Z"/>
  <w16cex:commentExtensible w16cex:durableId="2431ADDF" w16cex:dateUtc="2021-04-26T20:23:00Z"/>
  <w16cex:commentExtensible w16cex:durableId="24326EA7" w16cex:dateUtc="2021-04-27T10:06:00Z"/>
  <w16cex:commentExtensible w16cex:durableId="2431AE7D" w16cex:dateUtc="2021-04-26T20:26:00Z"/>
  <w16cex:commentExtensible w16cex:durableId="2431AE65" w16cex:dateUtc="2021-04-26T20:25:00Z"/>
  <w16cex:commentExtensible w16cex:durableId="24326F4D" w16cex:dateUtc="2021-04-27T10:09:00Z"/>
  <w16cex:commentExtensible w16cex:durableId="242C0B17" w16cex:dateUtc="2021-04-22T13:47:00Z"/>
  <w16cex:commentExtensible w16cex:durableId="243154BF" w16cex:dateUtc="2021-04-26T14:03:00Z"/>
  <w16cex:commentExtensible w16cex:durableId="2431AF53" w16cex:dateUtc="2021-04-26T20:29:00Z"/>
  <w16cex:commentExtensible w16cex:durableId="24316F89" w16cex:dateUtc="2021-04-26T15:57:00Z"/>
  <w16cex:commentExtensible w16cex:durableId="24316F9A" w16cex:dateUtc="2021-04-26T15:58:00Z"/>
  <w16cex:commentExtensible w16cex:durableId="2431557F" w16cex:dateUtc="2021-04-26T14:06:00Z"/>
  <w16cex:commentExtensible w16cex:durableId="243155B3" w16cex:dateUtc="2021-04-26T14:07:00Z"/>
  <w16cex:commentExtensible w16cex:durableId="2433D34E" w16cex:dateUtc="2021-04-28T11:27:00Z"/>
  <w16cex:commentExtensible w16cex:durableId="24180BE5" w16cex:dateUtc="2021-04-07T09:45:00Z"/>
  <w16cex:commentExtensible w16cex:durableId="24087DE8" w16cex:dateUtc="2021-03-26T15:36:00Z"/>
  <w16cex:commentExtensible w16cex:durableId="243545FD" w16cex:dateUtc="2021-04-29T13:49:00Z"/>
  <w16cex:commentExtensible w16cex:durableId="24087DF6" w16cex:dateUtc="2021-03-26T15:36:00Z"/>
  <w16cex:commentExtensible w16cex:durableId="24087E05" w16cex:dateUtc="2021-03-26T15:36:00Z"/>
  <w16cex:commentExtensible w16cex:durableId="24087E0F" w16cex:dateUtc="2021-03-26T15:36:00Z"/>
  <w16cex:commentExtensible w16cex:durableId="2431B2C2" w16cex:dateUtc="2021-04-26T20:44:00Z"/>
  <w16cex:commentExtensible w16cex:durableId="242A8F12" w16cex:dateUtc="2021-04-21T10:46:00Z"/>
  <w16cex:commentExtensible w16cex:durableId="2431B3DC" w16cex:dateUtc="2021-04-26T20:49:00Z"/>
  <w16cex:commentExtensible w16cex:durableId="242ABAE7" w16cex:dateUtc="2021-04-21T13:53:00Z"/>
  <w16cex:commentExtensible w16cex:durableId="240D6E93" w16cex:dateUtc="2021-03-30T08:32:00Z"/>
  <w16cex:commentExtensible w16cex:durableId="243546AA" w16cex:dateUtc="2021-03-30T08:58:00Z"/>
  <w16cex:commentExtensible w16cex:durableId="240D74CB" w16cex:dateUtc="2021-03-30T08:58:00Z"/>
  <w16cex:commentExtensible w16cex:durableId="2431B4BF" w16cex:dateUtc="2021-04-26T20:53:00Z"/>
  <w16cex:commentExtensible w16cex:durableId="243411EF" w16cex:dateUtc="2021-04-28T15:55:00Z"/>
  <w16cex:commentExtensible w16cex:durableId="2431B4F5" w16cex:dateUtc="2021-04-26T20:53:00Z"/>
  <w16cex:commentExtensible w16cex:durableId="243274E4" w16cex:dateUtc="2021-04-27T10:32:00Z"/>
  <w16cex:commentExtensible w16cex:durableId="242ABD87" w16cex:dateUtc="2021-04-21T14:04:00Z"/>
  <w16cex:commentExtensible w16cex:durableId="2431B52B" w16cex:dateUtc="2021-04-26T20:54:00Z"/>
  <w16cex:commentExtensible w16cex:durableId="2431B64B" w16cex:dateUtc="2021-04-26T20:59:00Z"/>
  <w16cex:commentExtensible w16cex:durableId="2431B671" w16cex:dateUtc="2021-04-26T21:00:00Z"/>
  <w16cex:commentExtensible w16cex:durableId="2431B75C" w16cex:dateUtc="2021-04-26T21:04:00Z"/>
  <w16cex:commentExtensible w16cex:durableId="24217B42" w16cex:dateUtc="2021-04-14T13:31:00Z"/>
  <w16cex:commentExtensible w16cex:durableId="24316456" w16cex:dateUtc="2021-04-26T15:09:00Z"/>
  <w16cex:commentExtensible w16cex:durableId="24217C86" w16cex:dateUtc="2021-04-14T13:36:00Z"/>
  <w16cex:commentExtensible w16cex:durableId="242183A3" w16cex:dateUtc="2021-04-14T14:07:00Z"/>
  <w16cex:commentExtensible w16cex:durableId="2431B842" w16cex:dateUtc="2021-04-26T21:08:00Z"/>
  <w16cex:commentExtensible w16cex:durableId="240C749A" w16cex:dateUtc="2021-03-29T14:45:00Z"/>
  <w16cex:commentExtensible w16cex:durableId="2431B914" w16cex:dateUtc="2021-04-26T21:11:00Z"/>
  <w16cex:commentExtensible w16cex:durableId="242191AB" w16cex:dateUtc="2021-04-14T15:07:00Z"/>
  <w16cex:commentExtensible w16cex:durableId="2431B982" w16cex:dateUtc="2021-04-26T21:13:00Z"/>
  <w16cex:commentExtensible w16cex:durableId="243277BC" w16cex:dateUtc="2021-04-27T10:45:00Z"/>
  <w16cex:commentExtensible w16cex:durableId="2431B9EC" w16cex:dateUtc="2021-04-26T21:15:00Z"/>
  <w16cex:commentExtensible w16cex:durableId="2431BA8C" w16cex:dateUtc="2021-04-26T21:17:00Z"/>
  <w16cex:commentExtensible w16cex:durableId="2431BAC4" w16cex:dateUtc="2021-04-26T21:18:00Z"/>
  <w16cex:commentExtensible w16cex:durableId="24327985" w16cex:dateUtc="2021-04-27T10:52:00Z"/>
  <w16cex:commentExtensible w16cex:durableId="242D7F1C" w16cex:dateUtc="2021-04-23T16:15:00Z"/>
  <w16cex:commentExtensible w16cex:durableId="242D7F9F" w16cex:dateUtc="2021-04-21T10:46:00Z"/>
  <w16cex:commentExtensible w16cex:durableId="2433FD60" w16cex:dateUtc="2021-04-28T14:27:00Z"/>
  <w16cex:commentExtensible w16cex:durableId="242C24BE" w16cex:dateUtc="2021-04-22T15:37:00Z"/>
  <w16cex:commentExtensible w16cex:durableId="242C24C7" w16cex:dateUtc="2021-04-22T15:37:00Z"/>
  <w16cex:commentExtensible w16cex:durableId="242C2D52" w16cex:dateUtc="2021-04-22T16:13:00Z"/>
  <w16cex:commentExtensible w16cex:durableId="2431BC4F" w16cex:dateUtc="2021-04-26T21:25:00Z"/>
  <w16cex:commentExtensible w16cex:durableId="24341236" w16cex:dateUtc="2021-04-28T15:56:00Z"/>
  <w16cex:commentExtensible w16cex:durableId="2431BCAE" w16cex:dateUtc="2021-04-26T21:26:00Z"/>
  <w16cex:commentExtensible w16cex:durableId="24327E39" w16cex:dateUtc="2021-04-27T11:12:00Z"/>
  <w16cex:commentExtensible w16cex:durableId="2431BD2A" w16cex:dateUtc="2021-04-26T21:28:00Z"/>
  <w16cex:commentExtensible w16cex:durableId="24203C19" w16cex:dateUtc="2021-04-13T14:49:00Z"/>
  <w16cex:commentExtensible w16cex:durableId="2431BDB9" w16cex:dateUtc="2021-04-26T21:31:00Z"/>
  <w16cex:commentExtensible w16cex:durableId="2431BD8A" w16cex:dateUtc="2021-04-26T21:30:00Z"/>
  <w16cex:commentExtensible w16cex:durableId="2431BDCB" w16cex:dateUtc="2021-04-26T21:31:00Z"/>
  <w16cex:commentExtensible w16cex:durableId="2431BDA1" w16cex:dateUtc="2021-04-26T21:30:00Z"/>
  <w16cex:commentExtensible w16cex:durableId="2431BE5E" w16cex:dateUtc="2021-04-26T21:34:00Z"/>
  <w16cex:commentExtensible w16cex:durableId="2431BE2E" w16cex:dateUtc="2021-04-26T21:33:00Z"/>
  <w16cex:commentExtensible w16cex:durableId="2431BE47" w16cex:dateUtc="2021-04-26T21:33:00Z"/>
  <w16cex:commentExtensible w16cex:durableId="2431BE90" w16cex:dateUtc="2021-04-26T21:34:00Z"/>
  <w16cex:commentExtensible w16cex:durableId="2431BF0F" w16cex:dateUtc="2021-04-26T21:37:00Z"/>
  <w16cex:commentExtensible w16cex:durableId="24327F56" w16cex:dateUtc="2021-04-27T1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1BD5BB" w16cid:durableId="24319FEA"/>
  <w16cid:commentId w16cid:paraId="61071898" w16cid:durableId="24326551"/>
  <w16cid:commentId w16cid:paraId="0EB8D2B8" w16cid:durableId="2431A07A"/>
  <w16cid:commentId w16cid:paraId="39635534" w16cid:durableId="240C72A0"/>
  <w16cid:commentId w16cid:paraId="5FD2259A" w16cid:durableId="240ED280"/>
  <w16cid:commentId w16cid:paraId="404C15F7" w16cid:durableId="2431ACC0"/>
  <w16cid:commentId w16cid:paraId="140192EE" w16cid:durableId="240D6E5B"/>
  <w16cid:commentId w16cid:paraId="47E828E7" w16cid:durableId="2431A153"/>
  <w16cid:commentId w16cid:paraId="2E3D3A8B" w16cid:durableId="24325A1D"/>
  <w16cid:commentId w16cid:paraId="0E1D0269" w16cid:durableId="2431A1C1"/>
  <w16cid:commentId w16cid:paraId="0A8E6935" w16cid:durableId="2431A1E4"/>
  <w16cid:commentId w16cid:paraId="5FDC8FA6" w16cid:durableId="24325B20"/>
  <w16cid:commentId w16cid:paraId="3A586801" w16cid:durableId="2431A248"/>
  <w16cid:commentId w16cid:paraId="4F693D5A" w16cid:durableId="2434113E"/>
  <w16cid:commentId w16cid:paraId="77281206" w16cid:durableId="24202AF7"/>
  <w16cid:commentId w16cid:paraId="66774B61" w16cid:durableId="2431A948"/>
  <w16cid:commentId w16cid:paraId="1E5C117D" w16cid:durableId="24354547"/>
  <w16cid:commentId w16cid:paraId="5D07C350" w16cid:durableId="2431AAA3"/>
  <w16cid:commentId w16cid:paraId="054F7500" w16cid:durableId="24325F26"/>
  <w16cid:commentId w16cid:paraId="57A50F4F" w16cid:durableId="2431AA34"/>
  <w16cid:commentId w16cid:paraId="6ABB25D9" w16cid:durableId="24325F5F"/>
  <w16cid:commentId w16cid:paraId="5E2D2DA2" w16cid:durableId="240C7334"/>
  <w16cid:commentId w16cid:paraId="62E87999" w16cid:durableId="2431AA68"/>
  <w16cid:commentId w16cid:paraId="5E48EF8E" w16cid:durableId="2433E91A"/>
  <w16cid:commentId w16cid:paraId="3E2B35E9" w16cid:durableId="2433E944"/>
  <w16cid:commentId w16cid:paraId="58D3895B" w16cid:durableId="2431AB18"/>
  <w16cid:commentId w16cid:paraId="57C8FD7F" w16cid:durableId="2431AA84"/>
  <w16cid:commentId w16cid:paraId="13983820" w16cid:durableId="2431AB9A"/>
  <w16cid:commentId w16cid:paraId="2F0F20B4" w16cid:durableId="2431AB90"/>
  <w16cid:commentId w16cid:paraId="46BF77D0" w16cid:durableId="2431AB65"/>
  <w16cid:commentId w16cid:paraId="427A10CB" w16cid:durableId="24183D20"/>
  <w16cid:commentId w16cid:paraId="04AA9584" w16cid:durableId="2431AC22"/>
  <w16cid:commentId w16cid:paraId="79773045" w16cid:durableId="2432605B"/>
  <w16cid:commentId w16cid:paraId="762E3E43" w16cid:durableId="24183E3C"/>
  <w16cid:commentId w16cid:paraId="4232D8E2" w16cid:durableId="24202F0D"/>
  <w16cid:commentId w16cid:paraId="3B7343D2" w16cid:durableId="2431AD5C"/>
  <w16cid:commentId w16cid:paraId="33B73DE1" w16cid:durableId="24202FD2"/>
  <w16cid:commentId w16cid:paraId="3F8C3742" w16cid:durableId="2431ADDF"/>
  <w16cid:commentId w16cid:paraId="420E7585" w16cid:durableId="24326EA7"/>
  <w16cid:commentId w16cid:paraId="4CB7A8D3" w16cid:durableId="2431AE7D"/>
  <w16cid:commentId w16cid:paraId="2ED13483" w16cid:durableId="2431AE65"/>
  <w16cid:commentId w16cid:paraId="02C52990" w16cid:durableId="24326F4D"/>
  <w16cid:commentId w16cid:paraId="0F766ED7" w16cid:durableId="242C0B17"/>
  <w16cid:commentId w16cid:paraId="7ECF4EC8" w16cid:durableId="243154BF"/>
  <w16cid:commentId w16cid:paraId="2B09CA2A" w16cid:durableId="2431AF53"/>
  <w16cid:commentId w16cid:paraId="3902BE87" w16cid:durableId="24316F89"/>
  <w16cid:commentId w16cid:paraId="7A9A514F" w16cid:durableId="24316F9A"/>
  <w16cid:commentId w16cid:paraId="3755AED5" w16cid:durableId="2431557F"/>
  <w16cid:commentId w16cid:paraId="1DACC988" w16cid:durableId="243155B3"/>
  <w16cid:commentId w16cid:paraId="2919986E" w16cid:durableId="2433D34E"/>
  <w16cid:commentId w16cid:paraId="3E09DE73" w16cid:durableId="24180BE5"/>
  <w16cid:commentId w16cid:paraId="4703B1A7" w16cid:durableId="2410143D"/>
  <w16cid:commentId w16cid:paraId="79911110" w16cid:durableId="24087DE8"/>
  <w16cid:commentId w16cid:paraId="1C9B6390" w16cid:durableId="243545FD"/>
  <w16cid:commentId w16cid:paraId="75BB20EC" w16cid:durableId="24087DF6"/>
  <w16cid:commentId w16cid:paraId="5B01701E" w16cid:durableId="24087E05"/>
  <w16cid:commentId w16cid:paraId="166B56F1" w16cid:durableId="24087E0F"/>
  <w16cid:commentId w16cid:paraId="10C00B51" w16cid:durableId="2431B2C2"/>
  <w16cid:commentId w16cid:paraId="02D0DBDA" w16cid:durableId="242A8F12"/>
  <w16cid:commentId w16cid:paraId="43DD524E" w16cid:durableId="2431B3DC"/>
  <w16cid:commentId w16cid:paraId="604A80BA" w16cid:durableId="242ABAE7"/>
  <w16cid:commentId w16cid:paraId="192E11F9" w16cid:durableId="240D6E93"/>
  <w16cid:commentId w16cid:paraId="28D7E4C4" w16cid:durableId="243546AA"/>
  <w16cid:commentId w16cid:paraId="177433A2" w16cid:durableId="240D74CB"/>
  <w16cid:commentId w16cid:paraId="463766DD" w16cid:durableId="2431B4BF"/>
  <w16cid:commentId w16cid:paraId="3BFF02C8" w16cid:durableId="243411EF"/>
  <w16cid:commentId w16cid:paraId="77D4C31A" w16cid:durableId="2431B4F5"/>
  <w16cid:commentId w16cid:paraId="52E173CA" w16cid:durableId="243274E4"/>
  <w16cid:commentId w16cid:paraId="533DA6DC" w16cid:durableId="242ABD87"/>
  <w16cid:commentId w16cid:paraId="6AC77BB5" w16cid:durableId="2431B52B"/>
  <w16cid:commentId w16cid:paraId="35BC7B3B" w16cid:durableId="2431B64B"/>
  <w16cid:commentId w16cid:paraId="2D7B3784" w16cid:durableId="2431B671"/>
  <w16cid:commentId w16cid:paraId="3866484F" w16cid:durableId="2431B75C"/>
  <w16cid:commentId w16cid:paraId="3A26ACAA" w16cid:durableId="24217B42"/>
  <w16cid:commentId w16cid:paraId="4EF0B770" w16cid:durableId="24316456"/>
  <w16cid:commentId w16cid:paraId="4521F730" w16cid:durableId="24217C86"/>
  <w16cid:commentId w16cid:paraId="3E49E350" w16cid:durableId="242183A3"/>
  <w16cid:commentId w16cid:paraId="624817E2" w16cid:durableId="2431B842"/>
  <w16cid:commentId w16cid:paraId="5964551C" w16cid:durableId="240C749A"/>
  <w16cid:commentId w16cid:paraId="5C8154F7" w16cid:durableId="2431B914"/>
  <w16cid:commentId w16cid:paraId="52698B9C" w16cid:durableId="242191AB"/>
  <w16cid:commentId w16cid:paraId="0666DAFE" w16cid:durableId="2431B982"/>
  <w16cid:commentId w16cid:paraId="3901C454" w16cid:durableId="243277BC"/>
  <w16cid:commentId w16cid:paraId="58173BA5" w16cid:durableId="2431B9EC"/>
  <w16cid:commentId w16cid:paraId="73E3D709" w16cid:durableId="2431BA8C"/>
  <w16cid:commentId w16cid:paraId="1909995D" w16cid:durableId="2431BAC4"/>
  <w16cid:commentId w16cid:paraId="5410A569" w16cid:durableId="24327985"/>
  <w16cid:commentId w16cid:paraId="6EC77FE1" w16cid:durableId="242D7F1C"/>
  <w16cid:commentId w16cid:paraId="092E6689" w16cid:durableId="242D7F9F"/>
  <w16cid:commentId w16cid:paraId="5C0E96A9" w16cid:durableId="2433FD60"/>
  <w16cid:commentId w16cid:paraId="7631B479" w16cid:durableId="242C24BE"/>
  <w16cid:commentId w16cid:paraId="0BF509AE" w16cid:durableId="242C24C7"/>
  <w16cid:commentId w16cid:paraId="5B40F00D" w16cid:durableId="242C2D52"/>
  <w16cid:commentId w16cid:paraId="59080779" w16cid:durableId="2431BC4F"/>
  <w16cid:commentId w16cid:paraId="261BC426" w16cid:durableId="24341236"/>
  <w16cid:commentId w16cid:paraId="61391940" w16cid:durableId="2431BCAE"/>
  <w16cid:commentId w16cid:paraId="44843DEC" w16cid:durableId="24327E39"/>
  <w16cid:commentId w16cid:paraId="5E603307" w16cid:durableId="2431BD2A"/>
  <w16cid:commentId w16cid:paraId="5EC1C2F3" w16cid:durableId="24203C19"/>
  <w16cid:commentId w16cid:paraId="47C211BA" w16cid:durableId="2431BDB9"/>
  <w16cid:commentId w16cid:paraId="69406E78" w16cid:durableId="2431BD8A"/>
  <w16cid:commentId w16cid:paraId="6F9EC803" w16cid:durableId="2431BDCB"/>
  <w16cid:commentId w16cid:paraId="1E197E9B" w16cid:durableId="2431BDA1"/>
  <w16cid:commentId w16cid:paraId="3D52468F" w16cid:durableId="2431BE5E"/>
  <w16cid:commentId w16cid:paraId="53AAF06D" w16cid:durableId="2431BE2E"/>
  <w16cid:commentId w16cid:paraId="57C6E682" w16cid:durableId="2431BE47"/>
  <w16cid:commentId w16cid:paraId="437FFA4C" w16cid:durableId="2431BE90"/>
  <w16cid:commentId w16cid:paraId="52F4C968" w16cid:durableId="2431BF0F"/>
  <w16cid:commentId w16cid:paraId="2051DD64" w16cid:durableId="24327F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F18F3" w14:textId="77777777" w:rsidR="00B845F1" w:rsidRPr="00542737" w:rsidRDefault="00B845F1" w:rsidP="0056669A">
      <w:pPr>
        <w:spacing w:after="0"/>
      </w:pPr>
      <w:r w:rsidRPr="00542737">
        <w:separator/>
      </w:r>
    </w:p>
  </w:endnote>
  <w:endnote w:type="continuationSeparator" w:id="0">
    <w:p w14:paraId="587EBB4B" w14:textId="77777777" w:rsidR="00B845F1" w:rsidRPr="00542737" w:rsidRDefault="00B845F1" w:rsidP="0056669A">
      <w:pPr>
        <w:spacing w:after="0"/>
      </w:pPr>
      <w:r w:rsidRPr="005427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2BE28" w14:textId="77777777" w:rsidR="00E04AB6" w:rsidRDefault="00E04A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F2E7F" w14:textId="77777777" w:rsidR="00E04AB6" w:rsidRDefault="00E04A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E16D7" w14:textId="77777777" w:rsidR="00E04AB6" w:rsidRDefault="00E04A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ustomXmlInsRangeStart w:id="372" w:author="Niall Murphy" w:date="2021-04-27T09:06:00Z"/>
  <w:sdt>
    <w:sdtPr>
      <w:id w:val="-1894642614"/>
      <w:docPartObj>
        <w:docPartGallery w:val="Page Numbers (Bottom of Page)"/>
        <w:docPartUnique/>
      </w:docPartObj>
    </w:sdtPr>
    <w:sdtEndPr>
      <w:rPr>
        <w:noProof/>
      </w:rPr>
    </w:sdtEndPr>
    <w:sdtContent>
      <w:customXmlInsRangeEnd w:id="372"/>
      <w:p w14:paraId="0F77882C" w14:textId="2E169E6A" w:rsidR="00B845F1" w:rsidRDefault="00B845F1">
        <w:pPr>
          <w:pStyle w:val="Footer"/>
          <w:jc w:val="right"/>
          <w:rPr>
            <w:ins w:id="373" w:author="Niall Murphy" w:date="2021-04-27T09:06:00Z"/>
          </w:rPr>
        </w:pPr>
        <w:ins w:id="374" w:author="Niall Murphy" w:date="2021-04-27T09:06:00Z">
          <w:r w:rsidRPr="007C197A">
            <w:rPr>
              <w:rFonts w:ascii="Arial" w:hAnsi="Arial" w:cs="Arial"/>
              <w:b w:val="0"/>
              <w:bCs/>
              <w:color w:val="5E6A71" w:themeColor="text2"/>
              <w:sz w:val="20"/>
              <w:szCs w:val="28"/>
              <w:rPrChange w:id="375" w:author="Niall Murphy" w:date="2021-04-27T09:06:00Z">
                <w:rPr/>
              </w:rPrChange>
            </w:rPr>
            <w:fldChar w:fldCharType="begin"/>
          </w:r>
          <w:r w:rsidRPr="007C197A">
            <w:rPr>
              <w:rFonts w:ascii="Arial" w:hAnsi="Arial" w:cs="Arial"/>
              <w:b w:val="0"/>
              <w:bCs/>
              <w:color w:val="5E6A71" w:themeColor="text2"/>
              <w:sz w:val="20"/>
              <w:szCs w:val="28"/>
              <w:rPrChange w:id="376" w:author="Niall Murphy" w:date="2021-04-27T09:06:00Z">
                <w:rPr/>
              </w:rPrChange>
            </w:rPr>
            <w:instrText xml:space="preserve"> PAGE   \* MERGEFORMAT </w:instrText>
          </w:r>
          <w:r w:rsidRPr="007C197A">
            <w:rPr>
              <w:rFonts w:ascii="Arial" w:hAnsi="Arial" w:cs="Arial"/>
              <w:b w:val="0"/>
              <w:bCs/>
              <w:color w:val="5E6A71" w:themeColor="text2"/>
              <w:sz w:val="20"/>
              <w:szCs w:val="28"/>
              <w:rPrChange w:id="377" w:author="Niall Murphy" w:date="2021-04-27T09:06:00Z">
                <w:rPr>
                  <w:noProof/>
                </w:rPr>
              </w:rPrChange>
            </w:rPr>
            <w:fldChar w:fldCharType="separate"/>
          </w:r>
          <w:r w:rsidRPr="007C197A">
            <w:rPr>
              <w:rFonts w:ascii="Arial" w:hAnsi="Arial" w:cs="Arial"/>
              <w:b w:val="0"/>
              <w:bCs/>
              <w:noProof/>
              <w:color w:val="5E6A71" w:themeColor="text2"/>
              <w:sz w:val="20"/>
              <w:szCs w:val="28"/>
              <w:rPrChange w:id="378" w:author="Niall Murphy" w:date="2021-04-27T09:06:00Z">
                <w:rPr>
                  <w:noProof/>
                </w:rPr>
              </w:rPrChange>
            </w:rPr>
            <w:t>2</w:t>
          </w:r>
          <w:r w:rsidRPr="007C197A">
            <w:rPr>
              <w:rFonts w:ascii="Arial" w:hAnsi="Arial" w:cs="Arial"/>
              <w:b w:val="0"/>
              <w:bCs/>
              <w:noProof/>
              <w:color w:val="5E6A71" w:themeColor="text2"/>
              <w:sz w:val="20"/>
              <w:szCs w:val="28"/>
              <w:rPrChange w:id="379" w:author="Niall Murphy" w:date="2021-04-27T09:06:00Z">
                <w:rPr>
                  <w:noProof/>
                </w:rPr>
              </w:rPrChange>
            </w:rPr>
            <w:fldChar w:fldCharType="end"/>
          </w:r>
        </w:ins>
      </w:p>
      <w:customXmlInsRangeStart w:id="380" w:author="Niall Murphy" w:date="2021-04-27T09:06:00Z"/>
    </w:sdtContent>
  </w:sdt>
  <w:customXmlInsRangeEnd w:id="380"/>
  <w:p w14:paraId="11417635" w14:textId="1D603900" w:rsidR="00B845F1" w:rsidRPr="003B4431" w:rsidRDefault="00B845F1" w:rsidP="00F60FB5">
    <w:pPr>
      <w:pStyle w:val="Footer"/>
      <w:tabs>
        <w:tab w:val="clear" w:pos="4513"/>
        <w:tab w:val="clear" w:pos="9026"/>
        <w:tab w:val="right" w:pos="9866"/>
      </w:tabs>
      <w:rPr>
        <w:color w:val="5E6A71" w:themeColor="text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AECC5" w14:textId="77777777" w:rsidR="00B845F1" w:rsidRPr="00FF5D53" w:rsidRDefault="00B845F1" w:rsidP="007A15B6">
    <w:pPr>
      <w:pStyle w:val="Disclaimer"/>
    </w:pPr>
  </w:p>
  <w:p w14:paraId="65DA3A93" w14:textId="77777777" w:rsidR="00B845F1" w:rsidRPr="00FF5D53" w:rsidRDefault="00702829" w:rsidP="007A15B6">
    <w:pPr>
      <w:pStyle w:val="Footer"/>
      <w:tabs>
        <w:tab w:val="clear" w:pos="4513"/>
        <w:tab w:val="clear" w:pos="9026"/>
        <w:tab w:val="right" w:pos="10348"/>
      </w:tabs>
      <w:rPr>
        <w:color w:val="5E6A71" w:themeColor="text2"/>
      </w:rPr>
    </w:pPr>
    <w:fldSimple w:instr="DOCPROPERTY  DocCreationDate  \* MERGEFORMAT">
      <w:r w:rsidR="00B845F1">
        <w:t>05 March 2019</w:t>
      </w:r>
    </w:fldSimple>
    <w:r w:rsidR="00B845F1" w:rsidRPr="00FF5D53">
      <w:tab/>
    </w:r>
    <w:r w:rsidR="00B845F1" w:rsidRPr="00FF5D53">
      <w:rPr>
        <w:b w:val="0"/>
      </w:rPr>
      <w:t>making the</w:t>
    </w:r>
    <w:r w:rsidR="00B845F1" w:rsidRPr="00FF5D53">
      <w:t xml:space="preserve"> difference      </w:t>
    </w:r>
    <w:r w:rsidR="00B845F1" w:rsidRPr="00FF5D53">
      <w:rPr>
        <w:color w:val="5E6A71" w:themeColor="text2"/>
      </w:rPr>
      <w:fldChar w:fldCharType="begin"/>
    </w:r>
    <w:r w:rsidR="00B845F1" w:rsidRPr="00FF5D53">
      <w:rPr>
        <w:color w:val="5E6A71" w:themeColor="text2"/>
      </w:rPr>
      <w:instrText xml:space="preserve"> PAGE  \# "00"  \* MERGEFORMAT </w:instrText>
    </w:r>
    <w:r w:rsidR="00B845F1" w:rsidRPr="00FF5D53">
      <w:rPr>
        <w:color w:val="5E6A71" w:themeColor="text2"/>
      </w:rPr>
      <w:fldChar w:fldCharType="separate"/>
    </w:r>
    <w:r w:rsidR="00B845F1" w:rsidRPr="00FF5D53">
      <w:rPr>
        <w:color w:val="5E6A71" w:themeColor="text2"/>
      </w:rPr>
      <w:t>01</w:t>
    </w:r>
    <w:r w:rsidR="00B845F1" w:rsidRPr="00FF5D53">
      <w:rPr>
        <w:color w:val="5E6A71" w:themeColor="text2"/>
      </w:rPr>
      <w:fldChar w:fldCharType="end"/>
    </w:r>
  </w:p>
  <w:p w14:paraId="000600BC" w14:textId="77777777" w:rsidR="00B845F1" w:rsidRPr="00FF5D53" w:rsidRDefault="00B845F1" w:rsidP="007A15B6">
    <w:pPr>
      <w:pStyle w:val="FilePathinFooter"/>
      <w:rPr>
        <w:szCs w:val="10"/>
      </w:rPr>
    </w:pPr>
    <w:r w:rsidRPr="00FF5D53">
      <w:rPr>
        <w:szCs w:val="10"/>
      </w:rPr>
      <w:fldChar w:fldCharType="begin"/>
    </w:r>
    <w:r w:rsidRPr="00FF5D53">
      <w:rPr>
        <w:szCs w:val="10"/>
      </w:rPr>
      <w:instrText xml:space="preserve"> FILENAME  \* Upper \p  \* MERGEFORMAT </w:instrText>
    </w:r>
    <w:r w:rsidRPr="00FF5D53">
      <w:rPr>
        <w:szCs w:val="10"/>
      </w:rPr>
      <w:fldChar w:fldCharType="separate"/>
    </w:r>
    <w:r>
      <w:rPr>
        <w:caps w:val="0"/>
        <w:noProof/>
        <w:szCs w:val="10"/>
      </w:rPr>
      <w:t>C:\USERS\MURPHNIA\DESKTOP\ISO BEP\BEP TEMPLATE - ISO FORMAT.DOCX</w:t>
    </w:r>
    <w:r w:rsidRPr="00FF5D53">
      <w:rPr>
        <w:szCs w:val="10"/>
      </w:rPr>
      <w:fldChar w:fldCharType="end"/>
    </w:r>
  </w:p>
  <w:p w14:paraId="0156CBEC" w14:textId="77777777" w:rsidR="00B845F1" w:rsidRDefault="00B845F1"/>
  <w:p w14:paraId="79D9C2DF" w14:textId="77777777" w:rsidR="00B845F1" w:rsidRDefault="00B845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D13BD" w14:textId="77777777" w:rsidR="00B845F1" w:rsidRPr="00542737" w:rsidRDefault="00B845F1" w:rsidP="0056669A">
      <w:pPr>
        <w:spacing w:after="0"/>
      </w:pPr>
      <w:r w:rsidRPr="00542737">
        <w:separator/>
      </w:r>
    </w:p>
  </w:footnote>
  <w:footnote w:type="continuationSeparator" w:id="0">
    <w:p w14:paraId="05B75E92" w14:textId="77777777" w:rsidR="00B845F1" w:rsidRPr="00542737" w:rsidRDefault="00B845F1" w:rsidP="0056669A">
      <w:pPr>
        <w:spacing w:after="0"/>
      </w:pPr>
      <w:r w:rsidRPr="0054273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6A1F1" w14:textId="77777777" w:rsidR="00E04AB6" w:rsidRDefault="00E04A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656C5" w14:textId="11F79CDE" w:rsidR="00B845F1" w:rsidRPr="00542737" w:rsidRDefault="00B845F1" w:rsidP="001F5A73">
    <w:pPr>
      <w:spacing w:after="0"/>
      <w:rPr>
        <w:b/>
        <w:color w:val="FFFFFF" w:themeColor="background2"/>
        <w:sz w:val="24"/>
        <w:szCs w:val="24"/>
      </w:rPr>
    </w:pPr>
    <w:r w:rsidRPr="00542737">
      <w:rPr>
        <w:b/>
        <w:noProof/>
        <w:color w:val="FFFFFF" w:themeColor="background2"/>
        <w:sz w:val="24"/>
        <w:szCs w:val="24"/>
      </w:rPr>
      <mc:AlternateContent>
        <mc:Choice Requires="wps">
          <w:drawing>
            <wp:anchor distT="0" distB="0" distL="114300" distR="114300" simplePos="0" relativeHeight="251799552" behindDoc="0" locked="0" layoutInCell="0" allowOverlap="1" wp14:anchorId="6349AD6A" wp14:editId="4AF872BB">
              <wp:simplePos x="0" y="0"/>
              <wp:positionH relativeFrom="page">
                <wp:align>center</wp:align>
              </wp:positionH>
              <wp:positionV relativeFrom="page">
                <wp:align>top</wp:align>
              </wp:positionV>
              <wp:extent cx="7772400" cy="462280"/>
              <wp:effectExtent l="0" t="0" r="0" b="13970"/>
              <wp:wrapNone/>
              <wp:docPr id="300" name="MSIPCM69204522ade3c82c9e816d64" descr="{&quot;HashCode&quot;:-43205666,&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6228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6CD5471" w14:textId="62F69FEE" w:rsidR="00B845F1" w:rsidRPr="00E04AB6" w:rsidRDefault="00E04AB6" w:rsidP="00E04AB6">
                          <w:pPr>
                            <w:spacing w:after="0"/>
                            <w:jc w:val="center"/>
                            <w:rPr>
                              <w:color w:val="000000"/>
                              <w:sz w:val="14"/>
                            </w:rPr>
                          </w:pPr>
                          <w:r w:rsidRPr="00E04AB6">
                            <w:rPr>
                              <w:color w:val="000000"/>
                              <w:sz w:val="14"/>
                            </w:rPr>
                            <w:t>Client Confidential</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w:pict>
            <v:shapetype w14:anchorId="6349AD6A" id="_x0000_t202" coordsize="21600,21600" o:spt="202" path="m,l,21600r21600,l21600,xe">
              <v:stroke joinstyle="miter"/>
              <v:path gradientshapeok="t" o:connecttype="rect"/>
            </v:shapetype>
            <v:shape id="MSIPCM69204522ade3c82c9e816d64" o:spid="_x0000_s1069" type="#_x0000_t202" alt="{&quot;HashCode&quot;:-43205666,&quot;Height&quot;:9999999.0,&quot;Width&quot;:9999999.0,&quot;Placement&quot;:&quot;Header&quot;,&quot;Index&quot;:&quot;Primary&quot;,&quot;Section&quot;:1,&quot;Top&quot;:0.0,&quot;Left&quot;:0.0}" style="position:absolute;margin-left:0;margin-top:0;width:612pt;height:36.4pt;z-index:251799552;visibility:visible;mso-wrap-style:square;mso-wrap-distance-left:9pt;mso-wrap-distance-top:0;mso-wrap-distance-right:9pt;mso-wrap-distance-bottom:0;mso-position-horizontal:center;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" o:allowincell="f" filled="f" stroked="f" strokeweight=".5pt">
              <v:textbox inset=",0,,0">
                <w:txbxContent>
                  <w:p w14:paraId="26CD5471" w14:textId="62F69FEE" w:rsidR="00B845F1" w:rsidRPr="00E04AB6" w:rsidRDefault="00E04AB6" w:rsidP="00E04AB6">
                    <w:pPr>
                      <w:spacing w:after="0"/>
                      <w:jc w:val="center"/>
                      <w:rPr>
                        <w:color w:val="000000"/>
                        <w:sz w:val="14"/>
                      </w:rPr>
                    </w:pPr>
                    <w:r w:rsidRPr="00E04AB6">
                      <w:rPr>
                        <w:color w:val="000000"/>
                        <w:sz w:val="14"/>
                      </w:rPr>
                      <w:t>Client Confidential</w:t>
                    </w:r>
                  </w:p>
                </w:txbxContent>
              </v:textbox>
              <w10:wrap anchorx="page" anchory="page"/>
            </v:shape>
          </w:pict>
        </mc:Fallback>
      </mc:AlternateContent>
    </w:r>
  </w:p>
  <w:p w14:paraId="2FBB8368" w14:textId="77777777" w:rsidR="00B845F1" w:rsidRPr="00542737" w:rsidRDefault="00B845F1" w:rsidP="001F5A73">
    <w:pPr>
      <w:spacing w:after="0"/>
      <w:rPr>
        <w:b/>
        <w:color w:val="FFFFFF" w:themeColor="background2"/>
        <w:sz w:val="24"/>
        <w:szCs w:val="24"/>
      </w:rPr>
    </w:pPr>
  </w:p>
  <w:p w14:paraId="47ACFD54" w14:textId="77777777" w:rsidR="00B845F1" w:rsidRPr="00542737" w:rsidRDefault="00B845F1" w:rsidP="001F5A73">
    <w:pPr>
      <w:spacing w:after="0"/>
      <w:rPr>
        <w:b/>
        <w:color w:val="FFFFFF" w:themeColor="background2"/>
        <w:sz w:val="24"/>
        <w:szCs w:val="24"/>
      </w:rPr>
    </w:pPr>
  </w:p>
  <w:p w14:paraId="527F6378" w14:textId="77777777" w:rsidR="00B845F1" w:rsidRPr="00542737" w:rsidRDefault="00B845F1" w:rsidP="001F5A73">
    <w:pPr>
      <w:spacing w:after="0"/>
      <w:rPr>
        <w:b/>
        <w:color w:val="FFFFFF" w:themeColor="background2"/>
        <w:sz w:val="24"/>
        <w:szCs w:val="24"/>
      </w:rPr>
    </w:pPr>
  </w:p>
  <w:p w14:paraId="7C17D845" w14:textId="77777777" w:rsidR="00B845F1" w:rsidRPr="00542737" w:rsidRDefault="00B845F1" w:rsidP="001F5A73">
    <w:pPr>
      <w:spacing w:after="0"/>
      <w:rPr>
        <w:b/>
        <w:color w:val="009FDA" w:themeColor="accent2"/>
        <w:sz w:val="48"/>
        <w:szCs w:val="37"/>
      </w:rPr>
    </w:pPr>
  </w:p>
  <w:p w14:paraId="39D0BB90" w14:textId="7546146D" w:rsidR="00B845F1" w:rsidRPr="00542737" w:rsidRDefault="00B845F1" w:rsidP="001F5A73">
    <w:pPr>
      <w:spacing w:after="0"/>
      <w:rPr>
        <w:rFonts w:ascii="Arial" w:hAnsi="Arial" w:cs="Arial"/>
        <w:bCs/>
        <w:color w:val="FFFFFF" w:themeColor="background1"/>
        <w:sz w:val="20"/>
        <w:szCs w:val="20"/>
      </w:rPr>
    </w:pPr>
    <w:r w:rsidRPr="00542737">
      <w:rPr>
        <w:rFonts w:ascii="Arial" w:hAnsi="Arial" w:cs="Arial"/>
        <w:bCs/>
        <w:color w:val="FFFFFF" w:themeColor="background1"/>
        <w:sz w:val="20"/>
        <w:szCs w:val="20"/>
      </w:rPr>
      <w:fldChar w:fldCharType="begin"/>
    </w:r>
    <w:r w:rsidRPr="00542737">
      <w:rPr>
        <w:rFonts w:ascii="Arial" w:hAnsi="Arial" w:cs="Arial"/>
        <w:bCs/>
        <w:color w:val="FFFFFF" w:themeColor="background1"/>
        <w:sz w:val="20"/>
        <w:szCs w:val="20"/>
      </w:rPr>
      <w:instrText xml:space="preserve"> DOCPROPERTY  DocCreationDate  \* MERGEFORMAT </w:instrText>
    </w:r>
    <w:r w:rsidRPr="00542737">
      <w:rPr>
        <w:rFonts w:ascii="Arial" w:hAnsi="Arial" w:cs="Arial"/>
        <w:bCs/>
        <w:color w:val="FFFFFF" w:themeColor="background1"/>
        <w:sz w:val="20"/>
        <w:szCs w:val="20"/>
      </w:rPr>
      <w:fldChar w:fldCharType="separate"/>
    </w:r>
    <w:r>
      <w:rPr>
        <w:rFonts w:ascii="Arial" w:hAnsi="Arial" w:cs="Arial"/>
        <w:bCs/>
        <w:color w:val="FFFFFF" w:themeColor="background1"/>
        <w:sz w:val="20"/>
        <w:szCs w:val="20"/>
      </w:rPr>
      <w:t>30 April 2021</w:t>
    </w:r>
    <w:r w:rsidRPr="00542737">
      <w:rPr>
        <w:rFonts w:ascii="Arial" w:hAnsi="Arial" w:cs="Arial"/>
        <w:bCs/>
        <w:color w:val="FFFFFF" w:themeColor="background1"/>
        <w:sz w:val="20"/>
        <w:szCs w:val="20"/>
      </w:rPr>
      <w:fldChar w:fldCharType="end"/>
    </w:r>
  </w:p>
  <w:p w14:paraId="17B85DC1" w14:textId="091398F3" w:rsidR="00B845F1" w:rsidRPr="00542737" w:rsidRDefault="00B845F1" w:rsidP="00546D41">
    <w:pPr>
      <w:tabs>
        <w:tab w:val="center" w:pos="4513"/>
        <w:tab w:val="right" w:pos="9026"/>
      </w:tabs>
      <w:spacing w:after="0"/>
      <w:rPr>
        <w:color w:val="009FDA" w:themeColor="accent2"/>
        <w:sz w:val="29"/>
        <w:szCs w:val="29"/>
      </w:rPr>
    </w:pPr>
    <w:r w:rsidRPr="00542737">
      <w:rPr>
        <w:b/>
        <w:noProof/>
        <w:color w:val="009FDA" w:themeColor="accent2"/>
        <w:sz w:val="24"/>
        <w:szCs w:val="37"/>
        <w:lang w:eastAsia="en-GB"/>
      </w:rPr>
      <mc:AlternateContent>
        <mc:Choice Requires="wps">
          <w:drawing>
            <wp:anchor distT="0" distB="0" distL="114300" distR="114300" simplePos="0" relativeHeight="251663360" behindDoc="1" locked="1" layoutInCell="1" allowOverlap="1" wp14:anchorId="63152993" wp14:editId="30849B13">
              <wp:simplePos x="0" y="0"/>
              <wp:positionH relativeFrom="page">
                <wp:posOffset>12700</wp:posOffset>
              </wp:positionH>
              <wp:positionV relativeFrom="page">
                <wp:posOffset>-12700</wp:posOffset>
              </wp:positionV>
              <wp:extent cx="7543800" cy="4654800"/>
              <wp:effectExtent l="0" t="0" r="0" b="0"/>
              <wp:wrapNone/>
              <wp:docPr id="3" name="coverblock"/>
              <wp:cNvGraphicFramePr/>
              <a:graphic xmlns:a="http://schemas.openxmlformats.org/drawingml/2006/main">
                <a:graphicData uri="http://schemas.microsoft.com/office/word/2010/wordprocessingShape">
                  <wps:wsp>
                    <wps:cNvSpPr/>
                    <wps:spPr>
                      <a:xfrm>
                        <a:off x="0" y="0"/>
                        <a:ext cx="7543800" cy="4654800"/>
                      </a:xfrm>
                      <a:prstGeom prst="rect">
                        <a:avLst/>
                      </a:prstGeom>
                      <a:solidFill>
                        <a:srgbClr val="68931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17369B" w14:textId="77777777" w:rsidR="00B845F1" w:rsidRPr="00542737" w:rsidRDefault="00B845F1" w:rsidP="00FF5D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52993" id="coverblock" o:spid="_x0000_s1070" style="position:absolute;margin-left:1pt;margin-top:-1pt;width:594pt;height:366.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" fillcolor="#689319" stroked="f" strokeweight="2pt">
              <v:textbox>
                <w:txbxContent>
                  <w:p w14:paraId="7C17369B" w14:textId="77777777" w:rsidR="00B845F1" w:rsidRPr="00542737" w:rsidRDefault="00B845F1" w:rsidP="00FF5D53">
                    <w:pPr>
                      <w:jc w:val="center"/>
                    </w:pPr>
                  </w:p>
                </w:txbxContent>
              </v:textbox>
              <w10:wrap anchorx="page"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F9460" w14:textId="77777777" w:rsidR="00E04AB6" w:rsidRDefault="00E04AB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60EC1" w14:textId="3EF124C8" w:rsidR="00B845F1" w:rsidRPr="00542737" w:rsidRDefault="00B845F1" w:rsidP="00EC6C3D">
    <w:pPr>
      <w:pStyle w:val="SupportingHeader"/>
      <w:jc w:val="right"/>
      <w:rPr>
        <w:rFonts w:ascii="Arial" w:hAnsi="Arial" w:cs="Arial"/>
        <w:sz w:val="20"/>
        <w:szCs w:val="20"/>
      </w:rPr>
    </w:pPr>
    <w:r w:rsidRPr="00542737">
      <w:rPr>
        <w:noProof/>
        <w:lang w:eastAsia="en-GB"/>
      </w:rPr>
      <mc:AlternateContent>
        <mc:Choice Requires="wps">
          <w:drawing>
            <wp:anchor distT="0" distB="0" distL="114300" distR="114300" simplePos="0" relativeHeight="251800576" behindDoc="0" locked="0" layoutInCell="0" allowOverlap="1" wp14:anchorId="441CE539" wp14:editId="6A3A5635">
              <wp:simplePos x="0" y="0"/>
              <wp:positionH relativeFrom="page">
                <wp:align>center</wp:align>
              </wp:positionH>
              <wp:positionV relativeFrom="page">
                <wp:align>top</wp:align>
              </wp:positionV>
              <wp:extent cx="7772400" cy="462280"/>
              <wp:effectExtent l="0" t="0" r="0" b="13970"/>
              <wp:wrapNone/>
              <wp:docPr id="301" name="MSIPCMa01b4a1e98a21772dd0a7479" descr="{&quot;HashCode&quot;:-43205666,&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6228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7C54172" w14:textId="7A7EF3A2" w:rsidR="00B845F1" w:rsidRPr="00E04AB6" w:rsidRDefault="00E04AB6" w:rsidP="00E04AB6">
                          <w:pPr>
                            <w:spacing w:after="0"/>
                            <w:jc w:val="center"/>
                            <w:rPr>
                              <w:color w:val="000000"/>
                              <w:sz w:val="14"/>
                            </w:rPr>
                          </w:pPr>
                          <w:r w:rsidRPr="00E04AB6">
                            <w:rPr>
                              <w:color w:val="000000"/>
                              <w:sz w:val="14"/>
                            </w:rPr>
                            <w:t>Client Confidential</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w:pict>
            <v:shapetype w14:anchorId="441CE539" id="_x0000_t202" coordsize="21600,21600" o:spt="202" path="m,l,21600r21600,l21600,xe">
              <v:stroke joinstyle="miter"/>
              <v:path gradientshapeok="t" o:connecttype="rect"/>
            </v:shapetype>
            <v:shape id="MSIPCMa01b4a1e98a21772dd0a7479" o:spid="_x0000_s1071" type="#_x0000_t202" alt="{&quot;HashCode&quot;:-43205666,&quot;Height&quot;:9999999.0,&quot;Width&quot;:9999999.0,&quot;Placement&quot;:&quot;Header&quot;,&quot;Index&quot;:&quot;Primary&quot;,&quot;Section&quot;:2,&quot;Top&quot;:0.0,&quot;Left&quot;:0.0}" style="position:absolute;left:0;text-align:left;margin-left:0;margin-top:0;width:612pt;height:36.4pt;z-index:251800576;visibility:visible;mso-wrap-style:square;mso-wrap-distance-left:9pt;mso-wrap-distance-top:0;mso-wrap-distance-right:9pt;mso-wrap-distance-bottom:0;mso-position-horizontal:center;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" o:allowincell="f" filled="f" stroked="f" strokeweight=".5pt">
              <v:textbox inset=",0,,0">
                <w:txbxContent>
                  <w:p w14:paraId="47C54172" w14:textId="7A7EF3A2" w:rsidR="00B845F1" w:rsidRPr="00E04AB6" w:rsidRDefault="00E04AB6" w:rsidP="00E04AB6">
                    <w:pPr>
                      <w:spacing w:after="0"/>
                      <w:jc w:val="center"/>
                      <w:rPr>
                        <w:color w:val="000000"/>
                        <w:sz w:val="14"/>
                      </w:rPr>
                    </w:pPr>
                    <w:r w:rsidRPr="00E04AB6">
                      <w:rPr>
                        <w:color w:val="000000"/>
                        <w:sz w:val="14"/>
                      </w:rPr>
                      <w:t>Client Confidential</w:t>
                    </w:r>
                  </w:p>
                </w:txbxContent>
              </v:textbox>
              <w10:wrap anchorx="page" anchory="page"/>
            </v:shape>
          </w:pict>
        </mc:Fallback>
      </mc:AlternateContent>
    </w:r>
    <w:r w:rsidRPr="00542737">
      <w:rPr>
        <w:noProof/>
        <w:lang w:eastAsia="en-GB"/>
      </w:rPr>
      <w:drawing>
        <wp:anchor distT="0" distB="0" distL="114300" distR="114300" simplePos="0" relativeHeight="251675648" behindDoc="0" locked="1" layoutInCell="1" allowOverlap="1" wp14:anchorId="393FFF67" wp14:editId="57E893FE">
          <wp:simplePos x="0" y="0"/>
          <mc:AlternateContent>
            <mc:Choice Requires="wp14">
              <wp:positionH relativeFrom="margin">
                <wp14:pctPosHOffset>100</wp14:pctPosHOffset>
              </wp:positionH>
            </mc:Choice>
            <mc:Fallback>
              <wp:positionH relativeFrom="page">
                <wp:posOffset>463550</wp:posOffset>
              </wp:positionH>
            </mc:Fallback>
          </mc:AlternateContent>
          <wp:positionV relativeFrom="margin">
            <wp:posOffset>-666115</wp:posOffset>
          </wp:positionV>
          <wp:extent cx="1764000" cy="543600"/>
          <wp:effectExtent l="0" t="0" r="8255"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cstate="print">
                    <a:extLst>
                      <a:ext uri="{28A0092B-C50C-407E-A947-70E740481C1C}">
                        <a14:useLocalDpi xmlns:a14="http://schemas.microsoft.com/office/drawing/2010/main" val="0"/>
                      </a:ext>
                    </a:extLst>
                  </a:blip>
                  <a:srcRect t="5321" b="1"/>
                  <a:stretch/>
                </pic:blipFill>
                <pic:spPr bwMode="auto">
                  <a:xfrm>
                    <a:off x="0" y="0"/>
                    <a:ext cx="1764000" cy="543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42737">
      <w:rPr>
        <w:rFonts w:ascii="Arial" w:hAnsi="Arial" w:cs="Arial"/>
        <w:sz w:val="20"/>
        <w:szCs w:val="20"/>
      </w:rPr>
      <w:t>XXX-TTD-XX-XX-PL-K-0001</w:t>
    </w:r>
  </w:p>
  <w:p w14:paraId="3D9F1722" w14:textId="152D471C" w:rsidR="00B845F1" w:rsidRPr="00542737" w:rsidRDefault="00B845F1" w:rsidP="00EC6C3D">
    <w:pPr>
      <w:pStyle w:val="Header"/>
      <w:jc w:val="right"/>
      <w:rPr>
        <w:rFonts w:ascii="Arial" w:hAnsi="Arial" w:cs="Arial"/>
        <w:sz w:val="20"/>
        <w:szCs w:val="20"/>
      </w:rPr>
    </w:pPr>
    <w:r w:rsidRPr="00542737">
      <w:rPr>
        <w:rFonts w:ascii="Arial" w:hAnsi="Arial" w:cs="Arial"/>
        <w:sz w:val="20"/>
        <w:szCs w:val="20"/>
      </w:rPr>
      <w:t>P01</w:t>
    </w:r>
  </w:p>
  <w:p w14:paraId="050DACC1" w14:textId="77777777" w:rsidR="00B845F1" w:rsidRPr="00542737" w:rsidRDefault="00B845F1" w:rsidP="00EC6C3D">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76232" w14:textId="77777777" w:rsidR="00B845F1" w:rsidRPr="00FF5D53" w:rsidRDefault="00B845F1" w:rsidP="007A15B6">
    <w:pPr>
      <w:pStyle w:val="Normal-Nospacing"/>
    </w:pPr>
    <w:r w:rsidRPr="00FF5D53">
      <w:rPr>
        <w:noProof/>
        <w:lang w:eastAsia="en-GB"/>
      </w:rPr>
      <w:drawing>
        <wp:anchor distT="0" distB="0" distL="114300" distR="114300" simplePos="0" relativeHeight="251673600" behindDoc="0" locked="1" layoutInCell="1" allowOverlap="1" wp14:anchorId="2876EE43" wp14:editId="759F51EF">
          <wp:simplePos x="0" y="0"/>
          <wp:positionH relativeFrom="margin">
            <wp:align>right</wp:align>
          </wp:positionH>
          <wp:positionV relativeFrom="page">
            <wp:posOffset>647700</wp:posOffset>
          </wp:positionV>
          <wp:extent cx="2447925" cy="352425"/>
          <wp:effectExtent l="0" t="0" r="9525" b="9525"/>
          <wp:wrapNone/>
          <wp:docPr id="17"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47925" cy="352425"/>
                  </a:xfrm>
                  <a:prstGeom prst="rect">
                    <a:avLst/>
                  </a:prstGeom>
                </pic:spPr>
              </pic:pic>
            </a:graphicData>
          </a:graphic>
          <wp14:sizeRelH relativeFrom="margin">
            <wp14:pctWidth>0</wp14:pctWidth>
          </wp14:sizeRelH>
          <wp14:sizeRelV relativeFrom="margin">
            <wp14:pctHeight>0</wp14:pctHeight>
          </wp14:sizeRelV>
        </wp:anchor>
      </w:drawing>
    </w:r>
  </w:p>
  <w:p w14:paraId="567EED6E" w14:textId="77777777" w:rsidR="00B845F1" w:rsidRPr="00FF5D53" w:rsidRDefault="00B845F1" w:rsidP="007A15B6">
    <w:pPr>
      <w:pStyle w:val="Normal-Nospacing"/>
    </w:pPr>
  </w:p>
  <w:p w14:paraId="5E6789EC" w14:textId="77777777" w:rsidR="00B845F1" w:rsidRPr="00FF5D53" w:rsidRDefault="00B845F1" w:rsidP="007A15B6">
    <w:pPr>
      <w:pStyle w:val="Normal-Nospacing"/>
    </w:pPr>
  </w:p>
  <w:p w14:paraId="45231154" w14:textId="77777777" w:rsidR="00B845F1" w:rsidRPr="00FF5D53" w:rsidRDefault="00B845F1" w:rsidP="007A15B6">
    <w:pPr>
      <w:pStyle w:val="Normal-Nospacing"/>
    </w:pPr>
  </w:p>
  <w:p w14:paraId="6D5CA140" w14:textId="77777777" w:rsidR="00B845F1" w:rsidRPr="00FF5D53" w:rsidRDefault="00B845F1" w:rsidP="007A15B6">
    <w:pPr>
      <w:pStyle w:val="Normal-Nospacing"/>
    </w:pPr>
  </w:p>
  <w:p w14:paraId="15A2F702" w14:textId="77777777" w:rsidR="00B845F1" w:rsidRPr="00FF5D53" w:rsidRDefault="00B845F1" w:rsidP="007A15B6">
    <w:pPr>
      <w:pStyle w:val="Normal-Nospacing"/>
    </w:pPr>
  </w:p>
  <w:p w14:paraId="27EACACA" w14:textId="77777777" w:rsidR="00B845F1" w:rsidRPr="00FF5D53" w:rsidRDefault="00B845F1" w:rsidP="007A15B6">
    <w:pPr>
      <w:pStyle w:val="Normal-Nospacing"/>
    </w:pPr>
  </w:p>
  <w:p w14:paraId="757270A9" w14:textId="77777777" w:rsidR="00B845F1" w:rsidRPr="00FF5D53" w:rsidRDefault="00B845F1" w:rsidP="007A15B6">
    <w:pPr>
      <w:pStyle w:val="Normal-Nospacing"/>
    </w:pPr>
  </w:p>
  <w:p w14:paraId="4258F5F6" w14:textId="77777777" w:rsidR="00B845F1" w:rsidRPr="00FF5D53" w:rsidRDefault="00B845F1" w:rsidP="007A15B6">
    <w:pPr>
      <w:pStyle w:val="Title"/>
    </w:pPr>
    <w:r w:rsidRPr="00FF5D53">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004B342"/>
    <w:lvl w:ilvl="0">
      <w:start w:val="1"/>
      <w:numFmt w:val="bullet"/>
      <w:lvlText w:val=""/>
      <w:lvlJc w:val="left"/>
      <w:pPr>
        <w:ind w:left="360" w:hanging="360"/>
      </w:pPr>
      <w:rPr>
        <w:rFonts w:ascii="Wingdings" w:hAnsi="Wingdings" w:hint="default"/>
        <w:color w:val="009FDA" w:themeColor="accent2"/>
      </w:rPr>
    </w:lvl>
  </w:abstractNum>
  <w:abstractNum w:abstractNumId="1" w15:restartNumberingAfterBreak="0">
    <w:nsid w:val="08A37339"/>
    <w:multiLevelType w:val="hybridMultilevel"/>
    <w:tmpl w:val="6E60C1B8"/>
    <w:lvl w:ilvl="0" w:tplc="02B8AFC2">
      <w:start w:val="1"/>
      <w:numFmt w:val="bullet"/>
      <w:pStyle w:val="CS-ListBullet"/>
      <w:lvlText w:val=""/>
      <w:lvlJc w:val="left"/>
      <w:pPr>
        <w:ind w:left="720" w:hanging="360"/>
      </w:pPr>
      <w:rPr>
        <w:rFonts w:ascii="Wingdings" w:hAnsi="Wingdings" w:hint="default"/>
        <w:color w:val="009FDA" w:themeColor="accent2"/>
      </w:rPr>
    </w:lvl>
    <w:lvl w:ilvl="1" w:tplc="1550FAE4" w:tentative="1">
      <w:start w:val="1"/>
      <w:numFmt w:val="bullet"/>
      <w:lvlText w:val="o"/>
      <w:lvlJc w:val="left"/>
      <w:pPr>
        <w:ind w:left="1440" w:hanging="360"/>
      </w:pPr>
      <w:rPr>
        <w:rFonts w:ascii="Courier New" w:hAnsi="Courier New" w:cs="Courier New" w:hint="default"/>
      </w:rPr>
    </w:lvl>
    <w:lvl w:ilvl="2" w:tplc="BD7A6994" w:tentative="1">
      <w:start w:val="1"/>
      <w:numFmt w:val="bullet"/>
      <w:lvlText w:val=""/>
      <w:lvlJc w:val="left"/>
      <w:pPr>
        <w:ind w:left="2160" w:hanging="360"/>
      </w:pPr>
      <w:rPr>
        <w:rFonts w:ascii="Wingdings" w:hAnsi="Wingdings" w:hint="default"/>
      </w:rPr>
    </w:lvl>
    <w:lvl w:ilvl="3" w:tplc="B4E4430E" w:tentative="1">
      <w:start w:val="1"/>
      <w:numFmt w:val="bullet"/>
      <w:lvlText w:val=""/>
      <w:lvlJc w:val="left"/>
      <w:pPr>
        <w:ind w:left="2880" w:hanging="360"/>
      </w:pPr>
      <w:rPr>
        <w:rFonts w:ascii="Symbol" w:hAnsi="Symbol" w:hint="default"/>
      </w:rPr>
    </w:lvl>
    <w:lvl w:ilvl="4" w:tplc="FFB44F98" w:tentative="1">
      <w:start w:val="1"/>
      <w:numFmt w:val="bullet"/>
      <w:lvlText w:val="o"/>
      <w:lvlJc w:val="left"/>
      <w:pPr>
        <w:ind w:left="3600" w:hanging="360"/>
      </w:pPr>
      <w:rPr>
        <w:rFonts w:ascii="Courier New" w:hAnsi="Courier New" w:cs="Courier New" w:hint="default"/>
      </w:rPr>
    </w:lvl>
    <w:lvl w:ilvl="5" w:tplc="D450B8D8" w:tentative="1">
      <w:start w:val="1"/>
      <w:numFmt w:val="bullet"/>
      <w:lvlText w:val=""/>
      <w:lvlJc w:val="left"/>
      <w:pPr>
        <w:ind w:left="4320" w:hanging="360"/>
      </w:pPr>
      <w:rPr>
        <w:rFonts w:ascii="Wingdings" w:hAnsi="Wingdings" w:hint="default"/>
      </w:rPr>
    </w:lvl>
    <w:lvl w:ilvl="6" w:tplc="A8CE5D1C" w:tentative="1">
      <w:start w:val="1"/>
      <w:numFmt w:val="bullet"/>
      <w:lvlText w:val=""/>
      <w:lvlJc w:val="left"/>
      <w:pPr>
        <w:ind w:left="5040" w:hanging="360"/>
      </w:pPr>
      <w:rPr>
        <w:rFonts w:ascii="Symbol" w:hAnsi="Symbol" w:hint="default"/>
      </w:rPr>
    </w:lvl>
    <w:lvl w:ilvl="7" w:tplc="90CEC5D8" w:tentative="1">
      <w:start w:val="1"/>
      <w:numFmt w:val="bullet"/>
      <w:lvlText w:val="o"/>
      <w:lvlJc w:val="left"/>
      <w:pPr>
        <w:ind w:left="5760" w:hanging="360"/>
      </w:pPr>
      <w:rPr>
        <w:rFonts w:ascii="Courier New" w:hAnsi="Courier New" w:cs="Courier New" w:hint="default"/>
      </w:rPr>
    </w:lvl>
    <w:lvl w:ilvl="8" w:tplc="828E0FEC" w:tentative="1">
      <w:start w:val="1"/>
      <w:numFmt w:val="bullet"/>
      <w:lvlText w:val=""/>
      <w:lvlJc w:val="left"/>
      <w:pPr>
        <w:ind w:left="6480" w:hanging="360"/>
      </w:pPr>
      <w:rPr>
        <w:rFonts w:ascii="Wingdings" w:hAnsi="Wingdings" w:hint="default"/>
      </w:rPr>
    </w:lvl>
  </w:abstractNum>
  <w:abstractNum w:abstractNumId="2" w15:restartNumberingAfterBreak="0">
    <w:nsid w:val="093E5096"/>
    <w:multiLevelType w:val="hybridMultilevel"/>
    <w:tmpl w:val="AD4CC87A"/>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3" w15:restartNumberingAfterBreak="0">
    <w:nsid w:val="120D2DA8"/>
    <w:multiLevelType w:val="multilevel"/>
    <w:tmpl w:val="BA4808DA"/>
    <w:name w:val="ListAlphasTT"/>
    <w:lvl w:ilvl="0">
      <w:start w:val="1"/>
      <w:numFmt w:val="lowerLetter"/>
      <w:pStyle w:val="List"/>
      <w:lvlText w:val="%1"/>
      <w:lvlJc w:val="left"/>
      <w:pPr>
        <w:tabs>
          <w:tab w:val="num" w:pos="1077"/>
        </w:tabs>
        <w:ind w:left="1077" w:hanging="283"/>
      </w:pPr>
      <w:rPr>
        <w:rFonts w:hint="default"/>
      </w:rPr>
    </w:lvl>
    <w:lvl w:ilvl="1">
      <w:start w:val="1"/>
      <w:numFmt w:val="lowerLetter"/>
      <w:pStyle w:val="List2"/>
      <w:lvlText w:val="%2"/>
      <w:lvlJc w:val="left"/>
      <w:pPr>
        <w:tabs>
          <w:tab w:val="num" w:pos="1361"/>
        </w:tabs>
        <w:ind w:left="1361" w:hanging="283"/>
      </w:pPr>
      <w:rPr>
        <w:rFonts w:hint="default"/>
      </w:rPr>
    </w:lvl>
    <w:lvl w:ilvl="2">
      <w:start w:val="1"/>
      <w:numFmt w:val="lowerLetter"/>
      <w:pStyle w:val="List3"/>
      <w:lvlText w:val="%3"/>
      <w:lvlJc w:val="left"/>
      <w:pPr>
        <w:tabs>
          <w:tab w:val="num" w:pos="1644"/>
        </w:tabs>
        <w:ind w:left="1644" w:hanging="282"/>
      </w:pPr>
      <w:rPr>
        <w:rFonts w:hint="default"/>
      </w:rPr>
    </w:lvl>
    <w:lvl w:ilvl="3">
      <w:start w:val="1"/>
      <w:numFmt w:val="lowerLetter"/>
      <w:pStyle w:val="List4"/>
      <w:lvlText w:val="%4"/>
      <w:lvlJc w:val="left"/>
      <w:pPr>
        <w:tabs>
          <w:tab w:val="num" w:pos="1928"/>
        </w:tabs>
        <w:ind w:left="1928" w:hanging="282"/>
      </w:pPr>
      <w:rPr>
        <w:rFonts w:hint="default"/>
      </w:rPr>
    </w:lvl>
    <w:lvl w:ilvl="4">
      <w:start w:val="1"/>
      <w:numFmt w:val="none"/>
      <w:lvlText w:val=""/>
      <w:lvlJc w:val="left"/>
      <w:pPr>
        <w:tabs>
          <w:tab w:val="num" w:pos="1420"/>
        </w:tabs>
        <w:ind w:left="1420" w:firstLine="510"/>
      </w:pPr>
      <w:rPr>
        <w:rFonts w:hint="default"/>
      </w:rPr>
    </w:lvl>
    <w:lvl w:ilvl="5">
      <w:start w:val="1"/>
      <w:numFmt w:val="none"/>
      <w:lvlText w:val=""/>
      <w:lvlJc w:val="right"/>
      <w:pPr>
        <w:tabs>
          <w:tab w:val="num" w:pos="1704"/>
        </w:tabs>
        <w:ind w:left="1704" w:firstLine="510"/>
      </w:pPr>
      <w:rPr>
        <w:rFonts w:hint="default"/>
      </w:rPr>
    </w:lvl>
    <w:lvl w:ilvl="6">
      <w:start w:val="1"/>
      <w:numFmt w:val="none"/>
      <w:lvlText w:val=""/>
      <w:lvlJc w:val="left"/>
      <w:pPr>
        <w:tabs>
          <w:tab w:val="num" w:pos="1988"/>
        </w:tabs>
        <w:ind w:left="1988" w:firstLine="510"/>
      </w:pPr>
      <w:rPr>
        <w:rFonts w:hint="default"/>
      </w:rPr>
    </w:lvl>
    <w:lvl w:ilvl="7">
      <w:start w:val="1"/>
      <w:numFmt w:val="none"/>
      <w:lvlText w:val=""/>
      <w:lvlJc w:val="left"/>
      <w:pPr>
        <w:tabs>
          <w:tab w:val="num" w:pos="2272"/>
        </w:tabs>
        <w:ind w:left="2272" w:firstLine="510"/>
      </w:pPr>
      <w:rPr>
        <w:rFonts w:hint="default"/>
      </w:rPr>
    </w:lvl>
    <w:lvl w:ilvl="8">
      <w:start w:val="1"/>
      <w:numFmt w:val="none"/>
      <w:lvlText w:val=""/>
      <w:lvlJc w:val="right"/>
      <w:pPr>
        <w:tabs>
          <w:tab w:val="num" w:pos="2556"/>
        </w:tabs>
        <w:ind w:left="2556" w:firstLine="510"/>
      </w:pPr>
      <w:rPr>
        <w:rFonts w:hint="default"/>
      </w:rPr>
    </w:lvl>
  </w:abstractNum>
  <w:abstractNum w:abstractNumId="4" w15:restartNumberingAfterBreak="0">
    <w:nsid w:val="13CA699D"/>
    <w:multiLevelType w:val="hybridMultilevel"/>
    <w:tmpl w:val="19D8BDA6"/>
    <w:lvl w:ilvl="0" w:tplc="BC964CD6">
      <w:start w:val="1"/>
      <w:numFmt w:val="bullet"/>
      <w:pStyle w:val="CV-ListBullet"/>
      <w:lvlText w:val=""/>
      <w:lvlJc w:val="left"/>
      <w:pPr>
        <w:ind w:left="720" w:hanging="360"/>
      </w:pPr>
      <w:rPr>
        <w:rFonts w:ascii="Wingdings" w:hAnsi="Wingdings" w:hint="default"/>
        <w:color w:val="009FDA"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A04CA5"/>
    <w:multiLevelType w:val="hybridMultilevel"/>
    <w:tmpl w:val="419A0578"/>
    <w:lvl w:ilvl="0" w:tplc="058E6ACA">
      <w:start w:val="1"/>
      <w:numFmt w:val="bullet"/>
      <w:pStyle w:val="CV-DualListBullet"/>
      <w:lvlText w:val=""/>
      <w:lvlJc w:val="left"/>
      <w:pPr>
        <w:ind w:left="720" w:hanging="360"/>
      </w:pPr>
      <w:rPr>
        <w:rFonts w:ascii="Wingdings" w:hAnsi="Wingdings" w:hint="default"/>
        <w:color w:val="009FDA" w:themeColor="accent2"/>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6" w15:restartNumberingAfterBreak="0">
    <w:nsid w:val="200052BE"/>
    <w:multiLevelType w:val="hybridMultilevel"/>
    <w:tmpl w:val="24E6D284"/>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7" w15:restartNumberingAfterBreak="0">
    <w:nsid w:val="207020CC"/>
    <w:multiLevelType w:val="hybridMultilevel"/>
    <w:tmpl w:val="9C62EFEC"/>
    <w:lvl w:ilvl="0" w:tplc="F5205B98">
      <w:start w:val="1"/>
      <w:numFmt w:val="decimal"/>
      <w:pStyle w:val="AppendixSubheading"/>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2623189"/>
    <w:multiLevelType w:val="hybridMultilevel"/>
    <w:tmpl w:val="3F74AB2E"/>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9" w15:restartNumberingAfterBreak="0">
    <w:nsid w:val="28463C4D"/>
    <w:multiLevelType w:val="multilevel"/>
    <w:tmpl w:val="8056CFF8"/>
    <w:name w:val="ListNumbersTT"/>
    <w:lvl w:ilvl="0">
      <w:start w:val="1"/>
      <w:numFmt w:val="decimal"/>
      <w:pStyle w:val="ListNumber"/>
      <w:lvlText w:val="%1"/>
      <w:lvlJc w:val="left"/>
      <w:pPr>
        <w:tabs>
          <w:tab w:val="num" w:pos="1077"/>
        </w:tabs>
        <w:ind w:left="1077" w:hanging="283"/>
      </w:pPr>
      <w:rPr>
        <w:rFonts w:hint="default"/>
      </w:rPr>
    </w:lvl>
    <w:lvl w:ilvl="1">
      <w:start w:val="1"/>
      <w:numFmt w:val="decimal"/>
      <w:pStyle w:val="ListNumber2"/>
      <w:lvlText w:val="%2"/>
      <w:lvlJc w:val="left"/>
      <w:pPr>
        <w:tabs>
          <w:tab w:val="num" w:pos="1361"/>
        </w:tabs>
        <w:ind w:left="1361" w:hanging="283"/>
      </w:pPr>
      <w:rPr>
        <w:rFonts w:hint="default"/>
      </w:rPr>
    </w:lvl>
    <w:lvl w:ilvl="2">
      <w:start w:val="1"/>
      <w:numFmt w:val="decimal"/>
      <w:pStyle w:val="ListNumber3"/>
      <w:lvlText w:val="%3"/>
      <w:lvlJc w:val="left"/>
      <w:pPr>
        <w:tabs>
          <w:tab w:val="num" w:pos="1644"/>
        </w:tabs>
        <w:ind w:left="1644" w:hanging="282"/>
      </w:pPr>
      <w:rPr>
        <w:rFonts w:hint="default"/>
      </w:rPr>
    </w:lvl>
    <w:lvl w:ilvl="3">
      <w:start w:val="1"/>
      <w:numFmt w:val="decimal"/>
      <w:pStyle w:val="ListNumber4"/>
      <w:lvlText w:val="%4"/>
      <w:lvlJc w:val="left"/>
      <w:pPr>
        <w:tabs>
          <w:tab w:val="num" w:pos="1928"/>
        </w:tabs>
        <w:ind w:left="1928" w:hanging="282"/>
      </w:pPr>
      <w:rPr>
        <w:rFonts w:hint="default"/>
      </w:rPr>
    </w:lvl>
    <w:lvl w:ilvl="4">
      <w:start w:val="1"/>
      <w:numFmt w:val="none"/>
      <w:lvlText w:val=""/>
      <w:lvlJc w:val="left"/>
      <w:pPr>
        <w:tabs>
          <w:tab w:val="num" w:pos="1420"/>
        </w:tabs>
        <w:ind w:left="1420" w:firstLine="510"/>
      </w:pPr>
      <w:rPr>
        <w:rFonts w:hint="default"/>
      </w:rPr>
    </w:lvl>
    <w:lvl w:ilvl="5">
      <w:start w:val="1"/>
      <w:numFmt w:val="none"/>
      <w:lvlText w:val=""/>
      <w:lvlJc w:val="right"/>
      <w:pPr>
        <w:tabs>
          <w:tab w:val="num" w:pos="1704"/>
        </w:tabs>
        <w:ind w:left="1704" w:firstLine="510"/>
      </w:pPr>
      <w:rPr>
        <w:rFonts w:hint="default"/>
      </w:rPr>
    </w:lvl>
    <w:lvl w:ilvl="6">
      <w:start w:val="1"/>
      <w:numFmt w:val="none"/>
      <w:lvlText w:val=""/>
      <w:lvlJc w:val="left"/>
      <w:pPr>
        <w:tabs>
          <w:tab w:val="num" w:pos="1988"/>
        </w:tabs>
        <w:ind w:left="1988" w:firstLine="510"/>
      </w:pPr>
      <w:rPr>
        <w:rFonts w:hint="default"/>
      </w:rPr>
    </w:lvl>
    <w:lvl w:ilvl="7">
      <w:start w:val="1"/>
      <w:numFmt w:val="none"/>
      <w:lvlText w:val=""/>
      <w:lvlJc w:val="left"/>
      <w:pPr>
        <w:tabs>
          <w:tab w:val="num" w:pos="2272"/>
        </w:tabs>
        <w:ind w:left="2272" w:firstLine="510"/>
      </w:pPr>
      <w:rPr>
        <w:rFonts w:hint="default"/>
      </w:rPr>
    </w:lvl>
    <w:lvl w:ilvl="8">
      <w:start w:val="1"/>
      <w:numFmt w:val="none"/>
      <w:lvlText w:val=""/>
      <w:lvlJc w:val="right"/>
      <w:pPr>
        <w:tabs>
          <w:tab w:val="num" w:pos="2556"/>
        </w:tabs>
        <w:ind w:left="2556" w:firstLine="510"/>
      </w:pPr>
      <w:rPr>
        <w:rFonts w:hint="default"/>
      </w:rPr>
    </w:lvl>
  </w:abstractNum>
  <w:abstractNum w:abstractNumId="10" w15:restartNumberingAfterBreak="0">
    <w:nsid w:val="293923F5"/>
    <w:multiLevelType w:val="hybridMultilevel"/>
    <w:tmpl w:val="57DAAE04"/>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11" w15:restartNumberingAfterBreak="0">
    <w:nsid w:val="2C9A4F78"/>
    <w:multiLevelType w:val="hybridMultilevel"/>
    <w:tmpl w:val="0C3831D6"/>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12" w15:restartNumberingAfterBreak="0">
    <w:nsid w:val="343E7E62"/>
    <w:multiLevelType w:val="hybridMultilevel"/>
    <w:tmpl w:val="9E48C1FC"/>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13" w15:restartNumberingAfterBreak="0">
    <w:nsid w:val="36547FBD"/>
    <w:multiLevelType w:val="hybridMultilevel"/>
    <w:tmpl w:val="B0E4D05C"/>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14" w15:restartNumberingAfterBreak="0">
    <w:nsid w:val="393D2B04"/>
    <w:multiLevelType w:val="hybridMultilevel"/>
    <w:tmpl w:val="F4561642"/>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15" w15:restartNumberingAfterBreak="0">
    <w:nsid w:val="3F2D6356"/>
    <w:multiLevelType w:val="hybridMultilevel"/>
    <w:tmpl w:val="455C51B2"/>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16" w15:restartNumberingAfterBreak="0">
    <w:nsid w:val="464C03B3"/>
    <w:multiLevelType w:val="multilevel"/>
    <w:tmpl w:val="F578919E"/>
    <w:lvl w:ilvl="0">
      <w:start w:val="1"/>
      <w:numFmt w:val="decimal"/>
      <w:pStyle w:val="Heading1"/>
      <w:lvlText w:val="%1"/>
      <w:lvlJc w:val="left"/>
      <w:pPr>
        <w:ind w:left="794" w:hanging="794"/>
      </w:pPr>
      <w:rPr>
        <w:b/>
        <w:bCs/>
        <w:i w:val="0"/>
        <w:iCs w:val="0"/>
        <w:caps w:val="0"/>
        <w:smallCaps w:val="0"/>
        <w:strike w:val="0"/>
        <w:dstrike w:val="0"/>
        <w:outline w:val="0"/>
        <w:shadow w:val="0"/>
        <w:emboss w:val="0"/>
        <w:imprint w:val="0"/>
        <w:noProof w:val="0"/>
        <w:vanish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794" w:hanging="794"/>
      </w:pPr>
      <w:rPr>
        <w:b/>
        <w:bCs w:val="0"/>
        <w:i w:val="0"/>
        <w:iCs w:val="0"/>
        <w:caps w:val="0"/>
        <w:smallCaps w:val="0"/>
        <w:strike w:val="0"/>
        <w:dstrike w:val="0"/>
        <w:noProof w:val="0"/>
        <w:vanish w:val="0"/>
        <w:color w:val="404040" w:themeColor="text1" w:themeTint="BF"/>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4338" w:hanging="794"/>
      </w:pPr>
      <w:rPr>
        <w:b w:val="0"/>
        <w:bCs w:val="0"/>
        <w:i w:val="0"/>
        <w:iCs w:val="0"/>
        <w:caps w:val="0"/>
        <w:smallCaps w:val="0"/>
        <w:strike w:val="0"/>
        <w:dstrike w:val="0"/>
        <w:outline w:val="0"/>
        <w:shadow w:val="0"/>
        <w:emboss w:val="0"/>
        <w:imprint w:val="0"/>
        <w:noProof w:val="0"/>
        <w:vanish w:val="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794" w:hanging="79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794" w:hanging="794"/>
      </w:pPr>
      <w:rPr>
        <w:rFonts w:hint="default"/>
      </w:rPr>
    </w:lvl>
    <w:lvl w:ilvl="5">
      <w:start w:val="1"/>
      <w:numFmt w:val="decimal"/>
      <w:lvlText w:val="%1.%2.%3.%4.%5.%6"/>
      <w:lvlJc w:val="left"/>
      <w:pPr>
        <w:ind w:left="794" w:hanging="794"/>
      </w:pPr>
      <w:rPr>
        <w:rFonts w:hint="default"/>
      </w:rPr>
    </w:lvl>
    <w:lvl w:ilvl="6">
      <w:start w:val="1"/>
      <w:numFmt w:val="decimal"/>
      <w:lvlText w:val="%1.%2.%3.%4.%5.%6.%7"/>
      <w:lvlJc w:val="left"/>
      <w:pPr>
        <w:ind w:left="794" w:hanging="794"/>
      </w:pPr>
      <w:rPr>
        <w:rFonts w:hint="default"/>
      </w:rPr>
    </w:lvl>
    <w:lvl w:ilvl="7">
      <w:start w:val="1"/>
      <w:numFmt w:val="decimal"/>
      <w:lvlText w:val="%1.%2.%3.%4.%5.%6.%7.%8"/>
      <w:lvlJc w:val="left"/>
      <w:pPr>
        <w:ind w:left="794" w:hanging="794"/>
      </w:pPr>
      <w:rPr>
        <w:rFonts w:hint="default"/>
      </w:rPr>
    </w:lvl>
    <w:lvl w:ilvl="8">
      <w:start w:val="1"/>
      <w:numFmt w:val="decimal"/>
      <w:lvlText w:val="%1.%2.%3.%4.%5.%6.%7.%8.%9"/>
      <w:lvlJc w:val="left"/>
      <w:pPr>
        <w:ind w:left="794" w:hanging="794"/>
      </w:pPr>
      <w:rPr>
        <w:rFonts w:hint="default"/>
      </w:rPr>
    </w:lvl>
  </w:abstractNum>
  <w:abstractNum w:abstractNumId="17" w15:restartNumberingAfterBreak="0">
    <w:nsid w:val="4BE7276D"/>
    <w:multiLevelType w:val="hybridMultilevel"/>
    <w:tmpl w:val="92FC380E"/>
    <w:lvl w:ilvl="0" w:tplc="F60855E4">
      <w:start w:val="1"/>
      <w:numFmt w:val="bullet"/>
      <w:lvlText w:val=""/>
      <w:lvlJc w:val="left"/>
      <w:pPr>
        <w:ind w:left="720" w:hanging="360"/>
      </w:pPr>
      <w:rPr>
        <w:rFonts w:ascii="Wingdings" w:hAnsi="Wingdings" w:hint="default"/>
      </w:rPr>
    </w:lvl>
    <w:lvl w:ilvl="1" w:tplc="A4086A8C">
      <w:start w:val="1"/>
      <w:numFmt w:val="bullet"/>
      <w:lvlText w:val="o"/>
      <w:lvlJc w:val="left"/>
      <w:pPr>
        <w:ind w:left="1440" w:hanging="360"/>
      </w:pPr>
      <w:rPr>
        <w:rFonts w:ascii="Courier New" w:hAnsi="Courier New" w:hint="default"/>
      </w:rPr>
    </w:lvl>
    <w:lvl w:ilvl="2" w:tplc="05782554">
      <w:start w:val="1"/>
      <w:numFmt w:val="bullet"/>
      <w:lvlText w:val=""/>
      <w:lvlJc w:val="left"/>
      <w:pPr>
        <w:ind w:left="2160" w:hanging="360"/>
      </w:pPr>
      <w:rPr>
        <w:rFonts w:ascii="Wingdings" w:hAnsi="Wingdings" w:hint="default"/>
      </w:rPr>
    </w:lvl>
    <w:lvl w:ilvl="3" w:tplc="6B6ED3CC">
      <w:start w:val="1"/>
      <w:numFmt w:val="bullet"/>
      <w:lvlText w:val=""/>
      <w:lvlJc w:val="left"/>
      <w:pPr>
        <w:ind w:left="2880" w:hanging="360"/>
      </w:pPr>
      <w:rPr>
        <w:rFonts w:ascii="Symbol" w:hAnsi="Symbol" w:hint="default"/>
      </w:rPr>
    </w:lvl>
    <w:lvl w:ilvl="4" w:tplc="F2C4DB78">
      <w:start w:val="1"/>
      <w:numFmt w:val="bullet"/>
      <w:lvlText w:val="o"/>
      <w:lvlJc w:val="left"/>
      <w:pPr>
        <w:ind w:left="3600" w:hanging="360"/>
      </w:pPr>
      <w:rPr>
        <w:rFonts w:ascii="Courier New" w:hAnsi="Courier New" w:hint="default"/>
      </w:rPr>
    </w:lvl>
    <w:lvl w:ilvl="5" w:tplc="1756B558">
      <w:start w:val="1"/>
      <w:numFmt w:val="bullet"/>
      <w:lvlText w:val=""/>
      <w:lvlJc w:val="left"/>
      <w:pPr>
        <w:ind w:left="4320" w:hanging="360"/>
      </w:pPr>
      <w:rPr>
        <w:rFonts w:ascii="Wingdings" w:hAnsi="Wingdings" w:hint="default"/>
      </w:rPr>
    </w:lvl>
    <w:lvl w:ilvl="6" w:tplc="7C7063E2">
      <w:start w:val="1"/>
      <w:numFmt w:val="bullet"/>
      <w:lvlText w:val=""/>
      <w:lvlJc w:val="left"/>
      <w:pPr>
        <w:ind w:left="5040" w:hanging="360"/>
      </w:pPr>
      <w:rPr>
        <w:rFonts w:ascii="Symbol" w:hAnsi="Symbol" w:hint="default"/>
      </w:rPr>
    </w:lvl>
    <w:lvl w:ilvl="7" w:tplc="5A6EB6E8">
      <w:start w:val="1"/>
      <w:numFmt w:val="bullet"/>
      <w:lvlText w:val="o"/>
      <w:lvlJc w:val="left"/>
      <w:pPr>
        <w:ind w:left="5760" w:hanging="360"/>
      </w:pPr>
      <w:rPr>
        <w:rFonts w:ascii="Courier New" w:hAnsi="Courier New" w:hint="default"/>
      </w:rPr>
    </w:lvl>
    <w:lvl w:ilvl="8" w:tplc="8FBA4032">
      <w:start w:val="1"/>
      <w:numFmt w:val="bullet"/>
      <w:lvlText w:val=""/>
      <w:lvlJc w:val="left"/>
      <w:pPr>
        <w:ind w:left="6480" w:hanging="360"/>
      </w:pPr>
      <w:rPr>
        <w:rFonts w:ascii="Wingdings" w:hAnsi="Wingdings" w:hint="default"/>
      </w:rPr>
    </w:lvl>
  </w:abstractNum>
  <w:abstractNum w:abstractNumId="18" w15:restartNumberingAfterBreak="0">
    <w:nsid w:val="64B36772"/>
    <w:multiLevelType w:val="hybridMultilevel"/>
    <w:tmpl w:val="B170BDC4"/>
    <w:lvl w:ilvl="0" w:tplc="0E461920">
      <w:start w:val="1"/>
      <w:numFmt w:val="bullet"/>
      <w:pStyle w:val="CS-DualListBullet"/>
      <w:lvlText w:val=""/>
      <w:lvlJc w:val="left"/>
      <w:pPr>
        <w:ind w:left="720" w:hanging="360"/>
      </w:pPr>
      <w:rPr>
        <w:rFonts w:ascii="Wingdings" w:hAnsi="Wingdings" w:hint="default"/>
        <w:color w:val="009FDA" w:themeColor="accent2"/>
      </w:rPr>
    </w:lvl>
    <w:lvl w:ilvl="1" w:tplc="266E8EF6" w:tentative="1">
      <w:start w:val="1"/>
      <w:numFmt w:val="bullet"/>
      <w:lvlText w:val="o"/>
      <w:lvlJc w:val="left"/>
      <w:pPr>
        <w:ind w:left="1440" w:hanging="360"/>
      </w:pPr>
      <w:rPr>
        <w:rFonts w:ascii="Courier New" w:hAnsi="Courier New" w:cs="Courier New" w:hint="default"/>
      </w:rPr>
    </w:lvl>
    <w:lvl w:ilvl="2" w:tplc="1E9EF9C8" w:tentative="1">
      <w:start w:val="1"/>
      <w:numFmt w:val="bullet"/>
      <w:lvlText w:val=""/>
      <w:lvlJc w:val="left"/>
      <w:pPr>
        <w:ind w:left="2160" w:hanging="360"/>
      </w:pPr>
      <w:rPr>
        <w:rFonts w:ascii="Wingdings" w:hAnsi="Wingdings" w:hint="default"/>
      </w:rPr>
    </w:lvl>
    <w:lvl w:ilvl="3" w:tplc="15105300" w:tentative="1">
      <w:start w:val="1"/>
      <w:numFmt w:val="bullet"/>
      <w:lvlText w:val=""/>
      <w:lvlJc w:val="left"/>
      <w:pPr>
        <w:ind w:left="2880" w:hanging="360"/>
      </w:pPr>
      <w:rPr>
        <w:rFonts w:ascii="Symbol" w:hAnsi="Symbol" w:hint="default"/>
      </w:rPr>
    </w:lvl>
    <w:lvl w:ilvl="4" w:tplc="AA4A5AC0" w:tentative="1">
      <w:start w:val="1"/>
      <w:numFmt w:val="bullet"/>
      <w:lvlText w:val="o"/>
      <w:lvlJc w:val="left"/>
      <w:pPr>
        <w:ind w:left="3600" w:hanging="360"/>
      </w:pPr>
      <w:rPr>
        <w:rFonts w:ascii="Courier New" w:hAnsi="Courier New" w:cs="Courier New" w:hint="default"/>
      </w:rPr>
    </w:lvl>
    <w:lvl w:ilvl="5" w:tplc="09E4ACD0" w:tentative="1">
      <w:start w:val="1"/>
      <w:numFmt w:val="bullet"/>
      <w:lvlText w:val=""/>
      <w:lvlJc w:val="left"/>
      <w:pPr>
        <w:ind w:left="4320" w:hanging="360"/>
      </w:pPr>
      <w:rPr>
        <w:rFonts w:ascii="Wingdings" w:hAnsi="Wingdings" w:hint="default"/>
      </w:rPr>
    </w:lvl>
    <w:lvl w:ilvl="6" w:tplc="47B2DDC4" w:tentative="1">
      <w:start w:val="1"/>
      <w:numFmt w:val="bullet"/>
      <w:lvlText w:val=""/>
      <w:lvlJc w:val="left"/>
      <w:pPr>
        <w:ind w:left="5040" w:hanging="360"/>
      </w:pPr>
      <w:rPr>
        <w:rFonts w:ascii="Symbol" w:hAnsi="Symbol" w:hint="default"/>
      </w:rPr>
    </w:lvl>
    <w:lvl w:ilvl="7" w:tplc="27286FA6" w:tentative="1">
      <w:start w:val="1"/>
      <w:numFmt w:val="bullet"/>
      <w:lvlText w:val="o"/>
      <w:lvlJc w:val="left"/>
      <w:pPr>
        <w:ind w:left="5760" w:hanging="360"/>
      </w:pPr>
      <w:rPr>
        <w:rFonts w:ascii="Courier New" w:hAnsi="Courier New" w:cs="Courier New" w:hint="default"/>
      </w:rPr>
    </w:lvl>
    <w:lvl w:ilvl="8" w:tplc="A0BAAEB8" w:tentative="1">
      <w:start w:val="1"/>
      <w:numFmt w:val="bullet"/>
      <w:lvlText w:val=""/>
      <w:lvlJc w:val="left"/>
      <w:pPr>
        <w:ind w:left="6480" w:hanging="360"/>
      </w:pPr>
      <w:rPr>
        <w:rFonts w:ascii="Wingdings" w:hAnsi="Wingdings" w:hint="default"/>
      </w:rPr>
    </w:lvl>
  </w:abstractNum>
  <w:abstractNum w:abstractNumId="19" w15:restartNumberingAfterBreak="0">
    <w:nsid w:val="66F47092"/>
    <w:multiLevelType w:val="hybridMultilevel"/>
    <w:tmpl w:val="D408B562"/>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20" w15:restartNumberingAfterBreak="0">
    <w:nsid w:val="694E2CEB"/>
    <w:multiLevelType w:val="hybridMultilevel"/>
    <w:tmpl w:val="FD425CE0"/>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21" w15:restartNumberingAfterBreak="0">
    <w:nsid w:val="75BB63E7"/>
    <w:multiLevelType w:val="multilevel"/>
    <w:tmpl w:val="78F4B4DC"/>
    <w:name w:val="ListRomansTT"/>
    <w:lvl w:ilvl="0">
      <w:start w:val="1"/>
      <w:numFmt w:val="lowerRoman"/>
      <w:pStyle w:val="ilist"/>
      <w:lvlText w:val="%1"/>
      <w:lvlJc w:val="left"/>
      <w:pPr>
        <w:tabs>
          <w:tab w:val="num" w:pos="1077"/>
        </w:tabs>
        <w:ind w:left="1077" w:hanging="283"/>
      </w:pPr>
      <w:rPr>
        <w:rFonts w:hint="default"/>
      </w:rPr>
    </w:lvl>
    <w:lvl w:ilvl="1">
      <w:start w:val="1"/>
      <w:numFmt w:val="lowerRoman"/>
      <w:pStyle w:val="ilist2"/>
      <w:lvlText w:val="%2"/>
      <w:lvlJc w:val="left"/>
      <w:pPr>
        <w:tabs>
          <w:tab w:val="num" w:pos="1361"/>
        </w:tabs>
        <w:ind w:left="1361" w:hanging="284"/>
      </w:pPr>
      <w:rPr>
        <w:rFonts w:hint="default"/>
      </w:rPr>
    </w:lvl>
    <w:lvl w:ilvl="2">
      <w:start w:val="1"/>
      <w:numFmt w:val="lowerRoman"/>
      <w:lvlRestart w:val="1"/>
      <w:pStyle w:val="ilist3"/>
      <w:lvlText w:val="%3"/>
      <w:lvlJc w:val="left"/>
      <w:pPr>
        <w:tabs>
          <w:tab w:val="num" w:pos="1644"/>
        </w:tabs>
        <w:ind w:left="1644" w:hanging="283"/>
      </w:pPr>
      <w:rPr>
        <w:rFonts w:hint="default"/>
      </w:rPr>
    </w:lvl>
    <w:lvl w:ilvl="3">
      <w:start w:val="1"/>
      <w:numFmt w:val="lowerRoman"/>
      <w:lvlRestart w:val="1"/>
      <w:pStyle w:val="ilist4"/>
      <w:lvlText w:val="%4"/>
      <w:lvlJc w:val="left"/>
      <w:pPr>
        <w:tabs>
          <w:tab w:val="num" w:pos="1928"/>
        </w:tabs>
        <w:ind w:left="1928" w:hanging="284"/>
      </w:pPr>
      <w:rPr>
        <w:rFonts w:hint="default"/>
      </w:rPr>
    </w:lvl>
    <w:lvl w:ilvl="4">
      <w:start w:val="1"/>
      <w:numFmt w:val="none"/>
      <w:lvlText w:val=""/>
      <w:lvlJc w:val="left"/>
      <w:pPr>
        <w:tabs>
          <w:tab w:val="num" w:pos="1928"/>
        </w:tabs>
        <w:ind w:left="1928" w:firstLine="0"/>
      </w:pPr>
      <w:rPr>
        <w:rFonts w:hint="default"/>
      </w:rPr>
    </w:lvl>
    <w:lvl w:ilvl="5">
      <w:start w:val="1"/>
      <w:numFmt w:val="none"/>
      <w:lvlText w:val=""/>
      <w:lvlJc w:val="left"/>
      <w:pPr>
        <w:ind w:left="1928" w:firstLine="0"/>
      </w:pPr>
      <w:rPr>
        <w:rFonts w:hint="default"/>
      </w:rPr>
    </w:lvl>
    <w:lvl w:ilvl="6">
      <w:start w:val="1"/>
      <w:numFmt w:val="none"/>
      <w:lvlText w:val=""/>
      <w:lvlJc w:val="left"/>
      <w:pPr>
        <w:ind w:left="1928" w:firstLine="0"/>
      </w:pPr>
      <w:rPr>
        <w:rFonts w:hint="default"/>
      </w:rPr>
    </w:lvl>
    <w:lvl w:ilvl="7">
      <w:start w:val="1"/>
      <w:numFmt w:val="none"/>
      <w:lvlText w:val=""/>
      <w:lvlJc w:val="left"/>
      <w:pPr>
        <w:ind w:left="1928" w:firstLine="0"/>
      </w:pPr>
      <w:rPr>
        <w:rFonts w:hint="default"/>
      </w:rPr>
    </w:lvl>
    <w:lvl w:ilvl="8">
      <w:start w:val="1"/>
      <w:numFmt w:val="none"/>
      <w:lvlText w:val=""/>
      <w:lvlJc w:val="left"/>
      <w:pPr>
        <w:ind w:left="1928" w:firstLine="952"/>
      </w:pPr>
      <w:rPr>
        <w:rFonts w:hint="default"/>
      </w:rPr>
    </w:lvl>
  </w:abstractNum>
  <w:abstractNum w:abstractNumId="22" w15:restartNumberingAfterBreak="0">
    <w:nsid w:val="7B455D41"/>
    <w:multiLevelType w:val="multilevel"/>
    <w:tmpl w:val="72E42160"/>
    <w:name w:val="ListBulletsTT"/>
    <w:lvl w:ilvl="0">
      <w:start w:val="1"/>
      <w:numFmt w:val="bullet"/>
      <w:pStyle w:val="ListBullet"/>
      <w:lvlText w:val=""/>
      <w:lvlJc w:val="left"/>
      <w:pPr>
        <w:ind w:left="1154" w:hanging="360"/>
      </w:pPr>
      <w:rPr>
        <w:rFonts w:ascii="Wingdings" w:hAnsi="Wingdings" w:hint="default"/>
        <w:color w:val="5E6A71" w:themeColor="text2"/>
      </w:rPr>
    </w:lvl>
    <w:lvl w:ilvl="1">
      <w:start w:val="1"/>
      <w:numFmt w:val="bullet"/>
      <w:pStyle w:val="ListBullet2"/>
      <w:lvlText w:val=""/>
      <w:lvlJc w:val="left"/>
      <w:pPr>
        <w:tabs>
          <w:tab w:val="num" w:pos="1361"/>
        </w:tabs>
        <w:ind w:left="1361" w:hanging="284"/>
      </w:pPr>
      <w:rPr>
        <w:rFonts w:ascii="Wingdings" w:hAnsi="Wingdings" w:hint="default"/>
        <w:color w:val="009FDA" w:themeColor="accent2"/>
      </w:rPr>
    </w:lvl>
    <w:lvl w:ilvl="2">
      <w:start w:val="1"/>
      <w:numFmt w:val="bullet"/>
      <w:pStyle w:val="ListBullet3"/>
      <w:lvlText w:val=""/>
      <w:lvlJc w:val="left"/>
      <w:pPr>
        <w:tabs>
          <w:tab w:val="num" w:pos="1644"/>
        </w:tabs>
        <w:ind w:left="1644" w:hanging="283"/>
      </w:pPr>
      <w:rPr>
        <w:rFonts w:ascii="Wingdings" w:hAnsi="Wingdings" w:hint="default"/>
        <w:color w:val="009FDA" w:themeColor="accent2"/>
      </w:rPr>
    </w:lvl>
    <w:lvl w:ilvl="3">
      <w:start w:val="1"/>
      <w:numFmt w:val="bullet"/>
      <w:pStyle w:val="ListBullet4"/>
      <w:lvlText w:val=""/>
      <w:lvlJc w:val="left"/>
      <w:pPr>
        <w:tabs>
          <w:tab w:val="num" w:pos="1928"/>
        </w:tabs>
        <w:ind w:left="1928" w:hanging="284"/>
      </w:pPr>
      <w:rPr>
        <w:rFonts w:ascii="Wingdings" w:hAnsi="Wingdings" w:hint="default"/>
        <w:color w:val="009FDA" w:themeColor="accent2"/>
      </w:rPr>
    </w:lvl>
    <w:lvl w:ilvl="4">
      <w:start w:val="1"/>
      <w:numFmt w:val="none"/>
      <w:lvlText w:val=""/>
      <w:lvlJc w:val="left"/>
      <w:pPr>
        <w:ind w:left="1420" w:hanging="284"/>
      </w:pPr>
      <w:rPr>
        <w:rFonts w:hint="default"/>
      </w:rPr>
    </w:lvl>
    <w:lvl w:ilvl="5">
      <w:start w:val="1"/>
      <w:numFmt w:val="none"/>
      <w:lvlText w:val=""/>
      <w:lvlJc w:val="left"/>
      <w:pPr>
        <w:ind w:left="1701" w:hanging="281"/>
      </w:pPr>
      <w:rPr>
        <w:rFonts w:hint="default"/>
      </w:rPr>
    </w:lvl>
    <w:lvl w:ilvl="6">
      <w:start w:val="1"/>
      <w:numFmt w:val="none"/>
      <w:lvlText w:val=""/>
      <w:lvlJc w:val="left"/>
      <w:pPr>
        <w:ind w:left="1985" w:hanging="284"/>
      </w:pPr>
      <w:rPr>
        <w:rFonts w:hint="default"/>
      </w:rPr>
    </w:lvl>
    <w:lvl w:ilvl="7">
      <w:start w:val="1"/>
      <w:numFmt w:val="none"/>
      <w:lvlText w:val=""/>
      <w:lvlJc w:val="left"/>
      <w:pPr>
        <w:ind w:left="2268" w:hanging="283"/>
      </w:pPr>
      <w:rPr>
        <w:rFonts w:hint="default"/>
      </w:rPr>
    </w:lvl>
    <w:lvl w:ilvl="8">
      <w:start w:val="1"/>
      <w:numFmt w:val="none"/>
      <w:lvlText w:val=""/>
      <w:lvlJc w:val="left"/>
      <w:pPr>
        <w:ind w:left="2552" w:hanging="284"/>
      </w:pPr>
      <w:rPr>
        <w:rFonts w:hint="default"/>
      </w:rPr>
    </w:lvl>
  </w:abstractNum>
  <w:abstractNum w:abstractNumId="23" w15:restartNumberingAfterBreak="0">
    <w:nsid w:val="7EB36832"/>
    <w:multiLevelType w:val="hybridMultilevel"/>
    <w:tmpl w:val="0B18EA88"/>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num w:numId="1">
    <w:abstractNumId w:val="16"/>
  </w:num>
  <w:num w:numId="2">
    <w:abstractNumId w:val="3"/>
  </w:num>
  <w:num w:numId="3">
    <w:abstractNumId w:val="22"/>
  </w:num>
  <w:num w:numId="4">
    <w:abstractNumId w:val="9"/>
  </w:num>
  <w:num w:numId="5">
    <w:abstractNumId w:val="1"/>
  </w:num>
  <w:num w:numId="6">
    <w:abstractNumId w:val="18"/>
  </w:num>
  <w:num w:numId="7">
    <w:abstractNumId w:val="5"/>
  </w:num>
  <w:num w:numId="8">
    <w:abstractNumId w:val="21"/>
  </w:num>
  <w:num w:numId="9">
    <w:abstractNumId w:val="4"/>
  </w:num>
  <w:num w:numId="10">
    <w:abstractNumId w:val="14"/>
  </w:num>
  <w:num w:numId="11">
    <w:abstractNumId w:val="6"/>
  </w:num>
  <w:num w:numId="12">
    <w:abstractNumId w:val="15"/>
  </w:num>
  <w:num w:numId="13">
    <w:abstractNumId w:val="8"/>
  </w:num>
  <w:num w:numId="14">
    <w:abstractNumId w:val="13"/>
  </w:num>
  <w:num w:numId="15">
    <w:abstractNumId w:val="23"/>
  </w:num>
  <w:num w:numId="16">
    <w:abstractNumId w:val="2"/>
  </w:num>
  <w:num w:numId="17">
    <w:abstractNumId w:val="19"/>
  </w:num>
  <w:num w:numId="18">
    <w:abstractNumId w:val="20"/>
  </w:num>
  <w:num w:numId="19">
    <w:abstractNumId w:val="12"/>
  </w:num>
  <w:num w:numId="20">
    <w:abstractNumId w:val="10"/>
  </w:num>
  <w:num w:numId="21">
    <w:abstractNumId w:val="11"/>
  </w:num>
  <w:num w:numId="22">
    <w:abstractNumId w:val="0"/>
  </w:num>
  <w:num w:numId="23">
    <w:abstractNumId w:val="17"/>
  </w:num>
  <w:num w:numId="24">
    <w:abstractNumId w:val="7"/>
  </w:num>
  <w:num w:numId="25">
    <w:abstractNumId w:val="7"/>
    <w:lvlOverride w:ilvl="0">
      <w:startOverride w:val="1"/>
    </w:lvlOverride>
  </w:num>
  <w:num w:numId="26">
    <w:abstractNumId w:val="7"/>
    <w:lvlOverride w:ilvl="0">
      <w:startOverride w:val="1"/>
    </w:lvlOverride>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all Murphy">
    <w15:presenceInfo w15:providerId="AD" w15:userId="S::Niall.Murphy@turntown.co.uk::ab7130f1-3e92-4623-b5d5-64749dd08c95"/>
  </w15:person>
  <w15:person w15:author="Laurice Peverett">
    <w15:presenceInfo w15:providerId="AD" w15:userId="S::laurice.peverett@turntown.com::de5f301b-4bb9-4290-8044-99f6884f82c5"/>
  </w15:person>
  <w15:person w15:author="Niall Murphy [2]">
    <w15:presenceInfo w15:providerId="AD" w15:userId="S-1-5-21-1946787941-2044399403-4202523076-168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attachedTemplate r:id="rId1"/>
  <w:trackRevisions/>
  <w:styleLockTheme/>
  <w:styleLockQFSet/>
  <w:defaultTabStop w:val="720"/>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D53"/>
    <w:rsid w:val="00005615"/>
    <w:rsid w:val="000061B7"/>
    <w:rsid w:val="000067D3"/>
    <w:rsid w:val="00006ED9"/>
    <w:rsid w:val="0000761D"/>
    <w:rsid w:val="00007AFE"/>
    <w:rsid w:val="00010D00"/>
    <w:rsid w:val="00011676"/>
    <w:rsid w:val="00013DEB"/>
    <w:rsid w:val="0002097E"/>
    <w:rsid w:val="00020EC2"/>
    <w:rsid w:val="00021C4C"/>
    <w:rsid w:val="00024F75"/>
    <w:rsid w:val="0002565B"/>
    <w:rsid w:val="00026DB8"/>
    <w:rsid w:val="00030A08"/>
    <w:rsid w:val="000331B8"/>
    <w:rsid w:val="00040663"/>
    <w:rsid w:val="000435D4"/>
    <w:rsid w:val="0005095A"/>
    <w:rsid w:val="0006021E"/>
    <w:rsid w:val="000631A8"/>
    <w:rsid w:val="00064055"/>
    <w:rsid w:val="000659EE"/>
    <w:rsid w:val="00067789"/>
    <w:rsid w:val="000740B4"/>
    <w:rsid w:val="000757C0"/>
    <w:rsid w:val="00075841"/>
    <w:rsid w:val="0008130D"/>
    <w:rsid w:val="0008457E"/>
    <w:rsid w:val="00084A7B"/>
    <w:rsid w:val="00087DDD"/>
    <w:rsid w:val="000910E6"/>
    <w:rsid w:val="00092C96"/>
    <w:rsid w:val="000952C2"/>
    <w:rsid w:val="0009688F"/>
    <w:rsid w:val="0009714C"/>
    <w:rsid w:val="000A68C4"/>
    <w:rsid w:val="000A6FA8"/>
    <w:rsid w:val="000B0882"/>
    <w:rsid w:val="000B4534"/>
    <w:rsid w:val="000B5A1A"/>
    <w:rsid w:val="000B6E89"/>
    <w:rsid w:val="000B7C41"/>
    <w:rsid w:val="000B7F39"/>
    <w:rsid w:val="000C1064"/>
    <w:rsid w:val="000C140A"/>
    <w:rsid w:val="000C255E"/>
    <w:rsid w:val="000C33AD"/>
    <w:rsid w:val="000C3DFE"/>
    <w:rsid w:val="000C4917"/>
    <w:rsid w:val="000C7A3D"/>
    <w:rsid w:val="000D1BCD"/>
    <w:rsid w:val="000D40E0"/>
    <w:rsid w:val="000D4C07"/>
    <w:rsid w:val="000D4F9E"/>
    <w:rsid w:val="000E0F56"/>
    <w:rsid w:val="000E0FA2"/>
    <w:rsid w:val="000E16AD"/>
    <w:rsid w:val="000E206F"/>
    <w:rsid w:val="000E3BA3"/>
    <w:rsid w:val="000E428D"/>
    <w:rsid w:val="000F0EB6"/>
    <w:rsid w:val="000F42D3"/>
    <w:rsid w:val="000F62C2"/>
    <w:rsid w:val="000F77A0"/>
    <w:rsid w:val="000F78B8"/>
    <w:rsid w:val="00101FBE"/>
    <w:rsid w:val="001033E1"/>
    <w:rsid w:val="00106901"/>
    <w:rsid w:val="0010780C"/>
    <w:rsid w:val="001121B8"/>
    <w:rsid w:val="00112BB9"/>
    <w:rsid w:val="00114E53"/>
    <w:rsid w:val="001168F0"/>
    <w:rsid w:val="00120FE6"/>
    <w:rsid w:val="001255C6"/>
    <w:rsid w:val="00126231"/>
    <w:rsid w:val="001302E7"/>
    <w:rsid w:val="00130E17"/>
    <w:rsid w:val="001316FD"/>
    <w:rsid w:val="00131D80"/>
    <w:rsid w:val="00131F96"/>
    <w:rsid w:val="001331F0"/>
    <w:rsid w:val="0013455C"/>
    <w:rsid w:val="00142D49"/>
    <w:rsid w:val="001501CD"/>
    <w:rsid w:val="00150D06"/>
    <w:rsid w:val="00154976"/>
    <w:rsid w:val="0015514F"/>
    <w:rsid w:val="00156573"/>
    <w:rsid w:val="001603D4"/>
    <w:rsid w:val="001612AF"/>
    <w:rsid w:val="001645BA"/>
    <w:rsid w:val="00165AA2"/>
    <w:rsid w:val="00167691"/>
    <w:rsid w:val="0017126C"/>
    <w:rsid w:val="00171A4D"/>
    <w:rsid w:val="00172D31"/>
    <w:rsid w:val="00173E67"/>
    <w:rsid w:val="001742C5"/>
    <w:rsid w:val="00176136"/>
    <w:rsid w:val="00184EAD"/>
    <w:rsid w:val="00191291"/>
    <w:rsid w:val="00191CAA"/>
    <w:rsid w:val="001925D5"/>
    <w:rsid w:val="001944C0"/>
    <w:rsid w:val="00195435"/>
    <w:rsid w:val="0019544C"/>
    <w:rsid w:val="00196D02"/>
    <w:rsid w:val="00197747"/>
    <w:rsid w:val="001A063E"/>
    <w:rsid w:val="001B0084"/>
    <w:rsid w:val="001B0C18"/>
    <w:rsid w:val="001B164E"/>
    <w:rsid w:val="001B16E0"/>
    <w:rsid w:val="001B7946"/>
    <w:rsid w:val="001C54A7"/>
    <w:rsid w:val="001C6528"/>
    <w:rsid w:val="001C7B37"/>
    <w:rsid w:val="001D0F72"/>
    <w:rsid w:val="001D3310"/>
    <w:rsid w:val="001E0CA0"/>
    <w:rsid w:val="001E1F1B"/>
    <w:rsid w:val="001E2698"/>
    <w:rsid w:val="001E309F"/>
    <w:rsid w:val="001E45A1"/>
    <w:rsid w:val="001E63C5"/>
    <w:rsid w:val="001F2611"/>
    <w:rsid w:val="001F2D07"/>
    <w:rsid w:val="001F3CC7"/>
    <w:rsid w:val="001F5196"/>
    <w:rsid w:val="001F521F"/>
    <w:rsid w:val="001F5A73"/>
    <w:rsid w:val="001F7A43"/>
    <w:rsid w:val="0020095D"/>
    <w:rsid w:val="002017EB"/>
    <w:rsid w:val="002021C9"/>
    <w:rsid w:val="00202EBB"/>
    <w:rsid w:val="002057BB"/>
    <w:rsid w:val="0020600B"/>
    <w:rsid w:val="002134C0"/>
    <w:rsid w:val="0021663B"/>
    <w:rsid w:val="00221EC8"/>
    <w:rsid w:val="00231E6E"/>
    <w:rsid w:val="00234124"/>
    <w:rsid w:val="002346BD"/>
    <w:rsid w:val="00234EB6"/>
    <w:rsid w:val="0023545B"/>
    <w:rsid w:val="00237684"/>
    <w:rsid w:val="00237DF2"/>
    <w:rsid w:val="00241608"/>
    <w:rsid w:val="00244756"/>
    <w:rsid w:val="00250069"/>
    <w:rsid w:val="002522FA"/>
    <w:rsid w:val="00252805"/>
    <w:rsid w:val="00253167"/>
    <w:rsid w:val="00255A08"/>
    <w:rsid w:val="00260CF3"/>
    <w:rsid w:val="00261CFE"/>
    <w:rsid w:val="002633F0"/>
    <w:rsid w:val="00276C1D"/>
    <w:rsid w:val="0028036F"/>
    <w:rsid w:val="0028057C"/>
    <w:rsid w:val="00280F48"/>
    <w:rsid w:val="00280F9A"/>
    <w:rsid w:val="00284956"/>
    <w:rsid w:val="00284DA8"/>
    <w:rsid w:val="00285396"/>
    <w:rsid w:val="002903F5"/>
    <w:rsid w:val="002927B3"/>
    <w:rsid w:val="00292AB7"/>
    <w:rsid w:val="00295BF6"/>
    <w:rsid w:val="00295E50"/>
    <w:rsid w:val="00296E37"/>
    <w:rsid w:val="002A1D6B"/>
    <w:rsid w:val="002A2DE1"/>
    <w:rsid w:val="002A79CB"/>
    <w:rsid w:val="002B106A"/>
    <w:rsid w:val="002B1855"/>
    <w:rsid w:val="002B2437"/>
    <w:rsid w:val="002B49DA"/>
    <w:rsid w:val="002B4A49"/>
    <w:rsid w:val="002B519E"/>
    <w:rsid w:val="002B6A51"/>
    <w:rsid w:val="002C463A"/>
    <w:rsid w:val="002C5F78"/>
    <w:rsid w:val="002D2064"/>
    <w:rsid w:val="002D3C91"/>
    <w:rsid w:val="002D41A3"/>
    <w:rsid w:val="002D4220"/>
    <w:rsid w:val="002E518C"/>
    <w:rsid w:val="002E7004"/>
    <w:rsid w:val="002F0272"/>
    <w:rsid w:val="002F71A4"/>
    <w:rsid w:val="00300093"/>
    <w:rsid w:val="00305098"/>
    <w:rsid w:val="003051E1"/>
    <w:rsid w:val="00307182"/>
    <w:rsid w:val="00310845"/>
    <w:rsid w:val="0031191A"/>
    <w:rsid w:val="00311C63"/>
    <w:rsid w:val="00316466"/>
    <w:rsid w:val="00317115"/>
    <w:rsid w:val="003175D5"/>
    <w:rsid w:val="00320EF7"/>
    <w:rsid w:val="00323F90"/>
    <w:rsid w:val="0032589F"/>
    <w:rsid w:val="003264F3"/>
    <w:rsid w:val="00326C6A"/>
    <w:rsid w:val="00326DF7"/>
    <w:rsid w:val="00327019"/>
    <w:rsid w:val="0032750C"/>
    <w:rsid w:val="0033133B"/>
    <w:rsid w:val="003358A4"/>
    <w:rsid w:val="00335B41"/>
    <w:rsid w:val="00335FF9"/>
    <w:rsid w:val="003362E7"/>
    <w:rsid w:val="00340DE2"/>
    <w:rsid w:val="00342441"/>
    <w:rsid w:val="00344E29"/>
    <w:rsid w:val="00345C45"/>
    <w:rsid w:val="00350FF5"/>
    <w:rsid w:val="00352467"/>
    <w:rsid w:val="00361E05"/>
    <w:rsid w:val="00366FC6"/>
    <w:rsid w:val="00367CA8"/>
    <w:rsid w:val="00375249"/>
    <w:rsid w:val="00376D22"/>
    <w:rsid w:val="003827D4"/>
    <w:rsid w:val="0038309C"/>
    <w:rsid w:val="00384B6B"/>
    <w:rsid w:val="00391DE8"/>
    <w:rsid w:val="00391EC9"/>
    <w:rsid w:val="003A064C"/>
    <w:rsid w:val="003A36C1"/>
    <w:rsid w:val="003A3A6A"/>
    <w:rsid w:val="003A41AC"/>
    <w:rsid w:val="003A4DC4"/>
    <w:rsid w:val="003A70CC"/>
    <w:rsid w:val="003A7B74"/>
    <w:rsid w:val="003B39A7"/>
    <w:rsid w:val="003B4431"/>
    <w:rsid w:val="003B612A"/>
    <w:rsid w:val="003B65A2"/>
    <w:rsid w:val="003B6DB3"/>
    <w:rsid w:val="003B7440"/>
    <w:rsid w:val="003C0CC8"/>
    <w:rsid w:val="003C216D"/>
    <w:rsid w:val="003C301A"/>
    <w:rsid w:val="003C412A"/>
    <w:rsid w:val="003C6061"/>
    <w:rsid w:val="003C6341"/>
    <w:rsid w:val="003D21DF"/>
    <w:rsid w:val="003D3290"/>
    <w:rsid w:val="003D4FC6"/>
    <w:rsid w:val="003D5D6B"/>
    <w:rsid w:val="003D6CDB"/>
    <w:rsid w:val="003E0FE8"/>
    <w:rsid w:val="003E1F88"/>
    <w:rsid w:val="003E51C3"/>
    <w:rsid w:val="003E6C3D"/>
    <w:rsid w:val="003E6CCF"/>
    <w:rsid w:val="003F05C9"/>
    <w:rsid w:val="003F1AD7"/>
    <w:rsid w:val="003F2840"/>
    <w:rsid w:val="003F2C6E"/>
    <w:rsid w:val="003F303E"/>
    <w:rsid w:val="00400875"/>
    <w:rsid w:val="0040269B"/>
    <w:rsid w:val="004039BE"/>
    <w:rsid w:val="00403AE1"/>
    <w:rsid w:val="00407B62"/>
    <w:rsid w:val="004156A6"/>
    <w:rsid w:val="0041712A"/>
    <w:rsid w:val="004204B8"/>
    <w:rsid w:val="00422AB8"/>
    <w:rsid w:val="00424F34"/>
    <w:rsid w:val="004252A8"/>
    <w:rsid w:val="004254C7"/>
    <w:rsid w:val="004268FA"/>
    <w:rsid w:val="00430AEA"/>
    <w:rsid w:val="00434C7B"/>
    <w:rsid w:val="00435BA0"/>
    <w:rsid w:val="0043700B"/>
    <w:rsid w:val="00437B8B"/>
    <w:rsid w:val="00441AB4"/>
    <w:rsid w:val="00441C81"/>
    <w:rsid w:val="004428CF"/>
    <w:rsid w:val="00442965"/>
    <w:rsid w:val="00445CA1"/>
    <w:rsid w:val="004462AE"/>
    <w:rsid w:val="00446436"/>
    <w:rsid w:val="00451375"/>
    <w:rsid w:val="004519C4"/>
    <w:rsid w:val="004520DC"/>
    <w:rsid w:val="00452B8D"/>
    <w:rsid w:val="00456AD3"/>
    <w:rsid w:val="0045702A"/>
    <w:rsid w:val="00457390"/>
    <w:rsid w:val="00463E2E"/>
    <w:rsid w:val="00465CDD"/>
    <w:rsid w:val="00466B6B"/>
    <w:rsid w:val="00471202"/>
    <w:rsid w:val="004715DE"/>
    <w:rsid w:val="0047190B"/>
    <w:rsid w:val="00471C7C"/>
    <w:rsid w:val="00476D5A"/>
    <w:rsid w:val="0048185C"/>
    <w:rsid w:val="00481DB0"/>
    <w:rsid w:val="004825DB"/>
    <w:rsid w:val="00482D33"/>
    <w:rsid w:val="0048427C"/>
    <w:rsid w:val="004851E5"/>
    <w:rsid w:val="00486E43"/>
    <w:rsid w:val="0048735E"/>
    <w:rsid w:val="004907C9"/>
    <w:rsid w:val="00496B44"/>
    <w:rsid w:val="00497034"/>
    <w:rsid w:val="004A144A"/>
    <w:rsid w:val="004A2C52"/>
    <w:rsid w:val="004A4EC4"/>
    <w:rsid w:val="004A59E4"/>
    <w:rsid w:val="004A6F04"/>
    <w:rsid w:val="004A72B1"/>
    <w:rsid w:val="004B2DA9"/>
    <w:rsid w:val="004B3D14"/>
    <w:rsid w:val="004B4565"/>
    <w:rsid w:val="004B5BDB"/>
    <w:rsid w:val="004C0A9F"/>
    <w:rsid w:val="004C41B5"/>
    <w:rsid w:val="004C47A3"/>
    <w:rsid w:val="004C7173"/>
    <w:rsid w:val="004D094F"/>
    <w:rsid w:val="004D0AA3"/>
    <w:rsid w:val="004D0C4A"/>
    <w:rsid w:val="004D0FF4"/>
    <w:rsid w:val="004D21D9"/>
    <w:rsid w:val="004D4597"/>
    <w:rsid w:val="004D4E75"/>
    <w:rsid w:val="004E1541"/>
    <w:rsid w:val="004E3949"/>
    <w:rsid w:val="004F1668"/>
    <w:rsid w:val="004F5568"/>
    <w:rsid w:val="004F6071"/>
    <w:rsid w:val="00500416"/>
    <w:rsid w:val="005146AA"/>
    <w:rsid w:val="0052053C"/>
    <w:rsid w:val="00522DED"/>
    <w:rsid w:val="00522E68"/>
    <w:rsid w:val="005249F8"/>
    <w:rsid w:val="00525310"/>
    <w:rsid w:val="005309FA"/>
    <w:rsid w:val="00531BC3"/>
    <w:rsid w:val="005369F7"/>
    <w:rsid w:val="005420FC"/>
    <w:rsid w:val="00542737"/>
    <w:rsid w:val="0054294F"/>
    <w:rsid w:val="00545020"/>
    <w:rsid w:val="00546D41"/>
    <w:rsid w:val="00547649"/>
    <w:rsid w:val="00553139"/>
    <w:rsid w:val="0055479F"/>
    <w:rsid w:val="00557774"/>
    <w:rsid w:val="00557A89"/>
    <w:rsid w:val="005603F3"/>
    <w:rsid w:val="00562A57"/>
    <w:rsid w:val="0056669A"/>
    <w:rsid w:val="00566708"/>
    <w:rsid w:val="005667D8"/>
    <w:rsid w:val="00570C35"/>
    <w:rsid w:val="005710F0"/>
    <w:rsid w:val="00572B90"/>
    <w:rsid w:val="00573A8E"/>
    <w:rsid w:val="00574DC0"/>
    <w:rsid w:val="00575696"/>
    <w:rsid w:val="005760A0"/>
    <w:rsid w:val="00576858"/>
    <w:rsid w:val="00576F74"/>
    <w:rsid w:val="0057720B"/>
    <w:rsid w:val="00581A00"/>
    <w:rsid w:val="00585111"/>
    <w:rsid w:val="00586946"/>
    <w:rsid w:val="00587FFB"/>
    <w:rsid w:val="00592879"/>
    <w:rsid w:val="00595EB8"/>
    <w:rsid w:val="005A0028"/>
    <w:rsid w:val="005A2A65"/>
    <w:rsid w:val="005A5C7D"/>
    <w:rsid w:val="005A7577"/>
    <w:rsid w:val="005B1593"/>
    <w:rsid w:val="005B2D4A"/>
    <w:rsid w:val="005B38A6"/>
    <w:rsid w:val="005B5424"/>
    <w:rsid w:val="005B5E9C"/>
    <w:rsid w:val="005C35A1"/>
    <w:rsid w:val="005C56A5"/>
    <w:rsid w:val="005C6B25"/>
    <w:rsid w:val="005D34CE"/>
    <w:rsid w:val="005D63C3"/>
    <w:rsid w:val="005D6CC5"/>
    <w:rsid w:val="005D7884"/>
    <w:rsid w:val="005D7D3C"/>
    <w:rsid w:val="005D7FEA"/>
    <w:rsid w:val="005E0303"/>
    <w:rsid w:val="005E0EC8"/>
    <w:rsid w:val="005E583E"/>
    <w:rsid w:val="005E6135"/>
    <w:rsid w:val="005E6E6E"/>
    <w:rsid w:val="005F323E"/>
    <w:rsid w:val="005F3412"/>
    <w:rsid w:val="005F735F"/>
    <w:rsid w:val="005F75C4"/>
    <w:rsid w:val="006007E1"/>
    <w:rsid w:val="006025DC"/>
    <w:rsid w:val="00604903"/>
    <w:rsid w:val="00604945"/>
    <w:rsid w:val="00607EE7"/>
    <w:rsid w:val="00610E10"/>
    <w:rsid w:val="00612956"/>
    <w:rsid w:val="00614BF6"/>
    <w:rsid w:val="00616131"/>
    <w:rsid w:val="006178CB"/>
    <w:rsid w:val="00624A72"/>
    <w:rsid w:val="00626C24"/>
    <w:rsid w:val="00630E20"/>
    <w:rsid w:val="006342C4"/>
    <w:rsid w:val="0063462B"/>
    <w:rsid w:val="00634DC0"/>
    <w:rsid w:val="00634FA7"/>
    <w:rsid w:val="00636014"/>
    <w:rsid w:val="0063632B"/>
    <w:rsid w:val="00641770"/>
    <w:rsid w:val="00643EF1"/>
    <w:rsid w:val="0064744A"/>
    <w:rsid w:val="00650AE6"/>
    <w:rsid w:val="00653DD2"/>
    <w:rsid w:val="00654AC2"/>
    <w:rsid w:val="00660C65"/>
    <w:rsid w:val="006629FA"/>
    <w:rsid w:val="00664DE3"/>
    <w:rsid w:val="006700E6"/>
    <w:rsid w:val="006735F5"/>
    <w:rsid w:val="006759AA"/>
    <w:rsid w:val="00676251"/>
    <w:rsid w:val="006846BD"/>
    <w:rsid w:val="00684E30"/>
    <w:rsid w:val="00687F45"/>
    <w:rsid w:val="006952F8"/>
    <w:rsid w:val="00696519"/>
    <w:rsid w:val="0069680A"/>
    <w:rsid w:val="00697460"/>
    <w:rsid w:val="006A0132"/>
    <w:rsid w:val="006A0570"/>
    <w:rsid w:val="006A1EE4"/>
    <w:rsid w:val="006A2C63"/>
    <w:rsid w:val="006A46FF"/>
    <w:rsid w:val="006A4BC1"/>
    <w:rsid w:val="006B0C40"/>
    <w:rsid w:val="006B0D23"/>
    <w:rsid w:val="006B0EB3"/>
    <w:rsid w:val="006B550A"/>
    <w:rsid w:val="006B61FA"/>
    <w:rsid w:val="006C4E96"/>
    <w:rsid w:val="006C4FF5"/>
    <w:rsid w:val="006C5060"/>
    <w:rsid w:val="006C6728"/>
    <w:rsid w:val="006C73DE"/>
    <w:rsid w:val="006D09B9"/>
    <w:rsid w:val="006D0A06"/>
    <w:rsid w:val="006D0AF4"/>
    <w:rsid w:val="006D11BF"/>
    <w:rsid w:val="006D1AA7"/>
    <w:rsid w:val="006D495A"/>
    <w:rsid w:val="006E1D0C"/>
    <w:rsid w:val="006E47C4"/>
    <w:rsid w:val="006E5E77"/>
    <w:rsid w:val="006F0304"/>
    <w:rsid w:val="006F11FE"/>
    <w:rsid w:val="006F3148"/>
    <w:rsid w:val="006F6580"/>
    <w:rsid w:val="00702829"/>
    <w:rsid w:val="007037BE"/>
    <w:rsid w:val="00704307"/>
    <w:rsid w:val="007045E5"/>
    <w:rsid w:val="00704683"/>
    <w:rsid w:val="00704CDE"/>
    <w:rsid w:val="007071FB"/>
    <w:rsid w:val="00707ED9"/>
    <w:rsid w:val="00712053"/>
    <w:rsid w:val="007125D1"/>
    <w:rsid w:val="007144E4"/>
    <w:rsid w:val="00714930"/>
    <w:rsid w:val="00715938"/>
    <w:rsid w:val="00717E09"/>
    <w:rsid w:val="00721EE9"/>
    <w:rsid w:val="0072484D"/>
    <w:rsid w:val="0072629C"/>
    <w:rsid w:val="007355E5"/>
    <w:rsid w:val="007371C3"/>
    <w:rsid w:val="00740B03"/>
    <w:rsid w:val="00752420"/>
    <w:rsid w:val="00753A43"/>
    <w:rsid w:val="00757B7F"/>
    <w:rsid w:val="007632B0"/>
    <w:rsid w:val="0076596E"/>
    <w:rsid w:val="00766EB0"/>
    <w:rsid w:val="00772D13"/>
    <w:rsid w:val="00774633"/>
    <w:rsid w:val="00774B35"/>
    <w:rsid w:val="007773E8"/>
    <w:rsid w:val="007779C4"/>
    <w:rsid w:val="00782E55"/>
    <w:rsid w:val="00783975"/>
    <w:rsid w:val="00784D14"/>
    <w:rsid w:val="007854BA"/>
    <w:rsid w:val="00786873"/>
    <w:rsid w:val="00790863"/>
    <w:rsid w:val="00792CFC"/>
    <w:rsid w:val="00794186"/>
    <w:rsid w:val="007946B2"/>
    <w:rsid w:val="007A05F8"/>
    <w:rsid w:val="007A08E1"/>
    <w:rsid w:val="007A15B6"/>
    <w:rsid w:val="007A1FF4"/>
    <w:rsid w:val="007A2A6D"/>
    <w:rsid w:val="007A3D0D"/>
    <w:rsid w:val="007A560B"/>
    <w:rsid w:val="007A67BD"/>
    <w:rsid w:val="007B1526"/>
    <w:rsid w:val="007B1E5B"/>
    <w:rsid w:val="007B32FD"/>
    <w:rsid w:val="007B3B19"/>
    <w:rsid w:val="007B4463"/>
    <w:rsid w:val="007C197A"/>
    <w:rsid w:val="007C2A69"/>
    <w:rsid w:val="007C59C8"/>
    <w:rsid w:val="007D2728"/>
    <w:rsid w:val="007D28E1"/>
    <w:rsid w:val="007D2F57"/>
    <w:rsid w:val="007D725C"/>
    <w:rsid w:val="007E197B"/>
    <w:rsid w:val="007E2157"/>
    <w:rsid w:val="007E3FCF"/>
    <w:rsid w:val="007E4468"/>
    <w:rsid w:val="007E624A"/>
    <w:rsid w:val="007F1C15"/>
    <w:rsid w:val="007F2266"/>
    <w:rsid w:val="007F2CBB"/>
    <w:rsid w:val="007F35FB"/>
    <w:rsid w:val="007F4BE2"/>
    <w:rsid w:val="007F4C84"/>
    <w:rsid w:val="007F5B00"/>
    <w:rsid w:val="00801445"/>
    <w:rsid w:val="008019F9"/>
    <w:rsid w:val="00801E2C"/>
    <w:rsid w:val="00805225"/>
    <w:rsid w:val="008057A2"/>
    <w:rsid w:val="008064BE"/>
    <w:rsid w:val="00810F5A"/>
    <w:rsid w:val="00811E7E"/>
    <w:rsid w:val="008152AB"/>
    <w:rsid w:val="008174FA"/>
    <w:rsid w:val="00817763"/>
    <w:rsid w:val="00822085"/>
    <w:rsid w:val="0082522D"/>
    <w:rsid w:val="00831A31"/>
    <w:rsid w:val="008326F9"/>
    <w:rsid w:val="0083356C"/>
    <w:rsid w:val="008356C2"/>
    <w:rsid w:val="0083617E"/>
    <w:rsid w:val="008365A7"/>
    <w:rsid w:val="008370DF"/>
    <w:rsid w:val="008401D6"/>
    <w:rsid w:val="00843748"/>
    <w:rsid w:val="00843D9C"/>
    <w:rsid w:val="008445D1"/>
    <w:rsid w:val="00844A1B"/>
    <w:rsid w:val="008479F8"/>
    <w:rsid w:val="0085248F"/>
    <w:rsid w:val="00853A10"/>
    <w:rsid w:val="008554FE"/>
    <w:rsid w:val="00860378"/>
    <w:rsid w:val="00860689"/>
    <w:rsid w:val="00861242"/>
    <w:rsid w:val="008645CA"/>
    <w:rsid w:val="0086640F"/>
    <w:rsid w:val="00871F13"/>
    <w:rsid w:val="008723EA"/>
    <w:rsid w:val="00882F29"/>
    <w:rsid w:val="00882FEF"/>
    <w:rsid w:val="0088313A"/>
    <w:rsid w:val="00884919"/>
    <w:rsid w:val="008868BB"/>
    <w:rsid w:val="0089491F"/>
    <w:rsid w:val="00895E82"/>
    <w:rsid w:val="00896E40"/>
    <w:rsid w:val="008A1505"/>
    <w:rsid w:val="008A16BD"/>
    <w:rsid w:val="008B1A3B"/>
    <w:rsid w:val="008B5691"/>
    <w:rsid w:val="008B5881"/>
    <w:rsid w:val="008B7C95"/>
    <w:rsid w:val="008C0926"/>
    <w:rsid w:val="008C2B60"/>
    <w:rsid w:val="008C3F41"/>
    <w:rsid w:val="008C4D8F"/>
    <w:rsid w:val="008C675C"/>
    <w:rsid w:val="008C705A"/>
    <w:rsid w:val="008C70F5"/>
    <w:rsid w:val="008D04A2"/>
    <w:rsid w:val="008D07BD"/>
    <w:rsid w:val="008D0E11"/>
    <w:rsid w:val="008D10F7"/>
    <w:rsid w:val="008D1391"/>
    <w:rsid w:val="008D1959"/>
    <w:rsid w:val="008D4935"/>
    <w:rsid w:val="008D68F9"/>
    <w:rsid w:val="008D709C"/>
    <w:rsid w:val="008D73BC"/>
    <w:rsid w:val="008E11C7"/>
    <w:rsid w:val="008E22D4"/>
    <w:rsid w:val="008E23EC"/>
    <w:rsid w:val="008E5244"/>
    <w:rsid w:val="008E5C0B"/>
    <w:rsid w:val="008E6FFB"/>
    <w:rsid w:val="008F1A75"/>
    <w:rsid w:val="008F1EA7"/>
    <w:rsid w:val="008F3DB9"/>
    <w:rsid w:val="008F4BCB"/>
    <w:rsid w:val="008F4EC1"/>
    <w:rsid w:val="009006FC"/>
    <w:rsid w:val="0091068B"/>
    <w:rsid w:val="00913CA2"/>
    <w:rsid w:val="00913E81"/>
    <w:rsid w:val="0091596A"/>
    <w:rsid w:val="00916538"/>
    <w:rsid w:val="00916BC8"/>
    <w:rsid w:val="009175CC"/>
    <w:rsid w:val="00917726"/>
    <w:rsid w:val="0091781D"/>
    <w:rsid w:val="0092110E"/>
    <w:rsid w:val="009319BE"/>
    <w:rsid w:val="009363F1"/>
    <w:rsid w:val="00936BBE"/>
    <w:rsid w:val="00937C3B"/>
    <w:rsid w:val="00943EB4"/>
    <w:rsid w:val="0094594F"/>
    <w:rsid w:val="009464B3"/>
    <w:rsid w:val="00950B33"/>
    <w:rsid w:val="0095121C"/>
    <w:rsid w:val="0095283E"/>
    <w:rsid w:val="00952938"/>
    <w:rsid w:val="00952A00"/>
    <w:rsid w:val="00952A5D"/>
    <w:rsid w:val="009605A5"/>
    <w:rsid w:val="009625D6"/>
    <w:rsid w:val="00963B1D"/>
    <w:rsid w:val="0096493D"/>
    <w:rsid w:val="00967B67"/>
    <w:rsid w:val="0097567B"/>
    <w:rsid w:val="00975C9C"/>
    <w:rsid w:val="00980607"/>
    <w:rsid w:val="00980CEE"/>
    <w:rsid w:val="0098158F"/>
    <w:rsid w:val="00983B3E"/>
    <w:rsid w:val="00987EF9"/>
    <w:rsid w:val="009914E6"/>
    <w:rsid w:val="009A04A2"/>
    <w:rsid w:val="009A5420"/>
    <w:rsid w:val="009B2390"/>
    <w:rsid w:val="009B2EBB"/>
    <w:rsid w:val="009B3645"/>
    <w:rsid w:val="009C1691"/>
    <w:rsid w:val="009C6446"/>
    <w:rsid w:val="009D0D56"/>
    <w:rsid w:val="009D31CE"/>
    <w:rsid w:val="009D4770"/>
    <w:rsid w:val="009D7E76"/>
    <w:rsid w:val="009E0042"/>
    <w:rsid w:val="009E46C5"/>
    <w:rsid w:val="009E7A21"/>
    <w:rsid w:val="009F2D4C"/>
    <w:rsid w:val="009F2E72"/>
    <w:rsid w:val="009F305B"/>
    <w:rsid w:val="009F5334"/>
    <w:rsid w:val="009F7FD4"/>
    <w:rsid w:val="00A0119B"/>
    <w:rsid w:val="00A016DD"/>
    <w:rsid w:val="00A0225F"/>
    <w:rsid w:val="00A02554"/>
    <w:rsid w:val="00A03DF1"/>
    <w:rsid w:val="00A0462F"/>
    <w:rsid w:val="00A07C58"/>
    <w:rsid w:val="00A10EE3"/>
    <w:rsid w:val="00A13145"/>
    <w:rsid w:val="00A17A91"/>
    <w:rsid w:val="00A20EB6"/>
    <w:rsid w:val="00A23121"/>
    <w:rsid w:val="00A24B06"/>
    <w:rsid w:val="00A256F9"/>
    <w:rsid w:val="00A268DC"/>
    <w:rsid w:val="00A2724F"/>
    <w:rsid w:val="00A3285A"/>
    <w:rsid w:val="00A32D95"/>
    <w:rsid w:val="00A37F80"/>
    <w:rsid w:val="00A419EC"/>
    <w:rsid w:val="00A44A24"/>
    <w:rsid w:val="00A44B5C"/>
    <w:rsid w:val="00A44EE5"/>
    <w:rsid w:val="00A4580A"/>
    <w:rsid w:val="00A47D61"/>
    <w:rsid w:val="00A47E84"/>
    <w:rsid w:val="00A565F5"/>
    <w:rsid w:val="00A64E0F"/>
    <w:rsid w:val="00A72AD0"/>
    <w:rsid w:val="00A77752"/>
    <w:rsid w:val="00A806FC"/>
    <w:rsid w:val="00A81766"/>
    <w:rsid w:val="00A82E29"/>
    <w:rsid w:val="00A8425B"/>
    <w:rsid w:val="00A8729C"/>
    <w:rsid w:val="00A9163D"/>
    <w:rsid w:val="00A944E6"/>
    <w:rsid w:val="00A95314"/>
    <w:rsid w:val="00AA0DE8"/>
    <w:rsid w:val="00AA3681"/>
    <w:rsid w:val="00AA5C30"/>
    <w:rsid w:val="00AB11D5"/>
    <w:rsid w:val="00AB2605"/>
    <w:rsid w:val="00AB4747"/>
    <w:rsid w:val="00AC3896"/>
    <w:rsid w:val="00AC46E3"/>
    <w:rsid w:val="00AC73BB"/>
    <w:rsid w:val="00AD0E8D"/>
    <w:rsid w:val="00AD17FB"/>
    <w:rsid w:val="00AD3557"/>
    <w:rsid w:val="00AD3BDD"/>
    <w:rsid w:val="00AD61BA"/>
    <w:rsid w:val="00AD6F05"/>
    <w:rsid w:val="00AE1C64"/>
    <w:rsid w:val="00AE3FA7"/>
    <w:rsid w:val="00AE4B40"/>
    <w:rsid w:val="00AE4EA8"/>
    <w:rsid w:val="00AF1368"/>
    <w:rsid w:val="00AF752D"/>
    <w:rsid w:val="00B00F17"/>
    <w:rsid w:val="00B01E4C"/>
    <w:rsid w:val="00B023E2"/>
    <w:rsid w:val="00B07750"/>
    <w:rsid w:val="00B078A0"/>
    <w:rsid w:val="00B1088E"/>
    <w:rsid w:val="00B124EC"/>
    <w:rsid w:val="00B1376A"/>
    <w:rsid w:val="00B14BD7"/>
    <w:rsid w:val="00B16516"/>
    <w:rsid w:val="00B16644"/>
    <w:rsid w:val="00B17BF1"/>
    <w:rsid w:val="00B2008A"/>
    <w:rsid w:val="00B203AA"/>
    <w:rsid w:val="00B22427"/>
    <w:rsid w:val="00B235AA"/>
    <w:rsid w:val="00B23CAE"/>
    <w:rsid w:val="00B3066A"/>
    <w:rsid w:val="00B308B0"/>
    <w:rsid w:val="00B316A4"/>
    <w:rsid w:val="00B3314F"/>
    <w:rsid w:val="00B35102"/>
    <w:rsid w:val="00B3575C"/>
    <w:rsid w:val="00B37203"/>
    <w:rsid w:val="00B3769F"/>
    <w:rsid w:val="00B4109D"/>
    <w:rsid w:val="00B41B6F"/>
    <w:rsid w:val="00B42179"/>
    <w:rsid w:val="00B462B1"/>
    <w:rsid w:val="00B472A5"/>
    <w:rsid w:val="00B473BB"/>
    <w:rsid w:val="00B50082"/>
    <w:rsid w:val="00B57028"/>
    <w:rsid w:val="00B63F55"/>
    <w:rsid w:val="00B65BB3"/>
    <w:rsid w:val="00B70992"/>
    <w:rsid w:val="00B74ED0"/>
    <w:rsid w:val="00B77CBC"/>
    <w:rsid w:val="00B80894"/>
    <w:rsid w:val="00B81D3C"/>
    <w:rsid w:val="00B83B42"/>
    <w:rsid w:val="00B845F1"/>
    <w:rsid w:val="00B871F7"/>
    <w:rsid w:val="00B906C2"/>
    <w:rsid w:val="00B91154"/>
    <w:rsid w:val="00B94108"/>
    <w:rsid w:val="00B941A2"/>
    <w:rsid w:val="00BA20F4"/>
    <w:rsid w:val="00BA3095"/>
    <w:rsid w:val="00BA32AF"/>
    <w:rsid w:val="00BA5497"/>
    <w:rsid w:val="00BB1B32"/>
    <w:rsid w:val="00BB2B24"/>
    <w:rsid w:val="00BB51AF"/>
    <w:rsid w:val="00BC23A5"/>
    <w:rsid w:val="00BC37DC"/>
    <w:rsid w:val="00BC5CAF"/>
    <w:rsid w:val="00BC676B"/>
    <w:rsid w:val="00BC73FC"/>
    <w:rsid w:val="00BC7DDE"/>
    <w:rsid w:val="00BC7E84"/>
    <w:rsid w:val="00BD072D"/>
    <w:rsid w:val="00BD29A5"/>
    <w:rsid w:val="00BD3F91"/>
    <w:rsid w:val="00BD6752"/>
    <w:rsid w:val="00BE0305"/>
    <w:rsid w:val="00BE193D"/>
    <w:rsid w:val="00BE2F93"/>
    <w:rsid w:val="00BE3062"/>
    <w:rsid w:val="00BE3D64"/>
    <w:rsid w:val="00BE44F7"/>
    <w:rsid w:val="00BE5492"/>
    <w:rsid w:val="00BE68AA"/>
    <w:rsid w:val="00BE6BA6"/>
    <w:rsid w:val="00BE6CE7"/>
    <w:rsid w:val="00BE73E4"/>
    <w:rsid w:val="00BE7833"/>
    <w:rsid w:val="00BF0D75"/>
    <w:rsid w:val="00BF0FDD"/>
    <w:rsid w:val="00BF1FA2"/>
    <w:rsid w:val="00BF42AF"/>
    <w:rsid w:val="00BF4DAA"/>
    <w:rsid w:val="00BF5585"/>
    <w:rsid w:val="00C00D95"/>
    <w:rsid w:val="00C01F11"/>
    <w:rsid w:val="00C0315F"/>
    <w:rsid w:val="00C03370"/>
    <w:rsid w:val="00C04D5F"/>
    <w:rsid w:val="00C07BDB"/>
    <w:rsid w:val="00C07C0F"/>
    <w:rsid w:val="00C114CC"/>
    <w:rsid w:val="00C1300B"/>
    <w:rsid w:val="00C13796"/>
    <w:rsid w:val="00C13E37"/>
    <w:rsid w:val="00C1430D"/>
    <w:rsid w:val="00C162EA"/>
    <w:rsid w:val="00C208A7"/>
    <w:rsid w:val="00C26FB1"/>
    <w:rsid w:val="00C27FCC"/>
    <w:rsid w:val="00C30437"/>
    <w:rsid w:val="00C31484"/>
    <w:rsid w:val="00C314FA"/>
    <w:rsid w:val="00C31805"/>
    <w:rsid w:val="00C31AC9"/>
    <w:rsid w:val="00C3282E"/>
    <w:rsid w:val="00C32839"/>
    <w:rsid w:val="00C3327E"/>
    <w:rsid w:val="00C336AA"/>
    <w:rsid w:val="00C34144"/>
    <w:rsid w:val="00C35069"/>
    <w:rsid w:val="00C35C34"/>
    <w:rsid w:val="00C3708F"/>
    <w:rsid w:val="00C37978"/>
    <w:rsid w:val="00C405E5"/>
    <w:rsid w:val="00C42C0F"/>
    <w:rsid w:val="00C45BC0"/>
    <w:rsid w:val="00C51293"/>
    <w:rsid w:val="00C51A34"/>
    <w:rsid w:val="00C53583"/>
    <w:rsid w:val="00C54E61"/>
    <w:rsid w:val="00C5557A"/>
    <w:rsid w:val="00C55F80"/>
    <w:rsid w:val="00C56BA2"/>
    <w:rsid w:val="00C61E7B"/>
    <w:rsid w:val="00C64314"/>
    <w:rsid w:val="00C6508D"/>
    <w:rsid w:val="00C65809"/>
    <w:rsid w:val="00C65A04"/>
    <w:rsid w:val="00C66704"/>
    <w:rsid w:val="00C75AFD"/>
    <w:rsid w:val="00C75FA0"/>
    <w:rsid w:val="00C76A81"/>
    <w:rsid w:val="00C77505"/>
    <w:rsid w:val="00C77C6A"/>
    <w:rsid w:val="00C80961"/>
    <w:rsid w:val="00C80A64"/>
    <w:rsid w:val="00C817EE"/>
    <w:rsid w:val="00C831AB"/>
    <w:rsid w:val="00C83528"/>
    <w:rsid w:val="00C84B22"/>
    <w:rsid w:val="00C90FCE"/>
    <w:rsid w:val="00C931B2"/>
    <w:rsid w:val="00C94117"/>
    <w:rsid w:val="00C97BE1"/>
    <w:rsid w:val="00CA610A"/>
    <w:rsid w:val="00CA6786"/>
    <w:rsid w:val="00CA7CFE"/>
    <w:rsid w:val="00CB2D7E"/>
    <w:rsid w:val="00CB30A1"/>
    <w:rsid w:val="00CB4DA1"/>
    <w:rsid w:val="00CB4DD8"/>
    <w:rsid w:val="00CB5336"/>
    <w:rsid w:val="00CB7DC5"/>
    <w:rsid w:val="00CB7EA5"/>
    <w:rsid w:val="00CC0CD5"/>
    <w:rsid w:val="00CC0D80"/>
    <w:rsid w:val="00CC1A10"/>
    <w:rsid w:val="00CC1CB0"/>
    <w:rsid w:val="00CC2E15"/>
    <w:rsid w:val="00CC5E7E"/>
    <w:rsid w:val="00CC5FFE"/>
    <w:rsid w:val="00CC787E"/>
    <w:rsid w:val="00CC7C0F"/>
    <w:rsid w:val="00CD00C4"/>
    <w:rsid w:val="00CD4ECA"/>
    <w:rsid w:val="00CD575A"/>
    <w:rsid w:val="00CE0FBA"/>
    <w:rsid w:val="00CE144E"/>
    <w:rsid w:val="00CE18C7"/>
    <w:rsid w:val="00CE1C9F"/>
    <w:rsid w:val="00CE3E77"/>
    <w:rsid w:val="00CE4E75"/>
    <w:rsid w:val="00CE7FD9"/>
    <w:rsid w:val="00CF2520"/>
    <w:rsid w:val="00CF2B1F"/>
    <w:rsid w:val="00CF3A65"/>
    <w:rsid w:val="00CF6708"/>
    <w:rsid w:val="00CF78B8"/>
    <w:rsid w:val="00D007F7"/>
    <w:rsid w:val="00D030C7"/>
    <w:rsid w:val="00D03927"/>
    <w:rsid w:val="00D04237"/>
    <w:rsid w:val="00D0456C"/>
    <w:rsid w:val="00D06AB6"/>
    <w:rsid w:val="00D1246A"/>
    <w:rsid w:val="00D13BBF"/>
    <w:rsid w:val="00D145CB"/>
    <w:rsid w:val="00D14F04"/>
    <w:rsid w:val="00D20B73"/>
    <w:rsid w:val="00D22061"/>
    <w:rsid w:val="00D2460E"/>
    <w:rsid w:val="00D257DE"/>
    <w:rsid w:val="00D26C2F"/>
    <w:rsid w:val="00D30876"/>
    <w:rsid w:val="00D30CCF"/>
    <w:rsid w:val="00D31E57"/>
    <w:rsid w:val="00D32A4F"/>
    <w:rsid w:val="00D34408"/>
    <w:rsid w:val="00D35C16"/>
    <w:rsid w:val="00D45397"/>
    <w:rsid w:val="00D4570F"/>
    <w:rsid w:val="00D5038F"/>
    <w:rsid w:val="00D513EE"/>
    <w:rsid w:val="00D531DA"/>
    <w:rsid w:val="00D5383D"/>
    <w:rsid w:val="00D53A41"/>
    <w:rsid w:val="00D553B1"/>
    <w:rsid w:val="00D562C1"/>
    <w:rsid w:val="00D576F1"/>
    <w:rsid w:val="00D6107E"/>
    <w:rsid w:val="00D675FA"/>
    <w:rsid w:val="00D71BAA"/>
    <w:rsid w:val="00D73FE8"/>
    <w:rsid w:val="00D7412E"/>
    <w:rsid w:val="00D7666B"/>
    <w:rsid w:val="00D77F10"/>
    <w:rsid w:val="00D86FCF"/>
    <w:rsid w:val="00D91939"/>
    <w:rsid w:val="00D92196"/>
    <w:rsid w:val="00D92C13"/>
    <w:rsid w:val="00D93F7F"/>
    <w:rsid w:val="00D96B0E"/>
    <w:rsid w:val="00D97FED"/>
    <w:rsid w:val="00DA5F52"/>
    <w:rsid w:val="00DB00EB"/>
    <w:rsid w:val="00DB0901"/>
    <w:rsid w:val="00DB160C"/>
    <w:rsid w:val="00DB3272"/>
    <w:rsid w:val="00DC1BF7"/>
    <w:rsid w:val="00DC27AC"/>
    <w:rsid w:val="00DC4028"/>
    <w:rsid w:val="00DC625A"/>
    <w:rsid w:val="00DC762F"/>
    <w:rsid w:val="00DD000D"/>
    <w:rsid w:val="00DD1E97"/>
    <w:rsid w:val="00DD2F70"/>
    <w:rsid w:val="00DD340D"/>
    <w:rsid w:val="00DD3E8A"/>
    <w:rsid w:val="00DD5F18"/>
    <w:rsid w:val="00DE2880"/>
    <w:rsid w:val="00DE496B"/>
    <w:rsid w:val="00DE4E73"/>
    <w:rsid w:val="00DF27D5"/>
    <w:rsid w:val="00DF4053"/>
    <w:rsid w:val="00DF5CAA"/>
    <w:rsid w:val="00DF5FEE"/>
    <w:rsid w:val="00E04495"/>
    <w:rsid w:val="00E04AB6"/>
    <w:rsid w:val="00E04DFF"/>
    <w:rsid w:val="00E06858"/>
    <w:rsid w:val="00E100F8"/>
    <w:rsid w:val="00E1068D"/>
    <w:rsid w:val="00E12F50"/>
    <w:rsid w:val="00E1302B"/>
    <w:rsid w:val="00E132BC"/>
    <w:rsid w:val="00E14CFD"/>
    <w:rsid w:val="00E15E98"/>
    <w:rsid w:val="00E203DF"/>
    <w:rsid w:val="00E213D2"/>
    <w:rsid w:val="00E24B30"/>
    <w:rsid w:val="00E25104"/>
    <w:rsid w:val="00E26044"/>
    <w:rsid w:val="00E314A3"/>
    <w:rsid w:val="00E31F98"/>
    <w:rsid w:val="00E32422"/>
    <w:rsid w:val="00E331DC"/>
    <w:rsid w:val="00E3609E"/>
    <w:rsid w:val="00E36B2C"/>
    <w:rsid w:val="00E40BAE"/>
    <w:rsid w:val="00E4555D"/>
    <w:rsid w:val="00E51807"/>
    <w:rsid w:val="00E527DB"/>
    <w:rsid w:val="00E53641"/>
    <w:rsid w:val="00E60305"/>
    <w:rsid w:val="00E60B59"/>
    <w:rsid w:val="00E62FB0"/>
    <w:rsid w:val="00E64B87"/>
    <w:rsid w:val="00E654F1"/>
    <w:rsid w:val="00E703F3"/>
    <w:rsid w:val="00E75121"/>
    <w:rsid w:val="00E772E8"/>
    <w:rsid w:val="00E802CB"/>
    <w:rsid w:val="00E80619"/>
    <w:rsid w:val="00E83249"/>
    <w:rsid w:val="00E860F5"/>
    <w:rsid w:val="00E934AD"/>
    <w:rsid w:val="00E94CEB"/>
    <w:rsid w:val="00EA3B40"/>
    <w:rsid w:val="00EA553D"/>
    <w:rsid w:val="00EA5973"/>
    <w:rsid w:val="00EA67F3"/>
    <w:rsid w:val="00EB3447"/>
    <w:rsid w:val="00EB7569"/>
    <w:rsid w:val="00EC18CD"/>
    <w:rsid w:val="00EC2210"/>
    <w:rsid w:val="00EC2B26"/>
    <w:rsid w:val="00EC5309"/>
    <w:rsid w:val="00EC5B92"/>
    <w:rsid w:val="00EC640B"/>
    <w:rsid w:val="00EC6C3D"/>
    <w:rsid w:val="00EC7F99"/>
    <w:rsid w:val="00ED150E"/>
    <w:rsid w:val="00ED16E0"/>
    <w:rsid w:val="00ED2B72"/>
    <w:rsid w:val="00ED3C58"/>
    <w:rsid w:val="00ED4275"/>
    <w:rsid w:val="00ED67F8"/>
    <w:rsid w:val="00ED785A"/>
    <w:rsid w:val="00EE0373"/>
    <w:rsid w:val="00EE03EE"/>
    <w:rsid w:val="00EE0478"/>
    <w:rsid w:val="00EE25CA"/>
    <w:rsid w:val="00EE3FE0"/>
    <w:rsid w:val="00EE485B"/>
    <w:rsid w:val="00EE5587"/>
    <w:rsid w:val="00EE619F"/>
    <w:rsid w:val="00EE7858"/>
    <w:rsid w:val="00EF3D39"/>
    <w:rsid w:val="00EF4D5E"/>
    <w:rsid w:val="00EF6EDC"/>
    <w:rsid w:val="00F047D6"/>
    <w:rsid w:val="00F04B51"/>
    <w:rsid w:val="00F05542"/>
    <w:rsid w:val="00F05A06"/>
    <w:rsid w:val="00F12FE8"/>
    <w:rsid w:val="00F15DF3"/>
    <w:rsid w:val="00F15F7F"/>
    <w:rsid w:val="00F20A39"/>
    <w:rsid w:val="00F24820"/>
    <w:rsid w:val="00F248A7"/>
    <w:rsid w:val="00F30518"/>
    <w:rsid w:val="00F30628"/>
    <w:rsid w:val="00F31029"/>
    <w:rsid w:val="00F3239D"/>
    <w:rsid w:val="00F33F26"/>
    <w:rsid w:val="00F35242"/>
    <w:rsid w:val="00F377EC"/>
    <w:rsid w:val="00F37E8A"/>
    <w:rsid w:val="00F4045A"/>
    <w:rsid w:val="00F41597"/>
    <w:rsid w:val="00F423F8"/>
    <w:rsid w:val="00F43EAA"/>
    <w:rsid w:val="00F4578A"/>
    <w:rsid w:val="00F507E6"/>
    <w:rsid w:val="00F53428"/>
    <w:rsid w:val="00F5404F"/>
    <w:rsid w:val="00F555C3"/>
    <w:rsid w:val="00F56EBD"/>
    <w:rsid w:val="00F57BBB"/>
    <w:rsid w:val="00F60114"/>
    <w:rsid w:val="00F60AD0"/>
    <w:rsid w:val="00F60FB5"/>
    <w:rsid w:val="00F619BB"/>
    <w:rsid w:val="00F62764"/>
    <w:rsid w:val="00F62FBF"/>
    <w:rsid w:val="00F63A44"/>
    <w:rsid w:val="00F64081"/>
    <w:rsid w:val="00F658A5"/>
    <w:rsid w:val="00F65BEE"/>
    <w:rsid w:val="00F71AE2"/>
    <w:rsid w:val="00F8204B"/>
    <w:rsid w:val="00F83DE9"/>
    <w:rsid w:val="00F865EE"/>
    <w:rsid w:val="00F86ACD"/>
    <w:rsid w:val="00F9236C"/>
    <w:rsid w:val="00F92ED9"/>
    <w:rsid w:val="00F966E8"/>
    <w:rsid w:val="00F972F4"/>
    <w:rsid w:val="00F97705"/>
    <w:rsid w:val="00FA0177"/>
    <w:rsid w:val="00FA04AD"/>
    <w:rsid w:val="00FA1096"/>
    <w:rsid w:val="00FA1C2F"/>
    <w:rsid w:val="00FA20E2"/>
    <w:rsid w:val="00FA423E"/>
    <w:rsid w:val="00FA5934"/>
    <w:rsid w:val="00FA5D64"/>
    <w:rsid w:val="00FA7327"/>
    <w:rsid w:val="00FA7BFA"/>
    <w:rsid w:val="00FB1913"/>
    <w:rsid w:val="00FB3169"/>
    <w:rsid w:val="00FB31A3"/>
    <w:rsid w:val="00FB4161"/>
    <w:rsid w:val="00FB7E54"/>
    <w:rsid w:val="00FC284D"/>
    <w:rsid w:val="00FC4DD0"/>
    <w:rsid w:val="00FD2B69"/>
    <w:rsid w:val="00FD2FF0"/>
    <w:rsid w:val="00FD31B2"/>
    <w:rsid w:val="00FD3A5D"/>
    <w:rsid w:val="00FD3DCA"/>
    <w:rsid w:val="00FD6FCE"/>
    <w:rsid w:val="00FD7B94"/>
    <w:rsid w:val="00FE0D59"/>
    <w:rsid w:val="00FE0EBF"/>
    <w:rsid w:val="00FE14B6"/>
    <w:rsid w:val="00FE1B0A"/>
    <w:rsid w:val="00FE2B6D"/>
    <w:rsid w:val="00FE7532"/>
    <w:rsid w:val="00FF0397"/>
    <w:rsid w:val="00FF1BA0"/>
    <w:rsid w:val="00FF1CC6"/>
    <w:rsid w:val="00FF3349"/>
    <w:rsid w:val="00FF57DC"/>
    <w:rsid w:val="00FF5D53"/>
    <w:rsid w:val="01C6EDD5"/>
    <w:rsid w:val="02509538"/>
    <w:rsid w:val="0326935D"/>
    <w:rsid w:val="05E803DA"/>
    <w:rsid w:val="06A16A23"/>
    <w:rsid w:val="06BDA47E"/>
    <w:rsid w:val="07C9BC52"/>
    <w:rsid w:val="095A8917"/>
    <w:rsid w:val="0A712444"/>
    <w:rsid w:val="0A8DBE8A"/>
    <w:rsid w:val="0B07EA1B"/>
    <w:rsid w:val="0C249A3B"/>
    <w:rsid w:val="0C78943F"/>
    <w:rsid w:val="0CD45E41"/>
    <w:rsid w:val="0D6A037D"/>
    <w:rsid w:val="0DCF3DCE"/>
    <w:rsid w:val="100A92AA"/>
    <w:rsid w:val="10B688F9"/>
    <w:rsid w:val="121CFB2E"/>
    <w:rsid w:val="1239EB91"/>
    <w:rsid w:val="13360073"/>
    <w:rsid w:val="135A1D5B"/>
    <w:rsid w:val="156E8903"/>
    <w:rsid w:val="177B2117"/>
    <w:rsid w:val="18340F79"/>
    <w:rsid w:val="1B1198A8"/>
    <w:rsid w:val="1B5263CE"/>
    <w:rsid w:val="1C1B6DC6"/>
    <w:rsid w:val="1C45A2A9"/>
    <w:rsid w:val="1E77C4BD"/>
    <w:rsid w:val="1F990772"/>
    <w:rsid w:val="209B4ECB"/>
    <w:rsid w:val="24736BFE"/>
    <w:rsid w:val="249B0F39"/>
    <w:rsid w:val="251CF734"/>
    <w:rsid w:val="2726BD99"/>
    <w:rsid w:val="2944E076"/>
    <w:rsid w:val="2BA8C133"/>
    <w:rsid w:val="2C9C24FF"/>
    <w:rsid w:val="2D056D90"/>
    <w:rsid w:val="2DE85CBE"/>
    <w:rsid w:val="2E8E34BB"/>
    <w:rsid w:val="30A8E7D7"/>
    <w:rsid w:val="30F20C0C"/>
    <w:rsid w:val="32816C0B"/>
    <w:rsid w:val="32C0FD8F"/>
    <w:rsid w:val="3439C9F9"/>
    <w:rsid w:val="3519331F"/>
    <w:rsid w:val="36A1AC2B"/>
    <w:rsid w:val="38785D89"/>
    <w:rsid w:val="38D3590C"/>
    <w:rsid w:val="39FC87C7"/>
    <w:rsid w:val="3CB1586D"/>
    <w:rsid w:val="3F1A8F60"/>
    <w:rsid w:val="3F29A831"/>
    <w:rsid w:val="4011BB07"/>
    <w:rsid w:val="403B5A14"/>
    <w:rsid w:val="41B959BA"/>
    <w:rsid w:val="41E66D67"/>
    <w:rsid w:val="48D068E5"/>
    <w:rsid w:val="4A6BE234"/>
    <w:rsid w:val="4AA24983"/>
    <w:rsid w:val="4BDCD44C"/>
    <w:rsid w:val="4C121A6B"/>
    <w:rsid w:val="4C4AA2D7"/>
    <w:rsid w:val="4EC678CF"/>
    <w:rsid w:val="4EEE70D1"/>
    <w:rsid w:val="4F9944EE"/>
    <w:rsid w:val="4FED0AB3"/>
    <w:rsid w:val="4FFE24BD"/>
    <w:rsid w:val="50D3A20C"/>
    <w:rsid w:val="513A34A6"/>
    <w:rsid w:val="55C4877A"/>
    <w:rsid w:val="56736C07"/>
    <w:rsid w:val="56E7F230"/>
    <w:rsid w:val="578D8DF9"/>
    <w:rsid w:val="57AD4FC1"/>
    <w:rsid w:val="59771A62"/>
    <w:rsid w:val="5B02AB10"/>
    <w:rsid w:val="5B119452"/>
    <w:rsid w:val="5E2F7122"/>
    <w:rsid w:val="5FA37E54"/>
    <w:rsid w:val="617757E6"/>
    <w:rsid w:val="6293214D"/>
    <w:rsid w:val="64EEDAA5"/>
    <w:rsid w:val="6594CD71"/>
    <w:rsid w:val="665E692B"/>
    <w:rsid w:val="67240D52"/>
    <w:rsid w:val="6827A9E4"/>
    <w:rsid w:val="6972C8D6"/>
    <w:rsid w:val="69E07CB5"/>
    <w:rsid w:val="69F2D34E"/>
    <w:rsid w:val="6B0E3ADB"/>
    <w:rsid w:val="6B63FF25"/>
    <w:rsid w:val="6D62CE47"/>
    <w:rsid w:val="6F50F780"/>
    <w:rsid w:val="7132914C"/>
    <w:rsid w:val="713321B1"/>
    <w:rsid w:val="71D044CB"/>
    <w:rsid w:val="73C0641B"/>
    <w:rsid w:val="73C869CE"/>
    <w:rsid w:val="746A4570"/>
    <w:rsid w:val="75747B02"/>
    <w:rsid w:val="76E28ECF"/>
    <w:rsid w:val="7706584D"/>
    <w:rsid w:val="780BC8DF"/>
    <w:rsid w:val="7941887D"/>
    <w:rsid w:val="7F98A59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D5802F3"/>
  <w15:docId w15:val="{43B98425-6C81-4781-88B1-72BE493FC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16"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0"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uiPriority="6" w:unhideWhenUsed="1" w:qFormat="1"/>
    <w:lsdException w:name="List Bullet" w:semiHidden="1" w:uiPriority="4" w:unhideWhenUsed="1" w:qFormat="1"/>
    <w:lsdException w:name="List Number" w:semiHidden="1" w:uiPriority="7" w:unhideWhenUsed="1"/>
    <w:lsdException w:name="List 2" w:semiHidden="1" w:uiPriority="6" w:unhideWhenUsed="1" w:qFormat="1"/>
    <w:lsdException w:name="List 3" w:semiHidden="1" w:uiPriority="6" w:unhideWhenUsed="1" w:qFormat="1"/>
    <w:lsdException w:name="List 4" w:semiHidden="1" w:uiPriority="6" w:unhideWhenUsed="1" w:qFormat="1"/>
    <w:lsdException w:name="List 5" w:semiHidden="1"/>
    <w:lsdException w:name="List Bullet 2" w:semiHidden="1" w:uiPriority="5" w:unhideWhenUsed="1" w:qFormat="1"/>
    <w:lsdException w:name="List Bullet 3" w:semiHidden="1" w:uiPriority="5" w:unhideWhenUsed="1" w:qFormat="1"/>
    <w:lsdException w:name="List Bullet 4" w:semiHidden="1" w:uiPriority="5" w:unhideWhenUsed="1" w:qFormat="1"/>
    <w:lsdException w:name="List Bullet 5" w:semiHidden="1"/>
    <w:lsdException w:name="List Number 2" w:semiHidden="1" w:uiPriority="7" w:unhideWhenUsed="1"/>
    <w:lsdException w:name="List Number 3" w:semiHidden="1" w:uiPriority="7" w:unhideWhenUsed="1"/>
    <w:lsdException w:name="List Number 4" w:semiHidden="1" w:uiPriority="7" w:unhideWhenUsed="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uiPriority="6" w:unhideWhenUsed="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7" w:qFormat="1"/>
    <w:lsdException w:name="Emphasis" w:semiHidden="1" w:uiPriority="28"/>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7"/>
    <w:lsdException w:name="Intense Emphasis" w:semiHidden="1" w:uiPriority="29"/>
    <w:lsdException w:name="Subtle Reference" w:uiPriority="31"/>
    <w:lsdException w:name="Intense Reference" w:semiHidden="1"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6"/>
    <w:qFormat/>
    <w:rsid w:val="00F37E8A"/>
    <w:pPr>
      <w:spacing w:after="240" w:line="240" w:lineRule="auto"/>
    </w:pPr>
    <w:rPr>
      <w:rFonts w:ascii="Verdana" w:hAnsi="Verdana"/>
      <w:color w:val="5E6A71" w:themeColor="text2"/>
      <w:sz w:val="18"/>
    </w:rPr>
  </w:style>
  <w:style w:type="paragraph" w:styleId="Heading1">
    <w:name w:val="heading 1"/>
    <w:aliases w:val="Heading 1 - Blackpool Council,Heading 1 - MMU"/>
    <w:basedOn w:val="Normal"/>
    <w:next w:val="Normal"/>
    <w:link w:val="Heading1Char"/>
    <w:qFormat/>
    <w:rsid w:val="00B941A2"/>
    <w:pPr>
      <w:numPr>
        <w:numId w:val="1"/>
      </w:numPr>
      <w:spacing w:after="120"/>
      <w:outlineLvl w:val="0"/>
    </w:pPr>
    <w:rPr>
      <w:rFonts w:ascii="Arial" w:eastAsiaTheme="majorEastAsia" w:hAnsi="Arial" w:cs="Arial"/>
      <w:b/>
      <w:bCs/>
      <w:color w:val="404040" w:themeColor="text1" w:themeTint="BF"/>
      <w:sz w:val="20"/>
      <w:szCs w:val="20"/>
    </w:rPr>
  </w:style>
  <w:style w:type="paragraph" w:styleId="Heading2">
    <w:name w:val="heading 2"/>
    <w:aliases w:val="Heading 2 - MMU,Heading 2 - Blackpool Council"/>
    <w:basedOn w:val="Normal"/>
    <w:next w:val="BodyText"/>
    <w:link w:val="Heading2Char"/>
    <w:qFormat/>
    <w:rsid w:val="00B941A2"/>
    <w:pPr>
      <w:numPr>
        <w:ilvl w:val="1"/>
        <w:numId w:val="1"/>
      </w:numPr>
      <w:spacing w:after="120"/>
      <w:outlineLvl w:val="1"/>
    </w:pPr>
    <w:rPr>
      <w:rFonts w:ascii="Arial" w:eastAsiaTheme="majorEastAsia" w:hAnsi="Arial" w:cs="Arial"/>
      <w:b/>
      <w:bCs/>
      <w:color w:val="404040" w:themeColor="text1" w:themeTint="BF"/>
      <w:sz w:val="20"/>
      <w:szCs w:val="20"/>
    </w:rPr>
  </w:style>
  <w:style w:type="paragraph" w:styleId="Heading3">
    <w:name w:val="heading 3"/>
    <w:basedOn w:val="Normal"/>
    <w:next w:val="BodyText"/>
    <w:link w:val="Heading3Char"/>
    <w:qFormat/>
    <w:rsid w:val="00B941A2"/>
    <w:pPr>
      <w:numPr>
        <w:ilvl w:val="2"/>
        <w:numId w:val="1"/>
      </w:numPr>
      <w:spacing w:after="120"/>
      <w:ind w:left="794"/>
      <w:outlineLvl w:val="2"/>
    </w:pPr>
    <w:rPr>
      <w:rFonts w:ascii="Arial" w:eastAsiaTheme="majorEastAsia" w:hAnsi="Arial" w:cs="Arial"/>
      <w:b/>
      <w:bCs/>
      <w:sz w:val="20"/>
      <w:szCs w:val="20"/>
    </w:rPr>
  </w:style>
  <w:style w:type="paragraph" w:styleId="Heading4">
    <w:name w:val="heading 4"/>
    <w:aliases w:val="Appendix Link"/>
    <w:basedOn w:val="Normal"/>
    <w:next w:val="BodyText"/>
    <w:link w:val="Heading4Char"/>
    <w:qFormat/>
    <w:rsid w:val="0094594F"/>
    <w:pPr>
      <w:numPr>
        <w:ilvl w:val="3"/>
        <w:numId w:val="1"/>
      </w:numPr>
      <w:spacing w:after="120"/>
      <w:outlineLvl w:val="3"/>
    </w:pPr>
    <w:rPr>
      <w:rFonts w:ascii="Arial" w:eastAsiaTheme="majorEastAsia" w:hAnsi="Arial" w:cs="Arial"/>
      <w:bCs/>
      <w:i/>
      <w:iCs/>
      <w:sz w:val="20"/>
      <w:szCs w:val="24"/>
    </w:rPr>
  </w:style>
  <w:style w:type="paragraph" w:styleId="Heading5">
    <w:name w:val="heading 5"/>
    <w:basedOn w:val="Normal"/>
    <w:next w:val="BodyText"/>
    <w:link w:val="Heading5Char"/>
    <w:uiPriority w:val="27"/>
    <w:semiHidden/>
    <w:qFormat/>
    <w:rsid w:val="006A1EE4"/>
    <w:pPr>
      <w:keepLines/>
      <w:spacing w:after="120"/>
      <w:outlineLvl w:val="4"/>
    </w:pPr>
    <w:rPr>
      <w:rFonts w:eastAsiaTheme="majorEastAsia" w:cstheme="majorBidi"/>
      <w:i/>
    </w:rPr>
  </w:style>
  <w:style w:type="paragraph" w:styleId="Heading6">
    <w:name w:val="heading 6"/>
    <w:basedOn w:val="Normal"/>
    <w:next w:val="Normal"/>
    <w:link w:val="Heading6Char"/>
    <w:uiPriority w:val="27"/>
    <w:semiHidden/>
    <w:rsid w:val="00ED3C58"/>
    <w:pPr>
      <w:keepNext/>
      <w:keepLines/>
      <w:spacing w:before="40" w:after="0"/>
      <w:outlineLvl w:val="5"/>
    </w:pPr>
    <w:rPr>
      <w:rFonts w:asciiTheme="majorHAnsi" w:eastAsiaTheme="majorEastAsia" w:hAnsiTheme="majorHAnsi" w:cstheme="majorBidi"/>
      <w:color w:val="0F213C" w:themeColor="accent1" w:themeShade="7F"/>
    </w:rPr>
  </w:style>
  <w:style w:type="paragraph" w:styleId="Heading7">
    <w:name w:val="heading 7"/>
    <w:basedOn w:val="Normal"/>
    <w:next w:val="Normal"/>
    <w:link w:val="Heading7Char"/>
    <w:uiPriority w:val="27"/>
    <w:semiHidden/>
    <w:qFormat/>
    <w:rsid w:val="00ED3C58"/>
    <w:pPr>
      <w:keepNext/>
      <w:keepLines/>
      <w:spacing w:before="40" w:after="0"/>
      <w:outlineLvl w:val="6"/>
    </w:pPr>
    <w:rPr>
      <w:rFonts w:asciiTheme="majorHAnsi" w:eastAsiaTheme="majorEastAsia" w:hAnsiTheme="majorHAnsi" w:cstheme="majorBidi"/>
      <w:i/>
      <w:iCs/>
      <w:color w:val="0F213C" w:themeColor="accent1" w:themeShade="7F"/>
    </w:rPr>
  </w:style>
  <w:style w:type="paragraph" w:styleId="Heading8">
    <w:name w:val="heading 8"/>
    <w:basedOn w:val="Normal"/>
    <w:next w:val="Normal"/>
    <w:link w:val="Heading8Char"/>
    <w:uiPriority w:val="27"/>
    <w:semiHidden/>
    <w:qFormat/>
    <w:rsid w:val="00ED3C58"/>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27"/>
    <w:semiHidden/>
    <w:qFormat/>
    <w:rsid w:val="00ED3C5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 Blackpool Council Char,Heading 1 - MMU Char"/>
    <w:basedOn w:val="DefaultParagraphFont"/>
    <w:link w:val="Heading1"/>
    <w:uiPriority w:val="2"/>
    <w:rsid w:val="00B941A2"/>
    <w:rPr>
      <w:rFonts w:ascii="Arial" w:eastAsiaTheme="majorEastAsia" w:hAnsi="Arial" w:cs="Arial"/>
      <w:b/>
      <w:bCs/>
      <w:color w:val="404040" w:themeColor="text1" w:themeTint="BF"/>
      <w:sz w:val="20"/>
      <w:szCs w:val="20"/>
    </w:rPr>
  </w:style>
  <w:style w:type="paragraph" w:customStyle="1" w:styleId="SupportingHeading">
    <w:name w:val="Supporting Heading"/>
    <w:basedOn w:val="Normal"/>
    <w:next w:val="Normal"/>
    <w:link w:val="SupportingHeadingChar"/>
    <w:uiPriority w:val="16"/>
    <w:qFormat/>
    <w:rsid w:val="00963B1D"/>
    <w:pPr>
      <w:contextualSpacing/>
    </w:pPr>
    <w:rPr>
      <w:sz w:val="28"/>
    </w:rPr>
  </w:style>
  <w:style w:type="character" w:customStyle="1" w:styleId="Heading2Char">
    <w:name w:val="Heading 2 Char"/>
    <w:aliases w:val="Heading 2 - MMU Char,Heading 2 - Blackpool Council Char"/>
    <w:basedOn w:val="DefaultParagraphFont"/>
    <w:link w:val="Heading2"/>
    <w:rsid w:val="00B941A2"/>
    <w:rPr>
      <w:rFonts w:ascii="Arial" w:eastAsiaTheme="majorEastAsia" w:hAnsi="Arial" w:cs="Arial"/>
      <w:b/>
      <w:bCs/>
      <w:color w:val="404040" w:themeColor="text1" w:themeTint="BF"/>
      <w:sz w:val="20"/>
      <w:szCs w:val="20"/>
    </w:rPr>
  </w:style>
  <w:style w:type="character" w:customStyle="1" w:styleId="Heading3Char">
    <w:name w:val="Heading 3 Char"/>
    <w:basedOn w:val="DefaultParagraphFont"/>
    <w:link w:val="Heading3"/>
    <w:rsid w:val="00B941A2"/>
    <w:rPr>
      <w:rFonts w:ascii="Arial" w:eastAsiaTheme="majorEastAsia" w:hAnsi="Arial" w:cs="Arial"/>
      <w:b/>
      <w:bCs/>
      <w:color w:val="5E6A71" w:themeColor="text2"/>
      <w:sz w:val="20"/>
      <w:szCs w:val="20"/>
    </w:rPr>
  </w:style>
  <w:style w:type="character" w:customStyle="1" w:styleId="Heading4Char">
    <w:name w:val="Heading 4 Char"/>
    <w:aliases w:val="Appendix Link Char"/>
    <w:basedOn w:val="DefaultParagraphFont"/>
    <w:link w:val="Heading4"/>
    <w:rsid w:val="0094594F"/>
    <w:rPr>
      <w:rFonts w:ascii="Arial" w:eastAsiaTheme="majorEastAsia" w:hAnsi="Arial" w:cs="Arial"/>
      <w:bCs/>
      <w:i/>
      <w:iCs/>
      <w:color w:val="5E6A71" w:themeColor="text2"/>
      <w:sz w:val="20"/>
      <w:szCs w:val="24"/>
    </w:rPr>
  </w:style>
  <w:style w:type="character" w:customStyle="1" w:styleId="Heading5Char">
    <w:name w:val="Heading 5 Char"/>
    <w:basedOn w:val="DefaultParagraphFont"/>
    <w:link w:val="Heading5"/>
    <w:uiPriority w:val="4"/>
    <w:rsid w:val="0091596A"/>
    <w:rPr>
      <w:rFonts w:ascii="Verdana" w:eastAsiaTheme="majorEastAsia" w:hAnsi="Verdana" w:cstheme="majorBidi"/>
      <w:i/>
      <w:color w:val="5E6A71" w:themeColor="text2"/>
      <w:sz w:val="18"/>
    </w:rPr>
  </w:style>
  <w:style w:type="paragraph" w:styleId="BodyText">
    <w:name w:val="Body Text"/>
    <w:basedOn w:val="Normal"/>
    <w:link w:val="BodyTextChar"/>
    <w:uiPriority w:val="6"/>
    <w:qFormat/>
    <w:rsid w:val="00D6107E"/>
    <w:pPr>
      <w:spacing w:line="240" w:lineRule="atLeast"/>
      <w:ind w:left="794"/>
    </w:pPr>
    <w:rPr>
      <w:rFonts w:ascii="Arial" w:hAnsi="Arial"/>
      <w:sz w:val="20"/>
    </w:rPr>
  </w:style>
  <w:style w:type="character" w:customStyle="1" w:styleId="BodyTextChar">
    <w:name w:val="Body Text Char"/>
    <w:basedOn w:val="DefaultParagraphFont"/>
    <w:link w:val="BodyText"/>
    <w:uiPriority w:val="6"/>
    <w:rsid w:val="00D6107E"/>
    <w:rPr>
      <w:rFonts w:ascii="Arial" w:hAnsi="Arial"/>
      <w:color w:val="5E6A71" w:themeColor="text2"/>
      <w:sz w:val="20"/>
    </w:rPr>
  </w:style>
  <w:style w:type="paragraph" w:styleId="ListBullet">
    <w:name w:val="List Bullet"/>
    <w:basedOn w:val="Normal"/>
    <w:uiPriority w:val="4"/>
    <w:qFormat/>
    <w:rsid w:val="00D6107E"/>
    <w:pPr>
      <w:numPr>
        <w:numId w:val="3"/>
      </w:numPr>
      <w:spacing w:after="120" w:line="240" w:lineRule="atLeast"/>
      <w:ind w:left="316" w:hanging="283"/>
    </w:pPr>
    <w:rPr>
      <w:rFonts w:ascii="Arial" w:eastAsia="Times New Roman" w:hAnsi="Arial" w:cs="Times New Roman"/>
      <w:spacing w:val="4"/>
      <w:sz w:val="20"/>
      <w:szCs w:val="20"/>
      <w:lang w:eastAsia="en-GB"/>
    </w:rPr>
  </w:style>
  <w:style w:type="paragraph" w:customStyle="1" w:styleId="HeadingLine">
    <w:name w:val="Heading Line"/>
    <w:uiPriority w:val="99"/>
    <w:semiHidden/>
    <w:rsid w:val="006A1EE4"/>
    <w:pPr>
      <w:pBdr>
        <w:bottom w:val="single" w:sz="4" w:space="1" w:color="5E6A71" w:themeColor="accent3"/>
      </w:pBdr>
    </w:pPr>
    <w:rPr>
      <w:rFonts w:ascii="Verdana" w:hAnsi="Verdana"/>
      <w:color w:val="5E6A71" w:themeColor="text2"/>
      <w:sz w:val="18"/>
    </w:rPr>
  </w:style>
  <w:style w:type="paragraph" w:styleId="Footer">
    <w:name w:val="footer"/>
    <w:basedOn w:val="Normal"/>
    <w:link w:val="FooterChar"/>
    <w:uiPriority w:val="99"/>
    <w:rsid w:val="00CB7DC5"/>
    <w:pPr>
      <w:pBdr>
        <w:top w:val="single" w:sz="4" w:space="8" w:color="5E6A71" w:themeColor="accent3"/>
      </w:pBdr>
      <w:tabs>
        <w:tab w:val="center" w:pos="4513"/>
        <w:tab w:val="right" w:pos="9026"/>
      </w:tabs>
      <w:spacing w:after="0"/>
    </w:pPr>
    <w:rPr>
      <w:b/>
      <w:color w:val="009FDA" w:themeColor="accent2"/>
      <w:sz w:val="16"/>
    </w:rPr>
  </w:style>
  <w:style w:type="character" w:customStyle="1" w:styleId="FooterChar">
    <w:name w:val="Footer Char"/>
    <w:basedOn w:val="DefaultParagraphFont"/>
    <w:link w:val="Footer"/>
    <w:uiPriority w:val="99"/>
    <w:rsid w:val="006A4BC1"/>
    <w:rPr>
      <w:rFonts w:ascii="Verdana" w:hAnsi="Verdana"/>
      <w:b/>
      <w:color w:val="009FDA" w:themeColor="accent2"/>
      <w:sz w:val="16"/>
    </w:rPr>
  </w:style>
  <w:style w:type="paragraph" w:styleId="Header">
    <w:name w:val="header"/>
    <w:basedOn w:val="Normal"/>
    <w:link w:val="HeaderChar"/>
    <w:uiPriority w:val="99"/>
    <w:semiHidden/>
    <w:rsid w:val="0056669A"/>
    <w:pPr>
      <w:tabs>
        <w:tab w:val="center" w:pos="4513"/>
        <w:tab w:val="right" w:pos="9026"/>
      </w:tabs>
      <w:spacing w:after="0"/>
    </w:pPr>
  </w:style>
  <w:style w:type="character" w:customStyle="1" w:styleId="HeaderChar">
    <w:name w:val="Header Char"/>
    <w:basedOn w:val="DefaultParagraphFont"/>
    <w:link w:val="Header"/>
    <w:uiPriority w:val="99"/>
    <w:semiHidden/>
    <w:rsid w:val="006A4BC1"/>
    <w:rPr>
      <w:rFonts w:ascii="Verdana" w:hAnsi="Verdana"/>
      <w:color w:val="5E6A71" w:themeColor="text2"/>
      <w:sz w:val="18"/>
    </w:rPr>
  </w:style>
  <w:style w:type="paragraph" w:customStyle="1" w:styleId="IntroductionText">
    <w:name w:val="Introduction Text"/>
    <w:basedOn w:val="Normal"/>
    <w:next w:val="BodyText"/>
    <w:uiPriority w:val="10"/>
    <w:qFormat/>
    <w:rsid w:val="0056669A"/>
    <w:rPr>
      <w:b/>
      <w:sz w:val="20"/>
    </w:rPr>
  </w:style>
  <w:style w:type="paragraph" w:styleId="Quote">
    <w:name w:val="Quote"/>
    <w:basedOn w:val="Normal"/>
    <w:next w:val="BodyText"/>
    <w:link w:val="QuoteChar"/>
    <w:uiPriority w:val="26"/>
    <w:semiHidden/>
    <w:rsid w:val="00687F45"/>
    <w:pPr>
      <w:pBdr>
        <w:top w:val="single" w:sz="18" w:space="8" w:color="009FDA" w:themeColor="accent2"/>
        <w:bottom w:val="single" w:sz="18" w:space="8" w:color="009FDA" w:themeColor="accent2"/>
      </w:pBdr>
      <w:spacing w:before="360" w:after="360"/>
      <w:ind w:left="794"/>
      <w:contextualSpacing/>
    </w:pPr>
    <w:rPr>
      <w:i/>
      <w:iCs/>
      <w:color w:val="009FDA" w:themeColor="accent2"/>
      <w:sz w:val="24"/>
    </w:rPr>
  </w:style>
  <w:style w:type="character" w:customStyle="1" w:styleId="QuoteChar">
    <w:name w:val="Quote Char"/>
    <w:basedOn w:val="DefaultParagraphFont"/>
    <w:link w:val="Quote"/>
    <w:uiPriority w:val="26"/>
    <w:semiHidden/>
    <w:rsid w:val="0091596A"/>
    <w:rPr>
      <w:rFonts w:ascii="Verdana" w:hAnsi="Verdana"/>
      <w:i/>
      <w:iCs/>
      <w:color w:val="009FDA" w:themeColor="accent2"/>
      <w:sz w:val="24"/>
    </w:rPr>
  </w:style>
  <w:style w:type="paragraph" w:customStyle="1" w:styleId="Heading-GreyBG">
    <w:name w:val="Heading - Grey BG"/>
    <w:basedOn w:val="BodyText"/>
    <w:next w:val="BodyText"/>
    <w:uiPriority w:val="12"/>
    <w:qFormat/>
    <w:rsid w:val="00664DE3"/>
    <w:pPr>
      <w:contextualSpacing/>
    </w:pPr>
    <w:rPr>
      <w:b/>
      <w:color w:val="009FDA" w:themeColor="accent2"/>
    </w:rPr>
  </w:style>
  <w:style w:type="paragraph" w:customStyle="1" w:styleId="CallOutText-Cyan">
    <w:name w:val="Call Out Text - Cyan"/>
    <w:basedOn w:val="BodyText"/>
    <w:uiPriority w:val="13"/>
    <w:qFormat/>
    <w:rsid w:val="00CB7DC5"/>
    <w:rPr>
      <w:color w:val="009FDA" w:themeColor="accent2"/>
    </w:rPr>
  </w:style>
  <w:style w:type="paragraph" w:styleId="BalloonText">
    <w:name w:val="Balloon Text"/>
    <w:basedOn w:val="Normal"/>
    <w:link w:val="BalloonTextChar"/>
    <w:uiPriority w:val="99"/>
    <w:semiHidden/>
    <w:rsid w:val="00CB7DC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4BC1"/>
    <w:rPr>
      <w:rFonts w:ascii="Tahoma" w:hAnsi="Tahoma" w:cs="Tahoma"/>
      <w:color w:val="5E6A71" w:themeColor="text2"/>
      <w:sz w:val="16"/>
      <w:szCs w:val="16"/>
    </w:rPr>
  </w:style>
  <w:style w:type="table" w:styleId="TableGrid">
    <w:name w:val="Table Grid"/>
    <w:basedOn w:val="TableNormal"/>
    <w:uiPriority w:val="59"/>
    <w:rsid w:val="00E24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1"/>
    <w:qFormat/>
    <w:rsid w:val="00E80619"/>
    <w:pPr>
      <w:spacing w:after="0" w:line="240" w:lineRule="auto"/>
      <w:ind w:left="794"/>
    </w:pPr>
    <w:rPr>
      <w:rFonts w:ascii="Verdana" w:hAnsi="Verdana"/>
      <w:color w:val="5E6A71" w:themeColor="text2"/>
      <w:sz w:val="18"/>
    </w:rPr>
  </w:style>
  <w:style w:type="paragraph" w:customStyle="1" w:styleId="Disclaimer">
    <w:name w:val="Disclaimer"/>
    <w:basedOn w:val="Normal"/>
    <w:link w:val="DisclaimerChar"/>
    <w:uiPriority w:val="14"/>
    <w:rsid w:val="00641770"/>
    <w:pPr>
      <w:spacing w:before="120" w:after="120"/>
    </w:pPr>
    <w:rPr>
      <w:sz w:val="14"/>
      <w:szCs w:val="14"/>
    </w:rPr>
  </w:style>
  <w:style w:type="paragraph" w:customStyle="1" w:styleId="RevHistoryTitles">
    <w:name w:val="RevHistoryTitles"/>
    <w:basedOn w:val="Normal-Nospacing"/>
    <w:uiPriority w:val="15"/>
    <w:rsid w:val="00EF3D39"/>
    <w:pPr>
      <w:framePr w:hSpace="181" w:wrap="around" w:hAnchor="text" w:yAlign="bottom"/>
      <w:spacing w:before="60" w:after="60"/>
      <w:suppressOverlap/>
    </w:pPr>
    <w:rPr>
      <w:b/>
      <w:color w:val="009FDA" w:themeColor="accent2"/>
    </w:rPr>
  </w:style>
  <w:style w:type="paragraph" w:customStyle="1" w:styleId="DividerPageSubtitle">
    <w:name w:val="Divider Page Subtitle"/>
    <w:basedOn w:val="SupportingHeading"/>
    <w:uiPriority w:val="26"/>
    <w:semiHidden/>
    <w:rsid w:val="00435BA0"/>
  </w:style>
  <w:style w:type="paragraph" w:customStyle="1" w:styleId="DividerPageTitle">
    <w:name w:val="Divider Page Title"/>
    <w:basedOn w:val="Heading1"/>
    <w:uiPriority w:val="26"/>
    <w:semiHidden/>
    <w:rsid w:val="00184EAD"/>
  </w:style>
  <w:style w:type="paragraph" w:styleId="Date">
    <w:name w:val="Date"/>
    <w:basedOn w:val="Normal"/>
    <w:next w:val="Normal"/>
    <w:link w:val="DateChar"/>
    <w:uiPriority w:val="99"/>
    <w:semiHidden/>
    <w:rsid w:val="00010D00"/>
    <w:pPr>
      <w:spacing w:after="120"/>
    </w:pPr>
    <w:rPr>
      <w:b/>
      <w:color w:val="1E4479" w:themeColor="accent1"/>
      <w:sz w:val="24"/>
      <w:szCs w:val="24"/>
    </w:rPr>
  </w:style>
  <w:style w:type="character" w:customStyle="1" w:styleId="DateChar">
    <w:name w:val="Date Char"/>
    <w:basedOn w:val="DefaultParagraphFont"/>
    <w:link w:val="Date"/>
    <w:uiPriority w:val="99"/>
    <w:semiHidden/>
    <w:rsid w:val="006A4BC1"/>
    <w:rPr>
      <w:rFonts w:ascii="Verdana" w:hAnsi="Verdana"/>
      <w:b/>
      <w:color w:val="1E4479" w:themeColor="accent1"/>
      <w:sz w:val="24"/>
      <w:szCs w:val="24"/>
    </w:rPr>
  </w:style>
  <w:style w:type="paragraph" w:styleId="Title">
    <w:name w:val="Title"/>
    <w:basedOn w:val="BodyText"/>
    <w:next w:val="Normal"/>
    <w:link w:val="TitleChar"/>
    <w:uiPriority w:val="26"/>
    <w:semiHidden/>
    <w:rsid w:val="006A4BC1"/>
    <w:pPr>
      <w:spacing w:after="120"/>
      <w:ind w:left="0"/>
    </w:pPr>
    <w:rPr>
      <w:b/>
      <w:color w:val="009FDA" w:themeColor="accent2"/>
      <w:sz w:val="28"/>
    </w:rPr>
  </w:style>
  <w:style w:type="character" w:customStyle="1" w:styleId="TitleChar">
    <w:name w:val="Title Char"/>
    <w:basedOn w:val="DefaultParagraphFont"/>
    <w:link w:val="Title"/>
    <w:uiPriority w:val="26"/>
    <w:semiHidden/>
    <w:rsid w:val="0091596A"/>
    <w:rPr>
      <w:rFonts w:ascii="Verdana" w:hAnsi="Verdana"/>
      <w:b/>
      <w:color w:val="009FDA" w:themeColor="accent2"/>
      <w:sz w:val="28"/>
    </w:rPr>
  </w:style>
  <w:style w:type="paragraph" w:styleId="Subtitle">
    <w:name w:val="Subtitle"/>
    <w:basedOn w:val="Normal"/>
    <w:next w:val="Normal"/>
    <w:link w:val="SubtitleChar"/>
    <w:uiPriority w:val="26"/>
    <w:semiHidden/>
    <w:rsid w:val="003C216D"/>
    <w:rPr>
      <w:color w:val="FFFFFF" w:themeColor="background2"/>
      <w:sz w:val="28"/>
    </w:rPr>
  </w:style>
  <w:style w:type="character" w:customStyle="1" w:styleId="SubtitleChar">
    <w:name w:val="Subtitle Char"/>
    <w:basedOn w:val="DefaultParagraphFont"/>
    <w:link w:val="Subtitle"/>
    <w:uiPriority w:val="26"/>
    <w:semiHidden/>
    <w:rsid w:val="0091596A"/>
    <w:rPr>
      <w:rFonts w:ascii="Verdana" w:hAnsi="Verdana"/>
      <w:color w:val="FFFFFF" w:themeColor="background2"/>
      <w:sz w:val="28"/>
    </w:rPr>
  </w:style>
  <w:style w:type="paragraph" w:customStyle="1" w:styleId="Subtitle2">
    <w:name w:val="Subtitle 2"/>
    <w:basedOn w:val="Normal"/>
    <w:uiPriority w:val="26"/>
    <w:semiHidden/>
    <w:rsid w:val="003C216D"/>
    <w:pPr>
      <w:contextualSpacing/>
    </w:pPr>
    <w:rPr>
      <w:b/>
      <w:color w:val="FFFFFF" w:themeColor="background2"/>
      <w:sz w:val="28"/>
    </w:rPr>
  </w:style>
  <w:style w:type="character" w:styleId="Hyperlink">
    <w:name w:val="Hyperlink"/>
    <w:basedOn w:val="DefaultParagraphFont"/>
    <w:uiPriority w:val="99"/>
    <w:rsid w:val="00592879"/>
    <w:rPr>
      <w:b/>
      <w:color w:val="5E6A71" w:themeColor="text2"/>
      <w:u w:val="none"/>
    </w:rPr>
  </w:style>
  <w:style w:type="paragraph" w:styleId="TOC1">
    <w:name w:val="toc 1"/>
    <w:basedOn w:val="Normal"/>
    <w:next w:val="Normal"/>
    <w:autoRedefine/>
    <w:uiPriority w:val="39"/>
    <w:rsid w:val="00BE193D"/>
    <w:pPr>
      <w:tabs>
        <w:tab w:val="left" w:pos="794"/>
        <w:tab w:val="right" w:pos="9864"/>
      </w:tabs>
      <w:spacing w:after="120"/>
    </w:pPr>
    <w:rPr>
      <w:rFonts w:ascii="Arial" w:hAnsi="Arial"/>
      <w:b/>
      <w:color w:val="404040" w:themeColor="text1" w:themeTint="BF"/>
      <w:sz w:val="20"/>
    </w:rPr>
  </w:style>
  <w:style w:type="paragraph" w:styleId="TOC2">
    <w:name w:val="toc 2"/>
    <w:basedOn w:val="Normal"/>
    <w:next w:val="Normal"/>
    <w:autoRedefine/>
    <w:uiPriority w:val="39"/>
    <w:rsid w:val="00BE193D"/>
    <w:pPr>
      <w:tabs>
        <w:tab w:val="left" w:pos="794"/>
        <w:tab w:val="right" w:pos="9864"/>
      </w:tabs>
      <w:spacing w:after="120"/>
    </w:pPr>
    <w:rPr>
      <w:rFonts w:ascii="Arial" w:hAnsi="Arial"/>
      <w:color w:val="404040" w:themeColor="text1" w:themeTint="BF"/>
      <w:sz w:val="20"/>
    </w:rPr>
  </w:style>
  <w:style w:type="paragraph" w:styleId="ListParagraph">
    <w:name w:val="List Paragraph"/>
    <w:basedOn w:val="Normal"/>
    <w:uiPriority w:val="34"/>
    <w:semiHidden/>
    <w:qFormat/>
    <w:rsid w:val="00A2724F"/>
    <w:pPr>
      <w:ind w:left="720"/>
      <w:contextualSpacing/>
    </w:pPr>
  </w:style>
  <w:style w:type="character" w:styleId="BookTitle">
    <w:name w:val="Book Title"/>
    <w:basedOn w:val="DefaultParagraphFont"/>
    <w:uiPriority w:val="33"/>
    <w:semiHidden/>
    <w:rsid w:val="00A2724F"/>
    <w:rPr>
      <w:b/>
      <w:bCs/>
      <w:smallCaps/>
      <w:spacing w:val="5"/>
    </w:rPr>
  </w:style>
  <w:style w:type="character" w:styleId="SubtleReference">
    <w:name w:val="Subtle Reference"/>
    <w:basedOn w:val="DefaultParagraphFont"/>
    <w:uiPriority w:val="31"/>
    <w:semiHidden/>
    <w:rsid w:val="00A2724F"/>
    <w:rPr>
      <w:smallCaps/>
      <w:color w:val="009FDA" w:themeColor="accent2"/>
      <w:u w:val="single"/>
    </w:rPr>
  </w:style>
  <w:style w:type="paragraph" w:customStyle="1" w:styleId="FilePathinFooter">
    <w:name w:val="File Path in Footer"/>
    <w:uiPriority w:val="99"/>
    <w:semiHidden/>
    <w:rsid w:val="008C0926"/>
    <w:pPr>
      <w:tabs>
        <w:tab w:val="right" w:pos="10597"/>
      </w:tabs>
      <w:spacing w:before="60" w:after="0" w:line="240" w:lineRule="auto"/>
    </w:pPr>
    <w:rPr>
      <w:rFonts w:ascii="Verdana" w:hAnsi="Verdana"/>
      <w:b/>
      <w:caps/>
      <w:color w:val="5E6A71" w:themeColor="text2"/>
      <w:sz w:val="10"/>
    </w:rPr>
  </w:style>
  <w:style w:type="paragraph" w:customStyle="1" w:styleId="ClientName">
    <w:name w:val="Client Name"/>
    <w:basedOn w:val="BodyText"/>
    <w:uiPriority w:val="29"/>
    <w:semiHidden/>
    <w:qFormat/>
    <w:rsid w:val="00983B3E"/>
    <w:rPr>
      <w:sz w:val="28"/>
    </w:rPr>
  </w:style>
  <w:style w:type="paragraph" w:customStyle="1" w:styleId="Message">
    <w:name w:val="Message"/>
    <w:next w:val="BodyText"/>
    <w:uiPriority w:val="26"/>
    <w:semiHidden/>
    <w:rsid w:val="00782E55"/>
    <w:pPr>
      <w:pBdr>
        <w:bottom w:val="single" w:sz="4" w:space="4" w:color="5E6A71" w:themeColor="accent3"/>
      </w:pBdr>
    </w:pPr>
    <w:rPr>
      <w:rFonts w:ascii="Verdana" w:eastAsiaTheme="majorEastAsia" w:hAnsi="Verdana" w:cstheme="majorBidi"/>
      <w:b/>
      <w:bCs/>
      <w:color w:val="009FDA" w:themeColor="accent2"/>
      <w:sz w:val="24"/>
    </w:rPr>
  </w:style>
  <w:style w:type="character" w:styleId="PlaceholderText">
    <w:name w:val="Placeholder Text"/>
    <w:basedOn w:val="DefaultParagraphFont"/>
    <w:uiPriority w:val="99"/>
    <w:semiHidden/>
    <w:rsid w:val="00C64314"/>
    <w:rPr>
      <w:color w:val="808080"/>
    </w:rPr>
  </w:style>
  <w:style w:type="paragraph" w:styleId="List">
    <w:name w:val="List"/>
    <w:basedOn w:val="Normal"/>
    <w:uiPriority w:val="5"/>
    <w:qFormat/>
    <w:rsid w:val="00843748"/>
    <w:pPr>
      <w:numPr>
        <w:numId w:val="2"/>
      </w:numPr>
      <w:spacing w:after="120" w:line="240" w:lineRule="atLeast"/>
    </w:pPr>
  </w:style>
  <w:style w:type="paragraph" w:styleId="List2">
    <w:name w:val="List 2"/>
    <w:basedOn w:val="List"/>
    <w:uiPriority w:val="5"/>
    <w:qFormat/>
    <w:rsid w:val="00843748"/>
    <w:pPr>
      <w:numPr>
        <w:ilvl w:val="1"/>
      </w:numPr>
    </w:pPr>
  </w:style>
  <w:style w:type="paragraph" w:styleId="List3">
    <w:name w:val="List 3"/>
    <w:basedOn w:val="Normal"/>
    <w:uiPriority w:val="5"/>
    <w:qFormat/>
    <w:rsid w:val="00843748"/>
    <w:pPr>
      <w:numPr>
        <w:ilvl w:val="2"/>
        <w:numId w:val="2"/>
      </w:numPr>
      <w:spacing w:after="120" w:line="240" w:lineRule="atLeast"/>
    </w:pPr>
  </w:style>
  <w:style w:type="paragraph" w:styleId="List4">
    <w:name w:val="List 4"/>
    <w:basedOn w:val="Normal"/>
    <w:uiPriority w:val="5"/>
    <w:qFormat/>
    <w:rsid w:val="00843748"/>
    <w:pPr>
      <w:numPr>
        <w:ilvl w:val="3"/>
        <w:numId w:val="2"/>
      </w:numPr>
      <w:spacing w:after="120" w:line="240" w:lineRule="atLeast"/>
    </w:pPr>
  </w:style>
  <w:style w:type="paragraph" w:styleId="ListBullet2">
    <w:name w:val="List Bullet 2"/>
    <w:basedOn w:val="Normal"/>
    <w:uiPriority w:val="5"/>
    <w:qFormat/>
    <w:rsid w:val="00843748"/>
    <w:pPr>
      <w:numPr>
        <w:ilvl w:val="1"/>
        <w:numId w:val="3"/>
      </w:numPr>
      <w:spacing w:after="120" w:line="240" w:lineRule="atLeast"/>
    </w:pPr>
  </w:style>
  <w:style w:type="paragraph" w:styleId="ListBullet3">
    <w:name w:val="List Bullet 3"/>
    <w:basedOn w:val="Normal"/>
    <w:uiPriority w:val="5"/>
    <w:qFormat/>
    <w:rsid w:val="00843748"/>
    <w:pPr>
      <w:numPr>
        <w:ilvl w:val="2"/>
        <w:numId w:val="3"/>
      </w:numPr>
      <w:spacing w:after="120" w:line="240" w:lineRule="atLeast"/>
    </w:pPr>
  </w:style>
  <w:style w:type="paragraph" w:styleId="ListBullet4">
    <w:name w:val="List Bullet 4"/>
    <w:basedOn w:val="Normal"/>
    <w:uiPriority w:val="5"/>
    <w:qFormat/>
    <w:rsid w:val="00843748"/>
    <w:pPr>
      <w:numPr>
        <w:ilvl w:val="3"/>
        <w:numId w:val="3"/>
      </w:numPr>
      <w:spacing w:after="120" w:line="240" w:lineRule="atLeast"/>
    </w:pPr>
  </w:style>
  <w:style w:type="paragraph" w:styleId="ListNumber">
    <w:name w:val="List Number"/>
    <w:basedOn w:val="Normal"/>
    <w:uiPriority w:val="6"/>
    <w:rsid w:val="00843748"/>
    <w:pPr>
      <w:numPr>
        <w:numId w:val="4"/>
      </w:numPr>
      <w:spacing w:after="120" w:line="240" w:lineRule="atLeast"/>
    </w:pPr>
  </w:style>
  <w:style w:type="paragraph" w:styleId="ListNumber2">
    <w:name w:val="List Number 2"/>
    <w:basedOn w:val="Normal"/>
    <w:uiPriority w:val="6"/>
    <w:rsid w:val="00843748"/>
    <w:pPr>
      <w:numPr>
        <w:ilvl w:val="1"/>
        <w:numId w:val="4"/>
      </w:numPr>
      <w:spacing w:after="120" w:line="240" w:lineRule="atLeast"/>
    </w:pPr>
  </w:style>
  <w:style w:type="paragraph" w:styleId="ListNumber3">
    <w:name w:val="List Number 3"/>
    <w:basedOn w:val="Normal"/>
    <w:uiPriority w:val="6"/>
    <w:rsid w:val="00843748"/>
    <w:pPr>
      <w:numPr>
        <w:ilvl w:val="2"/>
        <w:numId w:val="4"/>
      </w:numPr>
      <w:spacing w:after="120" w:line="240" w:lineRule="atLeast"/>
    </w:pPr>
  </w:style>
  <w:style w:type="paragraph" w:styleId="ListNumber4">
    <w:name w:val="List Number 4"/>
    <w:basedOn w:val="Normal"/>
    <w:uiPriority w:val="6"/>
    <w:rsid w:val="00843748"/>
    <w:pPr>
      <w:numPr>
        <w:ilvl w:val="3"/>
        <w:numId w:val="4"/>
      </w:numPr>
      <w:spacing w:after="120" w:line="240" w:lineRule="atLeast"/>
    </w:pPr>
  </w:style>
  <w:style w:type="paragraph" w:customStyle="1" w:styleId="Titleblock">
    <w:name w:val="Title block"/>
    <w:basedOn w:val="NoSpacing"/>
    <w:link w:val="TitleblockChar"/>
    <w:uiPriority w:val="17"/>
    <w:qFormat/>
    <w:rsid w:val="00ED3C58"/>
    <w:pPr>
      <w:ind w:left="0"/>
    </w:pPr>
    <w:rPr>
      <w:b/>
      <w:color w:val="1E4479" w:themeColor="accent1"/>
    </w:rPr>
  </w:style>
  <w:style w:type="character" w:customStyle="1" w:styleId="Heading6Char">
    <w:name w:val="Heading 6 Char"/>
    <w:basedOn w:val="DefaultParagraphFont"/>
    <w:link w:val="Heading6"/>
    <w:uiPriority w:val="27"/>
    <w:semiHidden/>
    <w:rsid w:val="0091596A"/>
    <w:rPr>
      <w:rFonts w:asciiTheme="majorHAnsi" w:eastAsiaTheme="majorEastAsia" w:hAnsiTheme="majorHAnsi" w:cstheme="majorBidi"/>
      <w:color w:val="0F213C" w:themeColor="accent1" w:themeShade="7F"/>
      <w:sz w:val="18"/>
    </w:rPr>
  </w:style>
  <w:style w:type="character" w:customStyle="1" w:styleId="NoSpacingChar">
    <w:name w:val="No Spacing Char"/>
    <w:basedOn w:val="DefaultParagraphFont"/>
    <w:link w:val="NoSpacing"/>
    <w:uiPriority w:val="11"/>
    <w:rsid w:val="00D20B73"/>
    <w:rPr>
      <w:rFonts w:ascii="Verdana" w:hAnsi="Verdana"/>
      <w:color w:val="5E6A71" w:themeColor="text2"/>
      <w:sz w:val="18"/>
    </w:rPr>
  </w:style>
  <w:style w:type="character" w:customStyle="1" w:styleId="TitleblockChar">
    <w:name w:val="Title block Char"/>
    <w:basedOn w:val="NoSpacingChar"/>
    <w:link w:val="Titleblock"/>
    <w:uiPriority w:val="17"/>
    <w:rsid w:val="00D20B73"/>
    <w:rPr>
      <w:rFonts w:ascii="Verdana" w:hAnsi="Verdana"/>
      <w:b/>
      <w:color w:val="1E4479" w:themeColor="accent1"/>
      <w:sz w:val="18"/>
    </w:rPr>
  </w:style>
  <w:style w:type="character" w:customStyle="1" w:styleId="Heading7Char">
    <w:name w:val="Heading 7 Char"/>
    <w:basedOn w:val="DefaultParagraphFont"/>
    <w:link w:val="Heading7"/>
    <w:uiPriority w:val="27"/>
    <w:semiHidden/>
    <w:rsid w:val="0091596A"/>
    <w:rPr>
      <w:rFonts w:asciiTheme="majorHAnsi" w:eastAsiaTheme="majorEastAsia" w:hAnsiTheme="majorHAnsi" w:cstheme="majorBidi"/>
      <w:i/>
      <w:iCs/>
      <w:color w:val="0F213C" w:themeColor="accent1" w:themeShade="7F"/>
      <w:sz w:val="18"/>
    </w:rPr>
  </w:style>
  <w:style w:type="character" w:customStyle="1" w:styleId="Heading8Char">
    <w:name w:val="Heading 8 Char"/>
    <w:basedOn w:val="DefaultParagraphFont"/>
    <w:link w:val="Heading8"/>
    <w:uiPriority w:val="27"/>
    <w:semiHidden/>
    <w:rsid w:val="009159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27"/>
    <w:semiHidden/>
    <w:rsid w:val="0091596A"/>
    <w:rPr>
      <w:rFonts w:asciiTheme="majorHAnsi" w:eastAsiaTheme="majorEastAsia" w:hAnsiTheme="majorHAnsi" w:cstheme="majorBidi"/>
      <w:i/>
      <w:iCs/>
      <w:color w:val="272727" w:themeColor="text1" w:themeTint="D8"/>
      <w:sz w:val="21"/>
      <w:szCs w:val="21"/>
    </w:rPr>
  </w:style>
  <w:style w:type="paragraph" w:customStyle="1" w:styleId="Subject">
    <w:name w:val="Subject"/>
    <w:next w:val="BodyText"/>
    <w:uiPriority w:val="26"/>
    <w:semiHidden/>
    <w:qFormat/>
    <w:rsid w:val="006A4BC1"/>
    <w:pPr>
      <w:pBdr>
        <w:bottom w:val="single" w:sz="4" w:space="4" w:color="5E6A71" w:themeColor="accent3"/>
      </w:pBdr>
      <w:spacing w:before="1400"/>
    </w:pPr>
    <w:rPr>
      <w:rFonts w:ascii="Verdana" w:eastAsiaTheme="majorEastAsia" w:hAnsi="Verdana" w:cstheme="majorBidi"/>
      <w:b/>
      <w:bCs/>
      <w:color w:val="009FDA" w:themeColor="accent2"/>
      <w:sz w:val="24"/>
    </w:rPr>
  </w:style>
  <w:style w:type="paragraph" w:customStyle="1" w:styleId="Titleblock-project">
    <w:name w:val="Title block - project"/>
    <w:basedOn w:val="Titleblock"/>
    <w:link w:val="Titleblock-projectChar"/>
    <w:uiPriority w:val="17"/>
    <w:qFormat/>
    <w:rsid w:val="004E1541"/>
  </w:style>
  <w:style w:type="paragraph" w:customStyle="1" w:styleId="Titleblock-client">
    <w:name w:val="Title block - client"/>
    <w:basedOn w:val="Titleblock"/>
    <w:link w:val="Titleblock-clientChar"/>
    <w:uiPriority w:val="17"/>
    <w:qFormat/>
    <w:rsid w:val="004E1541"/>
  </w:style>
  <w:style w:type="character" w:customStyle="1" w:styleId="Titleblock-projectChar">
    <w:name w:val="Title block - project Char"/>
    <w:basedOn w:val="TitleblockChar"/>
    <w:link w:val="Titleblock-project"/>
    <w:uiPriority w:val="17"/>
    <w:rsid w:val="00D20B73"/>
    <w:rPr>
      <w:rFonts w:ascii="Verdana" w:hAnsi="Verdana"/>
      <w:b/>
      <w:color w:val="1E4479" w:themeColor="accent1"/>
      <w:sz w:val="18"/>
    </w:rPr>
  </w:style>
  <w:style w:type="character" w:customStyle="1" w:styleId="Titleblock-clientChar">
    <w:name w:val="Title block - client Char"/>
    <w:basedOn w:val="TitleblockChar"/>
    <w:link w:val="Titleblock-client"/>
    <w:uiPriority w:val="17"/>
    <w:rsid w:val="00D20B73"/>
    <w:rPr>
      <w:rFonts w:ascii="Verdana" w:hAnsi="Verdana"/>
      <w:b/>
      <w:color w:val="1E4479" w:themeColor="accent1"/>
      <w:sz w:val="18"/>
    </w:rPr>
  </w:style>
  <w:style w:type="paragraph" w:customStyle="1" w:styleId="Normal-Nospacing">
    <w:name w:val="Normal - No spacing"/>
    <w:basedOn w:val="Normal"/>
    <w:link w:val="Normal-NospacingChar"/>
    <w:uiPriority w:val="16"/>
    <w:qFormat/>
    <w:rsid w:val="00ED16E0"/>
    <w:pPr>
      <w:spacing w:after="0"/>
    </w:pPr>
  </w:style>
  <w:style w:type="character" w:customStyle="1" w:styleId="Normal-NospacingChar">
    <w:name w:val="Normal - No spacing Char"/>
    <w:basedOn w:val="DefaultParagraphFont"/>
    <w:link w:val="Normal-Nospacing"/>
    <w:uiPriority w:val="16"/>
    <w:rsid w:val="00D20B73"/>
    <w:rPr>
      <w:rFonts w:ascii="Verdana" w:hAnsi="Verdana"/>
      <w:color w:val="5E6A71" w:themeColor="text2"/>
      <w:sz w:val="18"/>
    </w:rPr>
  </w:style>
  <w:style w:type="paragraph" w:customStyle="1" w:styleId="Contactdetails">
    <w:name w:val="Contact details"/>
    <w:basedOn w:val="Normal-Nospacing"/>
    <w:link w:val="ContactdetailsChar"/>
    <w:uiPriority w:val="14"/>
    <w:qFormat/>
    <w:rsid w:val="00A03DF1"/>
    <w:rPr>
      <w:color w:val="1E4479" w:themeColor="accent1"/>
    </w:rPr>
  </w:style>
  <w:style w:type="paragraph" w:customStyle="1" w:styleId="Contactdetailsbold">
    <w:name w:val="Contact details bold"/>
    <w:basedOn w:val="Normal-Nospacing"/>
    <w:link w:val="ContactdetailsboldChar"/>
    <w:uiPriority w:val="14"/>
    <w:qFormat/>
    <w:rsid w:val="00A03DF1"/>
    <w:rPr>
      <w:b/>
      <w:color w:val="1E4479" w:themeColor="accent1"/>
    </w:rPr>
  </w:style>
  <w:style w:type="character" w:customStyle="1" w:styleId="ContactdetailsChar">
    <w:name w:val="Contact details Char"/>
    <w:basedOn w:val="Normal-NospacingChar"/>
    <w:link w:val="Contactdetails"/>
    <w:uiPriority w:val="14"/>
    <w:rsid w:val="00D20B73"/>
    <w:rPr>
      <w:rFonts w:ascii="Verdana" w:hAnsi="Verdana"/>
      <w:color w:val="1E4479" w:themeColor="accent1"/>
      <w:sz w:val="18"/>
    </w:rPr>
  </w:style>
  <w:style w:type="paragraph" w:customStyle="1" w:styleId="ContentsTitle">
    <w:name w:val="Contents Title"/>
    <w:basedOn w:val="Normal"/>
    <w:link w:val="ContentsTitleChar"/>
    <w:uiPriority w:val="17"/>
    <w:qFormat/>
    <w:rsid w:val="00EC6C3D"/>
    <w:pPr>
      <w:pBdr>
        <w:bottom w:val="single" w:sz="2" w:space="4" w:color="5E6A71" w:themeColor="text2"/>
      </w:pBdr>
      <w:spacing w:after="80" w:line="276" w:lineRule="auto"/>
    </w:pPr>
    <w:rPr>
      <w:rFonts w:ascii="Arial" w:hAnsi="Arial" w:cs="Arial"/>
      <w:b/>
      <w:sz w:val="28"/>
    </w:rPr>
  </w:style>
  <w:style w:type="character" w:customStyle="1" w:styleId="ContactdetailsboldChar">
    <w:name w:val="Contact details bold Char"/>
    <w:basedOn w:val="Normal-NospacingChar"/>
    <w:link w:val="Contactdetailsbold"/>
    <w:uiPriority w:val="14"/>
    <w:rsid w:val="00D20B73"/>
    <w:rPr>
      <w:rFonts w:ascii="Verdana" w:hAnsi="Verdana"/>
      <w:b/>
      <w:color w:val="1E4479" w:themeColor="accent1"/>
      <w:sz w:val="18"/>
    </w:rPr>
  </w:style>
  <w:style w:type="character" w:customStyle="1" w:styleId="ContentsTitleChar">
    <w:name w:val="Contents Title Char"/>
    <w:basedOn w:val="DefaultParagraphFont"/>
    <w:link w:val="ContentsTitle"/>
    <w:uiPriority w:val="17"/>
    <w:rsid w:val="00EC6C3D"/>
    <w:rPr>
      <w:rFonts w:ascii="Arial" w:hAnsi="Arial" w:cs="Arial"/>
      <w:b/>
      <w:color w:val="5E6A71" w:themeColor="text2"/>
      <w:sz w:val="28"/>
    </w:rPr>
  </w:style>
  <w:style w:type="paragraph" w:customStyle="1" w:styleId="Filepath">
    <w:name w:val="Filepath"/>
    <w:basedOn w:val="Disclaimer"/>
    <w:link w:val="FilepathChar"/>
    <w:uiPriority w:val="14"/>
    <w:qFormat/>
    <w:rsid w:val="000C140A"/>
    <w:pPr>
      <w:framePr w:hSpace="181" w:wrap="around" w:hAnchor="text" w:yAlign="bottom"/>
      <w:suppressOverlap/>
    </w:pPr>
  </w:style>
  <w:style w:type="character" w:customStyle="1" w:styleId="DisclaimerChar">
    <w:name w:val="Disclaimer Char"/>
    <w:basedOn w:val="DefaultParagraphFont"/>
    <w:link w:val="Disclaimer"/>
    <w:uiPriority w:val="14"/>
    <w:rsid w:val="00D20B73"/>
    <w:rPr>
      <w:rFonts w:ascii="Verdana" w:hAnsi="Verdana"/>
      <w:color w:val="5E6A71" w:themeColor="text2"/>
      <w:sz w:val="14"/>
      <w:szCs w:val="14"/>
    </w:rPr>
  </w:style>
  <w:style w:type="character" w:customStyle="1" w:styleId="FilepathChar">
    <w:name w:val="Filepath Char"/>
    <w:basedOn w:val="DisclaimerChar"/>
    <w:link w:val="Filepath"/>
    <w:uiPriority w:val="14"/>
    <w:rsid w:val="00D20B73"/>
    <w:rPr>
      <w:rFonts w:ascii="Verdana" w:hAnsi="Verdana"/>
      <w:color w:val="5E6A71" w:themeColor="text2"/>
      <w:sz w:val="14"/>
      <w:szCs w:val="14"/>
    </w:rPr>
  </w:style>
  <w:style w:type="paragraph" w:styleId="TOC3">
    <w:name w:val="toc 3"/>
    <w:basedOn w:val="Normal"/>
    <w:next w:val="Normal"/>
    <w:autoRedefine/>
    <w:uiPriority w:val="39"/>
    <w:rsid w:val="00F60FB5"/>
    <w:pPr>
      <w:tabs>
        <w:tab w:val="left" w:pos="794"/>
        <w:tab w:val="right" w:pos="9864"/>
      </w:tabs>
      <w:spacing w:after="120"/>
    </w:pPr>
    <w:rPr>
      <w:b/>
    </w:rPr>
  </w:style>
  <w:style w:type="paragraph" w:styleId="TOC4">
    <w:name w:val="toc 4"/>
    <w:basedOn w:val="Normal"/>
    <w:next w:val="Normal"/>
    <w:autoRedefine/>
    <w:uiPriority w:val="39"/>
    <w:rsid w:val="00B83B42"/>
    <w:pPr>
      <w:tabs>
        <w:tab w:val="left" w:pos="794"/>
        <w:tab w:val="right" w:pos="9854"/>
      </w:tabs>
      <w:spacing w:after="100"/>
    </w:pPr>
  </w:style>
  <w:style w:type="paragraph" w:customStyle="1" w:styleId="ReportTitle">
    <w:name w:val="Report Title"/>
    <w:basedOn w:val="Normal"/>
    <w:link w:val="ReportTitleChar"/>
    <w:uiPriority w:val="17"/>
    <w:qFormat/>
    <w:rsid w:val="00A9163D"/>
    <w:rPr>
      <w:color w:val="FFFFFF" w:themeColor="background2"/>
      <w:sz w:val="24"/>
    </w:rPr>
  </w:style>
  <w:style w:type="paragraph" w:customStyle="1" w:styleId="ReportProject">
    <w:name w:val="Report Project"/>
    <w:basedOn w:val="Normal"/>
    <w:link w:val="ReportProjectChar"/>
    <w:uiPriority w:val="17"/>
    <w:qFormat/>
    <w:rsid w:val="00546D41"/>
    <w:pPr>
      <w:tabs>
        <w:tab w:val="center" w:pos="4513"/>
        <w:tab w:val="right" w:pos="9026"/>
      </w:tabs>
      <w:spacing w:before="240" w:after="60"/>
    </w:pPr>
    <w:rPr>
      <w:b/>
      <w:color w:val="FFFFFF" w:themeColor="background2"/>
      <w:sz w:val="24"/>
    </w:rPr>
  </w:style>
  <w:style w:type="character" w:customStyle="1" w:styleId="ReportTitleChar">
    <w:name w:val="Report Title Char"/>
    <w:basedOn w:val="DefaultParagraphFont"/>
    <w:link w:val="ReportTitle"/>
    <w:uiPriority w:val="17"/>
    <w:rsid w:val="00D20B73"/>
    <w:rPr>
      <w:rFonts w:ascii="Verdana" w:hAnsi="Verdana"/>
      <w:color w:val="FFFFFF" w:themeColor="background2"/>
      <w:sz w:val="24"/>
    </w:rPr>
  </w:style>
  <w:style w:type="paragraph" w:customStyle="1" w:styleId="ReportClient">
    <w:name w:val="Report Client"/>
    <w:basedOn w:val="Normal"/>
    <w:link w:val="ReportClientChar"/>
    <w:uiPriority w:val="17"/>
    <w:qFormat/>
    <w:rsid w:val="00546D41"/>
    <w:pPr>
      <w:spacing w:after="60"/>
    </w:pPr>
    <w:rPr>
      <w:b/>
      <w:color w:val="FFFFFF" w:themeColor="background2"/>
      <w:sz w:val="24"/>
    </w:rPr>
  </w:style>
  <w:style w:type="character" w:customStyle="1" w:styleId="ReportProjectChar">
    <w:name w:val="Report Project Char"/>
    <w:basedOn w:val="DefaultParagraphFont"/>
    <w:link w:val="ReportProject"/>
    <w:uiPriority w:val="17"/>
    <w:rsid w:val="00D20B73"/>
    <w:rPr>
      <w:rFonts w:ascii="Verdana" w:hAnsi="Verdana"/>
      <w:b/>
      <w:color w:val="FFFFFF" w:themeColor="background2"/>
      <w:sz w:val="24"/>
    </w:rPr>
  </w:style>
  <w:style w:type="paragraph" w:customStyle="1" w:styleId="ReportStrapline">
    <w:name w:val="Report Strapline"/>
    <w:basedOn w:val="Normal"/>
    <w:link w:val="ReportStraplineChar"/>
    <w:uiPriority w:val="17"/>
    <w:qFormat/>
    <w:rsid w:val="00A9163D"/>
    <w:pPr>
      <w:spacing w:after="0"/>
    </w:pPr>
    <w:rPr>
      <w:b/>
      <w:color w:val="FFFFFF" w:themeColor="background1"/>
      <w:sz w:val="14"/>
    </w:rPr>
  </w:style>
  <w:style w:type="character" w:customStyle="1" w:styleId="ReportClientChar">
    <w:name w:val="Report Client Char"/>
    <w:basedOn w:val="DefaultParagraphFont"/>
    <w:link w:val="ReportClient"/>
    <w:uiPriority w:val="17"/>
    <w:rsid w:val="00D20B73"/>
    <w:rPr>
      <w:rFonts w:ascii="Verdana" w:hAnsi="Verdana"/>
      <w:b/>
      <w:color w:val="FFFFFF" w:themeColor="background2"/>
      <w:sz w:val="24"/>
    </w:rPr>
  </w:style>
  <w:style w:type="paragraph" w:customStyle="1" w:styleId="SupportingHeader">
    <w:name w:val="Supporting Header"/>
    <w:basedOn w:val="Normal"/>
    <w:link w:val="SupportingHeaderChar"/>
    <w:uiPriority w:val="16"/>
    <w:qFormat/>
    <w:rsid w:val="00943EB4"/>
    <w:pPr>
      <w:spacing w:after="0"/>
    </w:pPr>
    <w:rPr>
      <w:sz w:val="22"/>
    </w:rPr>
  </w:style>
  <w:style w:type="character" w:customStyle="1" w:styleId="ReportStraplineChar">
    <w:name w:val="Report Strapline Char"/>
    <w:basedOn w:val="DefaultParagraphFont"/>
    <w:link w:val="ReportStrapline"/>
    <w:uiPriority w:val="17"/>
    <w:rsid w:val="00D20B73"/>
    <w:rPr>
      <w:rFonts w:ascii="Verdana" w:hAnsi="Verdana"/>
      <w:b/>
      <w:color w:val="FFFFFF" w:themeColor="background1"/>
      <w:sz w:val="14"/>
    </w:rPr>
  </w:style>
  <w:style w:type="character" w:customStyle="1" w:styleId="A0">
    <w:name w:val="A0"/>
    <w:uiPriority w:val="99"/>
    <w:rsid w:val="00943EB4"/>
    <w:rPr>
      <w:rFonts w:cs="Verdana"/>
      <w:color w:val="000000"/>
    </w:rPr>
  </w:style>
  <w:style w:type="character" w:customStyle="1" w:styleId="SupportingHeaderChar">
    <w:name w:val="Supporting Header Char"/>
    <w:basedOn w:val="DefaultParagraphFont"/>
    <w:link w:val="SupportingHeader"/>
    <w:uiPriority w:val="16"/>
    <w:rsid w:val="00D20B73"/>
    <w:rPr>
      <w:rFonts w:ascii="Verdana" w:hAnsi="Verdana"/>
      <w:color w:val="5E6A71" w:themeColor="text2"/>
    </w:rPr>
  </w:style>
  <w:style w:type="paragraph" w:customStyle="1" w:styleId="AppendixTitle">
    <w:name w:val="Appendix Title"/>
    <w:basedOn w:val="Normal"/>
    <w:next w:val="AppendixSubheading"/>
    <w:link w:val="AppendixTitleChar"/>
    <w:uiPriority w:val="7"/>
    <w:qFormat/>
    <w:rsid w:val="00BE193D"/>
    <w:pPr>
      <w:pBdr>
        <w:bottom w:val="single" w:sz="2" w:space="4" w:color="5E6A71" w:themeColor="text2"/>
      </w:pBdr>
      <w:outlineLvl w:val="0"/>
    </w:pPr>
    <w:rPr>
      <w:rFonts w:ascii="Arial" w:hAnsi="Arial" w:cs="Arial"/>
      <w:b/>
      <w:color w:val="404040" w:themeColor="text1" w:themeTint="BF"/>
      <w:sz w:val="20"/>
      <w:szCs w:val="20"/>
    </w:rPr>
  </w:style>
  <w:style w:type="paragraph" w:customStyle="1" w:styleId="AppendixSubheading">
    <w:name w:val="Appendix Subheading"/>
    <w:basedOn w:val="Normal"/>
    <w:next w:val="AppendixContent"/>
    <w:link w:val="AppendixSubheadingChar"/>
    <w:uiPriority w:val="8"/>
    <w:qFormat/>
    <w:rsid w:val="00BE193D"/>
    <w:pPr>
      <w:numPr>
        <w:numId w:val="24"/>
      </w:numPr>
      <w:spacing w:after="120"/>
      <w:ind w:hanging="720"/>
      <w:outlineLvl w:val="1"/>
    </w:pPr>
    <w:rPr>
      <w:rFonts w:ascii="Arial" w:hAnsi="Arial" w:cs="Arial"/>
      <w:b/>
      <w:color w:val="404040" w:themeColor="text1" w:themeTint="BF"/>
      <w:sz w:val="20"/>
      <w:szCs w:val="20"/>
    </w:rPr>
  </w:style>
  <w:style w:type="character" w:customStyle="1" w:styleId="AppendixTitleChar">
    <w:name w:val="Appendix Title Char"/>
    <w:basedOn w:val="DefaultParagraphFont"/>
    <w:link w:val="AppendixTitle"/>
    <w:uiPriority w:val="7"/>
    <w:rsid w:val="00BE193D"/>
    <w:rPr>
      <w:rFonts w:ascii="Arial" w:hAnsi="Arial" w:cs="Arial"/>
      <w:b/>
      <w:color w:val="404040" w:themeColor="text1" w:themeTint="BF"/>
      <w:sz w:val="20"/>
      <w:szCs w:val="20"/>
    </w:rPr>
  </w:style>
  <w:style w:type="character" w:customStyle="1" w:styleId="A7">
    <w:name w:val="A7"/>
    <w:uiPriority w:val="99"/>
    <w:rsid w:val="00D20B73"/>
    <w:rPr>
      <w:rFonts w:cs="Verdana"/>
      <w:b/>
      <w:bCs/>
      <w:color w:val="000000"/>
      <w:sz w:val="22"/>
      <w:szCs w:val="22"/>
    </w:rPr>
  </w:style>
  <w:style w:type="character" w:customStyle="1" w:styleId="AppendixSubheadingChar">
    <w:name w:val="Appendix Subheading Char"/>
    <w:basedOn w:val="DefaultParagraphFont"/>
    <w:link w:val="AppendixSubheading"/>
    <w:uiPriority w:val="8"/>
    <w:rsid w:val="00BE193D"/>
    <w:rPr>
      <w:rFonts w:ascii="Arial" w:hAnsi="Arial" w:cs="Arial"/>
      <w:b/>
      <w:color w:val="404040" w:themeColor="text1" w:themeTint="BF"/>
      <w:sz w:val="20"/>
      <w:szCs w:val="20"/>
    </w:rPr>
  </w:style>
  <w:style w:type="paragraph" w:customStyle="1" w:styleId="AppendixContent">
    <w:name w:val="Appendix Content"/>
    <w:basedOn w:val="Normal"/>
    <w:link w:val="AppendixContentChar"/>
    <w:uiPriority w:val="9"/>
    <w:qFormat/>
    <w:rsid w:val="001925D5"/>
    <w:pPr>
      <w:spacing w:line="240" w:lineRule="atLeast"/>
    </w:pPr>
  </w:style>
  <w:style w:type="character" w:customStyle="1" w:styleId="AppendixContentChar">
    <w:name w:val="Appendix Content Char"/>
    <w:basedOn w:val="DefaultParagraphFont"/>
    <w:link w:val="AppendixContent"/>
    <w:uiPriority w:val="9"/>
    <w:rsid w:val="001925D5"/>
    <w:rPr>
      <w:rFonts w:ascii="Verdana" w:hAnsi="Verdana"/>
      <w:color w:val="5E6A71" w:themeColor="text2"/>
      <w:sz w:val="18"/>
    </w:rPr>
  </w:style>
  <w:style w:type="paragraph" w:customStyle="1" w:styleId="ClientReportTitle">
    <w:name w:val="Client Report Title"/>
    <w:basedOn w:val="Normal"/>
    <w:link w:val="ClientReportTitleChar"/>
    <w:uiPriority w:val="17"/>
    <w:qFormat/>
    <w:rsid w:val="00A02554"/>
    <w:pPr>
      <w:spacing w:after="0"/>
    </w:pPr>
    <w:rPr>
      <w:b/>
      <w:color w:val="1E4479" w:themeColor="accent1"/>
      <w:sz w:val="56"/>
    </w:rPr>
  </w:style>
  <w:style w:type="character" w:customStyle="1" w:styleId="ClientReportTitleChar">
    <w:name w:val="Client Report Title Char"/>
    <w:basedOn w:val="DefaultParagraphFont"/>
    <w:link w:val="ClientReportTitle"/>
    <w:uiPriority w:val="17"/>
    <w:rsid w:val="00A02554"/>
    <w:rPr>
      <w:rFonts w:ascii="Verdana" w:hAnsi="Verdana"/>
      <w:b/>
      <w:color w:val="1E4479" w:themeColor="accent1"/>
      <w:sz w:val="56"/>
    </w:rPr>
  </w:style>
  <w:style w:type="paragraph" w:customStyle="1" w:styleId="CSCVTitle">
    <w:name w:val="CSCV Title"/>
    <w:basedOn w:val="BodyText"/>
    <w:link w:val="CSCVTitleChar"/>
    <w:uiPriority w:val="22"/>
    <w:qFormat/>
    <w:rsid w:val="00660C65"/>
    <w:pPr>
      <w:spacing w:after="0" w:line="276" w:lineRule="auto"/>
      <w:ind w:left="0"/>
    </w:pPr>
    <w:rPr>
      <w:b/>
      <w:color w:val="009FDA" w:themeColor="accent2"/>
      <w:sz w:val="56"/>
      <w:szCs w:val="56"/>
    </w:rPr>
  </w:style>
  <w:style w:type="paragraph" w:customStyle="1" w:styleId="CSCVSupportingHeading">
    <w:name w:val="CSCV Supporting Heading"/>
    <w:basedOn w:val="SupportingHeading"/>
    <w:link w:val="CSCVSupportingHeadingChar"/>
    <w:uiPriority w:val="22"/>
    <w:qFormat/>
    <w:rsid w:val="00660C65"/>
    <w:pPr>
      <w:spacing w:after="0"/>
      <w:contextualSpacing w:val="0"/>
    </w:pPr>
  </w:style>
  <w:style w:type="character" w:customStyle="1" w:styleId="CSCVTitleChar">
    <w:name w:val="CSCV Title Char"/>
    <w:basedOn w:val="BodyTextChar"/>
    <w:link w:val="CSCVTitle"/>
    <w:uiPriority w:val="22"/>
    <w:rsid w:val="0091596A"/>
    <w:rPr>
      <w:rFonts w:ascii="Verdana" w:hAnsi="Verdana"/>
      <w:b/>
      <w:color w:val="009FDA" w:themeColor="accent2"/>
      <w:sz w:val="56"/>
      <w:szCs w:val="56"/>
    </w:rPr>
  </w:style>
  <w:style w:type="character" w:customStyle="1" w:styleId="SupportingHeadingChar">
    <w:name w:val="Supporting Heading Char"/>
    <w:basedOn w:val="DefaultParagraphFont"/>
    <w:link w:val="SupportingHeading"/>
    <w:uiPriority w:val="16"/>
    <w:rsid w:val="00660C65"/>
    <w:rPr>
      <w:rFonts w:ascii="Verdana" w:hAnsi="Verdana"/>
      <w:color w:val="5E6A71" w:themeColor="text2"/>
      <w:sz w:val="28"/>
    </w:rPr>
  </w:style>
  <w:style w:type="character" w:customStyle="1" w:styleId="CSCVSupportingHeadingChar">
    <w:name w:val="CSCV Supporting Heading Char"/>
    <w:basedOn w:val="SupportingHeadingChar"/>
    <w:link w:val="CSCVSupportingHeading"/>
    <w:uiPriority w:val="22"/>
    <w:rsid w:val="0091596A"/>
    <w:rPr>
      <w:rFonts w:ascii="Verdana" w:hAnsi="Verdana"/>
      <w:color w:val="5E6A71" w:themeColor="text2"/>
      <w:sz w:val="28"/>
    </w:rPr>
  </w:style>
  <w:style w:type="paragraph" w:customStyle="1" w:styleId="CS-ListBullet">
    <w:name w:val="CS-List Bullet"/>
    <w:link w:val="CS-ListBulletChar"/>
    <w:uiPriority w:val="18"/>
    <w:qFormat/>
    <w:rsid w:val="00AD0E8D"/>
    <w:pPr>
      <w:numPr>
        <w:numId w:val="5"/>
      </w:numPr>
      <w:spacing w:after="120" w:line="240" w:lineRule="atLeast"/>
      <w:ind w:left="284" w:hanging="284"/>
    </w:pPr>
    <w:rPr>
      <w:rFonts w:ascii="Verdana" w:hAnsi="Verdana"/>
      <w:color w:val="5E6A71" w:themeColor="text2"/>
      <w:sz w:val="18"/>
    </w:rPr>
  </w:style>
  <w:style w:type="character" w:customStyle="1" w:styleId="CS-ListBulletChar">
    <w:name w:val="CS-List Bullet Char"/>
    <w:basedOn w:val="DefaultParagraphFont"/>
    <w:link w:val="CS-ListBullet"/>
    <w:uiPriority w:val="18"/>
    <w:rsid w:val="0091596A"/>
    <w:rPr>
      <w:rFonts w:ascii="Verdana" w:hAnsi="Verdana"/>
      <w:color w:val="5E6A71" w:themeColor="text2"/>
      <w:sz w:val="18"/>
    </w:rPr>
  </w:style>
  <w:style w:type="paragraph" w:customStyle="1" w:styleId="CV-ListBullet">
    <w:name w:val="CV-List Bullet"/>
    <w:link w:val="CV-ListBulletChar"/>
    <w:uiPriority w:val="20"/>
    <w:qFormat/>
    <w:rsid w:val="00F41597"/>
    <w:pPr>
      <w:numPr>
        <w:numId w:val="9"/>
      </w:numPr>
      <w:tabs>
        <w:tab w:val="num" w:pos="284"/>
      </w:tabs>
      <w:spacing w:after="120" w:line="240" w:lineRule="atLeast"/>
      <w:ind w:left="284" w:hanging="284"/>
    </w:pPr>
    <w:rPr>
      <w:rFonts w:ascii="Verdana" w:hAnsi="Verdana"/>
      <w:color w:val="5E6A71" w:themeColor="text2"/>
      <w:sz w:val="18"/>
    </w:rPr>
  </w:style>
  <w:style w:type="character" w:customStyle="1" w:styleId="CV-ListBulletChar">
    <w:name w:val="CV-List Bullet Char"/>
    <w:basedOn w:val="DefaultParagraphFont"/>
    <w:link w:val="CV-ListBullet"/>
    <w:uiPriority w:val="20"/>
    <w:rsid w:val="00F41597"/>
    <w:rPr>
      <w:rFonts w:ascii="Verdana" w:hAnsi="Verdana"/>
      <w:color w:val="5E6A71" w:themeColor="text2"/>
      <w:sz w:val="18"/>
    </w:rPr>
  </w:style>
  <w:style w:type="paragraph" w:customStyle="1" w:styleId="CS-DualListBullet">
    <w:name w:val="CS-Dual List Bullet"/>
    <w:link w:val="CS-DualListBulletChar"/>
    <w:uiPriority w:val="19"/>
    <w:qFormat/>
    <w:rsid w:val="00AD0E8D"/>
    <w:pPr>
      <w:numPr>
        <w:numId w:val="6"/>
      </w:numPr>
      <w:spacing w:after="120" w:line="240" w:lineRule="auto"/>
      <w:ind w:left="284" w:hanging="284"/>
    </w:pPr>
    <w:rPr>
      <w:rFonts w:ascii="Verdana" w:hAnsi="Verdana"/>
      <w:color w:val="5E6A71" w:themeColor="text2"/>
      <w:sz w:val="18"/>
    </w:rPr>
  </w:style>
  <w:style w:type="character" w:customStyle="1" w:styleId="CS-DualListBulletChar">
    <w:name w:val="CS-Dual List Bullet Char"/>
    <w:basedOn w:val="DefaultParagraphFont"/>
    <w:link w:val="CS-DualListBullet"/>
    <w:uiPriority w:val="19"/>
    <w:rsid w:val="0091596A"/>
    <w:rPr>
      <w:rFonts w:ascii="Verdana" w:hAnsi="Verdana"/>
      <w:color w:val="5E6A71" w:themeColor="text2"/>
      <w:sz w:val="18"/>
    </w:rPr>
  </w:style>
  <w:style w:type="paragraph" w:customStyle="1" w:styleId="CV-DualListBullet">
    <w:name w:val="CV-Dual List Bullet"/>
    <w:link w:val="CV-DualListBulletChar"/>
    <w:uiPriority w:val="21"/>
    <w:qFormat/>
    <w:rsid w:val="00AD0E8D"/>
    <w:pPr>
      <w:numPr>
        <w:numId w:val="7"/>
      </w:numPr>
      <w:spacing w:after="120" w:line="240" w:lineRule="auto"/>
      <w:ind w:left="284" w:hanging="284"/>
    </w:pPr>
    <w:rPr>
      <w:rFonts w:ascii="Verdana" w:hAnsi="Verdana"/>
      <w:color w:val="5E6A71" w:themeColor="text2"/>
      <w:sz w:val="18"/>
    </w:rPr>
  </w:style>
  <w:style w:type="character" w:customStyle="1" w:styleId="CV-DualListBulletChar">
    <w:name w:val="CV-Dual List Bullet Char"/>
    <w:basedOn w:val="DefaultParagraphFont"/>
    <w:link w:val="CV-DualListBullet"/>
    <w:uiPriority w:val="21"/>
    <w:rsid w:val="0091596A"/>
    <w:rPr>
      <w:rFonts w:ascii="Verdana" w:hAnsi="Verdana"/>
      <w:color w:val="5E6A71" w:themeColor="text2"/>
      <w:sz w:val="18"/>
    </w:rPr>
  </w:style>
  <w:style w:type="paragraph" w:customStyle="1" w:styleId="CS-Heading2-CaseStudy">
    <w:name w:val="CS-Heading 2 - Case Study"/>
    <w:uiPriority w:val="18"/>
    <w:qFormat/>
    <w:rsid w:val="00F41597"/>
    <w:pPr>
      <w:pBdr>
        <w:top w:val="single" w:sz="8" w:space="4" w:color="5E6A71" w:themeColor="text2"/>
      </w:pBdr>
      <w:spacing w:after="120" w:line="240" w:lineRule="auto"/>
    </w:pPr>
    <w:rPr>
      <w:rFonts w:ascii="Verdana" w:eastAsiaTheme="majorEastAsia" w:hAnsi="Verdana" w:cstheme="majorBidi"/>
      <w:b/>
      <w:bCs/>
      <w:color w:val="009FDA" w:themeColor="accent2"/>
      <w:sz w:val="20"/>
      <w:szCs w:val="26"/>
    </w:rPr>
  </w:style>
  <w:style w:type="paragraph" w:customStyle="1" w:styleId="CV-Heading3-CV">
    <w:name w:val="CV-Heading 3 - CV"/>
    <w:link w:val="CV-Heading3-CVChar"/>
    <w:uiPriority w:val="20"/>
    <w:qFormat/>
    <w:rsid w:val="00F41597"/>
    <w:pPr>
      <w:pBdr>
        <w:top w:val="single" w:sz="8" w:space="4" w:color="5E6A71" w:themeColor="text2"/>
      </w:pBdr>
      <w:spacing w:after="120" w:line="240" w:lineRule="auto"/>
    </w:pPr>
    <w:rPr>
      <w:rFonts w:ascii="Verdana" w:eastAsiaTheme="majorEastAsia" w:hAnsi="Verdana" w:cstheme="majorBidi"/>
      <w:b/>
      <w:bCs/>
      <w:color w:val="5E6A71" w:themeColor="text2"/>
      <w:sz w:val="18"/>
    </w:rPr>
  </w:style>
  <w:style w:type="character" w:customStyle="1" w:styleId="CV-Heading3-CVChar">
    <w:name w:val="CV-Heading 3 - CV Char"/>
    <w:basedOn w:val="Heading3Char"/>
    <w:link w:val="CV-Heading3-CV"/>
    <w:uiPriority w:val="20"/>
    <w:rsid w:val="00F41597"/>
    <w:rPr>
      <w:rFonts w:ascii="Verdana" w:eastAsiaTheme="majorEastAsia" w:hAnsi="Verdana" w:cstheme="majorBidi"/>
      <w:b/>
      <w:bCs/>
      <w:color w:val="5E6A71" w:themeColor="text2"/>
      <w:sz w:val="18"/>
      <w:szCs w:val="20"/>
    </w:rPr>
  </w:style>
  <w:style w:type="paragraph" w:customStyle="1" w:styleId="CV-CVTitles">
    <w:name w:val="CV-CV Titles"/>
    <w:uiPriority w:val="20"/>
    <w:qFormat/>
    <w:rsid w:val="00F41597"/>
    <w:pPr>
      <w:pBdr>
        <w:top w:val="single" w:sz="8" w:space="4" w:color="5E6A71" w:themeColor="text2"/>
      </w:pBdr>
      <w:spacing w:after="120" w:line="240" w:lineRule="auto"/>
    </w:pPr>
    <w:rPr>
      <w:rFonts w:ascii="Verdana" w:eastAsiaTheme="majorEastAsia" w:hAnsi="Verdana" w:cstheme="majorBidi"/>
      <w:b/>
      <w:color w:val="009FDA" w:themeColor="accent2"/>
      <w:sz w:val="20"/>
    </w:rPr>
  </w:style>
  <w:style w:type="paragraph" w:customStyle="1" w:styleId="CS-DualCSTitles">
    <w:name w:val="CS-Dual CS Titles"/>
    <w:uiPriority w:val="19"/>
    <w:qFormat/>
    <w:rsid w:val="00AD0E8D"/>
    <w:pPr>
      <w:pBdr>
        <w:top w:val="single" w:sz="8" w:space="4" w:color="5E6A71" w:themeColor="text2"/>
      </w:pBdr>
      <w:spacing w:after="60" w:line="240" w:lineRule="auto"/>
    </w:pPr>
    <w:rPr>
      <w:rFonts w:ascii="Verdana" w:eastAsiaTheme="majorEastAsia" w:hAnsi="Verdana" w:cstheme="majorBidi"/>
      <w:b/>
      <w:color w:val="009FDA" w:themeColor="accent2"/>
      <w:sz w:val="18"/>
    </w:rPr>
  </w:style>
  <w:style w:type="paragraph" w:customStyle="1" w:styleId="CS-DualCSValues">
    <w:name w:val="CS-Dual CS Values"/>
    <w:link w:val="CS-DualCSValuesChar"/>
    <w:uiPriority w:val="19"/>
    <w:qFormat/>
    <w:rsid w:val="00F41597"/>
    <w:pPr>
      <w:spacing w:after="120" w:line="240" w:lineRule="atLeast"/>
    </w:pPr>
    <w:rPr>
      <w:rFonts w:ascii="Verdana" w:hAnsi="Verdana"/>
      <w:color w:val="5E6A71" w:themeColor="text2"/>
      <w:sz w:val="18"/>
    </w:rPr>
  </w:style>
  <w:style w:type="character" w:customStyle="1" w:styleId="CS-DualCSValuesChar">
    <w:name w:val="CS-Dual CS Values Char"/>
    <w:basedOn w:val="BodyTextChar"/>
    <w:link w:val="CS-DualCSValues"/>
    <w:uiPriority w:val="19"/>
    <w:rsid w:val="00F41597"/>
    <w:rPr>
      <w:rFonts w:ascii="Verdana" w:hAnsi="Verdana"/>
      <w:color w:val="5E6A71" w:themeColor="text2"/>
      <w:sz w:val="18"/>
    </w:rPr>
  </w:style>
  <w:style w:type="paragraph" w:customStyle="1" w:styleId="CS-DualNormalTiny">
    <w:name w:val="CS-Dual Normal Tiny"/>
    <w:link w:val="CS-DualNormalTinyChar"/>
    <w:uiPriority w:val="19"/>
    <w:qFormat/>
    <w:rsid w:val="00AD0E8D"/>
    <w:pPr>
      <w:spacing w:after="0" w:line="240" w:lineRule="auto"/>
    </w:pPr>
    <w:rPr>
      <w:rFonts w:ascii="Verdana" w:hAnsi="Verdana"/>
      <w:color w:val="5E6A71" w:themeColor="text2"/>
      <w:sz w:val="2"/>
      <w:szCs w:val="2"/>
    </w:rPr>
  </w:style>
  <w:style w:type="character" w:customStyle="1" w:styleId="CS-DualNormalTinyChar">
    <w:name w:val="CS-Dual Normal Tiny Char"/>
    <w:basedOn w:val="DefaultParagraphFont"/>
    <w:link w:val="CS-DualNormalTiny"/>
    <w:uiPriority w:val="19"/>
    <w:rsid w:val="0091596A"/>
    <w:rPr>
      <w:rFonts w:ascii="Verdana" w:hAnsi="Verdana"/>
      <w:color w:val="5E6A71" w:themeColor="text2"/>
      <w:sz w:val="2"/>
      <w:szCs w:val="2"/>
    </w:rPr>
  </w:style>
  <w:style w:type="paragraph" w:customStyle="1" w:styleId="CS-DualHeading1">
    <w:name w:val="CS-Dual Heading 1"/>
    <w:link w:val="CS-DualHeading1Char"/>
    <w:uiPriority w:val="19"/>
    <w:qFormat/>
    <w:rsid w:val="00AD0E8D"/>
    <w:pPr>
      <w:spacing w:before="120" w:after="120" w:line="240" w:lineRule="auto"/>
    </w:pPr>
    <w:rPr>
      <w:rFonts w:ascii="Verdana" w:eastAsiaTheme="majorEastAsia" w:hAnsi="Verdana" w:cstheme="majorBidi"/>
      <w:b/>
      <w:bCs/>
      <w:color w:val="1E4479" w:themeColor="accent1"/>
      <w:szCs w:val="26"/>
    </w:rPr>
  </w:style>
  <w:style w:type="character" w:customStyle="1" w:styleId="CS-DualHeading1Char">
    <w:name w:val="CS-Dual Heading 1 Char"/>
    <w:basedOn w:val="Heading1Char"/>
    <w:link w:val="CS-DualHeading1"/>
    <w:uiPriority w:val="19"/>
    <w:rsid w:val="0091596A"/>
    <w:rPr>
      <w:rFonts w:ascii="Verdana" w:eastAsiaTheme="majorEastAsia" w:hAnsi="Verdana" w:cstheme="majorBidi"/>
      <w:b/>
      <w:bCs/>
      <w:color w:val="1E4479" w:themeColor="accent1"/>
      <w:sz w:val="20"/>
      <w:szCs w:val="26"/>
    </w:rPr>
  </w:style>
  <w:style w:type="paragraph" w:customStyle="1" w:styleId="CS-DualCSName">
    <w:name w:val="CS-Dual CS Name"/>
    <w:link w:val="CS-DualCSNameChar"/>
    <w:uiPriority w:val="19"/>
    <w:qFormat/>
    <w:rsid w:val="00AD0E8D"/>
    <w:pPr>
      <w:spacing w:before="60" w:after="60" w:line="240" w:lineRule="auto"/>
    </w:pPr>
    <w:rPr>
      <w:rFonts w:ascii="Verdana" w:eastAsiaTheme="majorEastAsia" w:hAnsi="Verdana" w:cstheme="majorBidi"/>
      <w:b/>
      <w:bCs/>
      <w:color w:val="5E6A71" w:themeColor="text2"/>
      <w:sz w:val="20"/>
    </w:rPr>
  </w:style>
  <w:style w:type="character" w:customStyle="1" w:styleId="CS-DualCSNameChar">
    <w:name w:val="CS-Dual CS Name Char"/>
    <w:basedOn w:val="DefaultParagraphFont"/>
    <w:link w:val="CS-DualCSName"/>
    <w:uiPriority w:val="19"/>
    <w:rsid w:val="0091596A"/>
    <w:rPr>
      <w:rFonts w:ascii="Verdana" w:eastAsiaTheme="majorEastAsia" w:hAnsi="Verdana" w:cstheme="majorBidi"/>
      <w:b/>
      <w:bCs/>
      <w:color w:val="5E6A71" w:themeColor="text2"/>
      <w:sz w:val="20"/>
    </w:rPr>
  </w:style>
  <w:style w:type="paragraph" w:customStyle="1" w:styleId="CS-DualHeading2">
    <w:name w:val="CS-Dual Heading 2"/>
    <w:link w:val="CS-DualHeading2Char"/>
    <w:uiPriority w:val="19"/>
    <w:qFormat/>
    <w:rsid w:val="00AD0E8D"/>
    <w:pPr>
      <w:spacing w:before="120" w:after="0" w:line="240" w:lineRule="auto"/>
    </w:pPr>
    <w:rPr>
      <w:rFonts w:ascii="Verdana" w:eastAsiaTheme="majorEastAsia" w:hAnsi="Verdana" w:cstheme="majorBidi"/>
      <w:b/>
      <w:bCs/>
      <w:color w:val="009FDA" w:themeColor="accent2"/>
      <w:sz w:val="20"/>
      <w:szCs w:val="26"/>
    </w:rPr>
  </w:style>
  <w:style w:type="character" w:customStyle="1" w:styleId="CS-DualHeading2Char">
    <w:name w:val="CS-Dual Heading 2 Char"/>
    <w:basedOn w:val="Heading2Char"/>
    <w:link w:val="CS-DualHeading2"/>
    <w:uiPriority w:val="19"/>
    <w:rsid w:val="0091596A"/>
    <w:rPr>
      <w:rFonts w:ascii="Verdana" w:eastAsiaTheme="majorEastAsia" w:hAnsi="Verdana" w:cstheme="majorBidi"/>
      <w:b/>
      <w:bCs/>
      <w:color w:val="009FDA" w:themeColor="accent2"/>
      <w:sz w:val="20"/>
      <w:szCs w:val="26"/>
    </w:rPr>
  </w:style>
  <w:style w:type="paragraph" w:customStyle="1" w:styleId="CS-DualBodyText">
    <w:name w:val="CS-Dual Body Text"/>
    <w:link w:val="CS-DualBodyTextChar"/>
    <w:uiPriority w:val="19"/>
    <w:qFormat/>
    <w:rsid w:val="00AD0E8D"/>
    <w:pPr>
      <w:spacing w:after="60" w:line="240" w:lineRule="auto"/>
    </w:pPr>
    <w:rPr>
      <w:rFonts w:ascii="Verdana" w:hAnsi="Verdana"/>
      <w:color w:val="5E6A71" w:themeColor="text2"/>
      <w:spacing w:val="4"/>
      <w:sz w:val="18"/>
    </w:rPr>
  </w:style>
  <w:style w:type="paragraph" w:customStyle="1" w:styleId="CV-DualCVTitles">
    <w:name w:val="CV-Dual CV Titles"/>
    <w:uiPriority w:val="21"/>
    <w:qFormat/>
    <w:rsid w:val="00AD0E8D"/>
    <w:pPr>
      <w:pBdr>
        <w:top w:val="single" w:sz="8" w:space="4" w:color="5E6A71" w:themeColor="text2"/>
      </w:pBdr>
      <w:spacing w:after="60" w:line="240" w:lineRule="auto"/>
    </w:pPr>
    <w:rPr>
      <w:rFonts w:ascii="Verdana" w:eastAsiaTheme="majorEastAsia" w:hAnsi="Verdana" w:cstheme="majorBidi"/>
      <w:b/>
      <w:color w:val="009FDA" w:themeColor="accent2"/>
      <w:sz w:val="18"/>
    </w:rPr>
  </w:style>
  <w:style w:type="character" w:customStyle="1" w:styleId="CS-DualBodyTextChar">
    <w:name w:val="CS-Dual Body Text Char"/>
    <w:basedOn w:val="BodyTextChar"/>
    <w:link w:val="CS-DualBodyText"/>
    <w:uiPriority w:val="19"/>
    <w:rsid w:val="0091596A"/>
    <w:rPr>
      <w:rFonts w:ascii="Verdana" w:hAnsi="Verdana"/>
      <w:color w:val="5E6A71" w:themeColor="text2"/>
      <w:spacing w:val="4"/>
      <w:sz w:val="18"/>
    </w:rPr>
  </w:style>
  <w:style w:type="paragraph" w:customStyle="1" w:styleId="CV-DualBodyText">
    <w:name w:val="CV-Dual Body Text"/>
    <w:link w:val="CV-DualBodyTextChar"/>
    <w:uiPriority w:val="21"/>
    <w:qFormat/>
    <w:rsid w:val="00AD0E8D"/>
    <w:pPr>
      <w:spacing w:after="60" w:line="240" w:lineRule="auto"/>
    </w:pPr>
    <w:rPr>
      <w:rFonts w:ascii="Verdana" w:hAnsi="Verdana"/>
      <w:color w:val="5E6A71" w:themeColor="text2"/>
      <w:spacing w:val="4"/>
      <w:sz w:val="18"/>
    </w:rPr>
  </w:style>
  <w:style w:type="paragraph" w:customStyle="1" w:styleId="CV-DualNormalTiny">
    <w:name w:val="CV-Dual Normal Tiny"/>
    <w:link w:val="CV-DualNormalTinyChar"/>
    <w:uiPriority w:val="21"/>
    <w:qFormat/>
    <w:rsid w:val="00AD0E8D"/>
    <w:pPr>
      <w:spacing w:after="0" w:line="240" w:lineRule="auto"/>
    </w:pPr>
    <w:rPr>
      <w:rFonts w:ascii="Verdana" w:hAnsi="Verdana"/>
      <w:color w:val="5E6A71" w:themeColor="text2"/>
      <w:spacing w:val="4"/>
      <w:sz w:val="2"/>
      <w:szCs w:val="2"/>
    </w:rPr>
  </w:style>
  <w:style w:type="character" w:customStyle="1" w:styleId="CV-DualBodyTextChar">
    <w:name w:val="CV-Dual Body Text Char"/>
    <w:basedOn w:val="BodyTextChar"/>
    <w:link w:val="CV-DualBodyText"/>
    <w:uiPriority w:val="21"/>
    <w:rsid w:val="0091596A"/>
    <w:rPr>
      <w:rFonts w:ascii="Verdana" w:hAnsi="Verdana"/>
      <w:color w:val="5E6A71" w:themeColor="text2"/>
      <w:spacing w:val="4"/>
      <w:sz w:val="18"/>
    </w:rPr>
  </w:style>
  <w:style w:type="paragraph" w:customStyle="1" w:styleId="CV-DualCVName">
    <w:name w:val="CV-Dual CV Name"/>
    <w:link w:val="CV-DualCVNameChar"/>
    <w:uiPriority w:val="21"/>
    <w:qFormat/>
    <w:rsid w:val="00AD0E8D"/>
    <w:pPr>
      <w:spacing w:before="60" w:after="60" w:line="240" w:lineRule="auto"/>
    </w:pPr>
    <w:rPr>
      <w:rFonts w:ascii="Verdana" w:eastAsiaTheme="majorEastAsia" w:hAnsi="Verdana" w:cstheme="majorBidi"/>
      <w:b/>
      <w:bCs/>
      <w:color w:val="5E6A71" w:themeColor="text2"/>
      <w:sz w:val="20"/>
    </w:rPr>
  </w:style>
  <w:style w:type="character" w:customStyle="1" w:styleId="CV-DualCVNameChar">
    <w:name w:val="CV-Dual CV Name Char"/>
    <w:basedOn w:val="DefaultParagraphFont"/>
    <w:link w:val="CV-DualCVName"/>
    <w:uiPriority w:val="21"/>
    <w:rsid w:val="0091596A"/>
    <w:rPr>
      <w:rFonts w:ascii="Verdana" w:eastAsiaTheme="majorEastAsia" w:hAnsi="Verdana" w:cstheme="majorBidi"/>
      <w:b/>
      <w:bCs/>
      <w:color w:val="5E6A71" w:themeColor="text2"/>
      <w:sz w:val="20"/>
    </w:rPr>
  </w:style>
  <w:style w:type="character" w:customStyle="1" w:styleId="CV-DualNormalTinyChar">
    <w:name w:val="CV-Dual Normal Tiny Char"/>
    <w:basedOn w:val="DefaultParagraphFont"/>
    <w:link w:val="CV-DualNormalTiny"/>
    <w:uiPriority w:val="21"/>
    <w:rsid w:val="0091596A"/>
    <w:rPr>
      <w:rFonts w:ascii="Verdana" w:hAnsi="Verdana"/>
      <w:color w:val="5E6A71" w:themeColor="text2"/>
      <w:spacing w:val="4"/>
      <w:sz w:val="2"/>
      <w:szCs w:val="2"/>
    </w:rPr>
  </w:style>
  <w:style w:type="paragraph" w:customStyle="1" w:styleId="CV-DualHeading1">
    <w:name w:val="CV-Dual Heading 1"/>
    <w:link w:val="CV-DualHeading1Char"/>
    <w:uiPriority w:val="21"/>
    <w:qFormat/>
    <w:rsid w:val="00AD0E8D"/>
    <w:pPr>
      <w:spacing w:before="120" w:after="120" w:line="240" w:lineRule="auto"/>
    </w:pPr>
    <w:rPr>
      <w:rFonts w:ascii="Verdana" w:eastAsiaTheme="majorEastAsia" w:hAnsi="Verdana" w:cstheme="majorBidi"/>
      <w:b/>
      <w:bCs/>
      <w:color w:val="1E4479" w:themeColor="accent1"/>
      <w:szCs w:val="26"/>
    </w:rPr>
  </w:style>
  <w:style w:type="character" w:customStyle="1" w:styleId="CV-DualHeading1Char">
    <w:name w:val="CV-Dual Heading 1 Char"/>
    <w:basedOn w:val="Heading1Char"/>
    <w:link w:val="CV-DualHeading1"/>
    <w:uiPriority w:val="21"/>
    <w:rsid w:val="0091596A"/>
    <w:rPr>
      <w:rFonts w:ascii="Verdana" w:eastAsiaTheme="majorEastAsia" w:hAnsi="Verdana" w:cstheme="majorBidi"/>
      <w:b/>
      <w:bCs/>
      <w:color w:val="1E4479" w:themeColor="accent1"/>
      <w:sz w:val="20"/>
      <w:szCs w:val="26"/>
    </w:rPr>
  </w:style>
  <w:style w:type="paragraph" w:customStyle="1" w:styleId="CV-DualHeading2">
    <w:name w:val="CV-Dual Heading 2"/>
    <w:link w:val="CV-DualHeading2Char"/>
    <w:uiPriority w:val="21"/>
    <w:qFormat/>
    <w:rsid w:val="00AD0E8D"/>
    <w:pPr>
      <w:spacing w:before="120" w:after="0" w:line="240" w:lineRule="auto"/>
    </w:pPr>
    <w:rPr>
      <w:rFonts w:ascii="Verdana" w:eastAsiaTheme="majorEastAsia" w:hAnsi="Verdana" w:cstheme="majorBidi"/>
      <w:b/>
      <w:bCs/>
      <w:color w:val="009FDA" w:themeColor="accent2"/>
      <w:sz w:val="20"/>
      <w:szCs w:val="26"/>
    </w:rPr>
  </w:style>
  <w:style w:type="character" w:customStyle="1" w:styleId="CV-DualHeading2Char">
    <w:name w:val="CV-Dual Heading 2 Char"/>
    <w:basedOn w:val="Heading2Char"/>
    <w:link w:val="CV-DualHeading2"/>
    <w:uiPriority w:val="21"/>
    <w:rsid w:val="0091596A"/>
    <w:rPr>
      <w:rFonts w:ascii="Verdana" w:eastAsiaTheme="majorEastAsia" w:hAnsi="Verdana" w:cstheme="majorBidi"/>
      <w:b/>
      <w:bCs/>
      <w:color w:val="009FDA" w:themeColor="accent2"/>
      <w:sz w:val="20"/>
      <w:szCs w:val="26"/>
    </w:rPr>
  </w:style>
  <w:style w:type="paragraph" w:customStyle="1" w:styleId="CV-Heading1">
    <w:name w:val="CV-Heading 1"/>
    <w:link w:val="CV-Heading1Char"/>
    <w:uiPriority w:val="20"/>
    <w:qFormat/>
    <w:rsid w:val="00A419EC"/>
    <w:pPr>
      <w:spacing w:after="120" w:line="240" w:lineRule="auto"/>
    </w:pPr>
    <w:rPr>
      <w:rFonts w:ascii="Verdana" w:hAnsi="Verdana"/>
      <w:b/>
      <w:color w:val="1E4479" w:themeColor="accent1"/>
    </w:rPr>
  </w:style>
  <w:style w:type="character" w:customStyle="1" w:styleId="CV-Heading1Char">
    <w:name w:val="CV-Heading 1 Char"/>
    <w:basedOn w:val="DefaultParagraphFont"/>
    <w:link w:val="CV-Heading1"/>
    <w:uiPriority w:val="20"/>
    <w:rsid w:val="0091596A"/>
    <w:rPr>
      <w:rFonts w:ascii="Verdana" w:hAnsi="Verdana"/>
      <w:b/>
      <w:color w:val="1E4479" w:themeColor="accent1"/>
    </w:rPr>
  </w:style>
  <w:style w:type="paragraph" w:customStyle="1" w:styleId="CV-Heading2">
    <w:name w:val="CV-Heading 2"/>
    <w:link w:val="CV-Heading2Char"/>
    <w:uiPriority w:val="20"/>
    <w:qFormat/>
    <w:rsid w:val="000C7A3D"/>
    <w:pPr>
      <w:spacing w:after="120" w:line="240" w:lineRule="auto"/>
    </w:pPr>
    <w:rPr>
      <w:rFonts w:ascii="Verdana" w:hAnsi="Verdana"/>
      <w:b/>
      <w:color w:val="009FDA" w:themeColor="accent2"/>
      <w:sz w:val="20"/>
    </w:rPr>
  </w:style>
  <w:style w:type="paragraph" w:customStyle="1" w:styleId="CS-Heading1">
    <w:name w:val="CS-Heading 1"/>
    <w:link w:val="CS-Heading1Char"/>
    <w:uiPriority w:val="18"/>
    <w:qFormat/>
    <w:rsid w:val="000C7A3D"/>
    <w:pPr>
      <w:spacing w:after="120" w:line="240" w:lineRule="auto"/>
    </w:pPr>
    <w:rPr>
      <w:rFonts w:ascii="Verdana" w:hAnsi="Verdana"/>
      <w:b/>
      <w:color w:val="1E4479" w:themeColor="accent1"/>
    </w:rPr>
  </w:style>
  <w:style w:type="character" w:customStyle="1" w:styleId="CV-Heading2Char">
    <w:name w:val="CV-Heading 2 Char"/>
    <w:basedOn w:val="BodyTextChar"/>
    <w:link w:val="CV-Heading2"/>
    <w:uiPriority w:val="20"/>
    <w:rsid w:val="0091596A"/>
    <w:rPr>
      <w:rFonts w:ascii="Verdana" w:hAnsi="Verdana"/>
      <w:b/>
      <w:color w:val="009FDA" w:themeColor="accent2"/>
      <w:sz w:val="20"/>
    </w:rPr>
  </w:style>
  <w:style w:type="paragraph" w:customStyle="1" w:styleId="CV-Heading4">
    <w:name w:val="CV-Heading 4"/>
    <w:link w:val="CV-Heading4Char"/>
    <w:uiPriority w:val="20"/>
    <w:qFormat/>
    <w:rsid w:val="000C7A3D"/>
    <w:pPr>
      <w:spacing w:after="120" w:line="240" w:lineRule="auto"/>
    </w:pPr>
    <w:rPr>
      <w:rFonts w:ascii="Verdana" w:hAnsi="Verdana"/>
      <w:i/>
      <w:color w:val="5E6A71" w:themeColor="text2"/>
      <w:sz w:val="18"/>
    </w:rPr>
  </w:style>
  <w:style w:type="character" w:customStyle="1" w:styleId="CS-Heading1Char">
    <w:name w:val="CS-Heading 1 Char"/>
    <w:basedOn w:val="DefaultParagraphFont"/>
    <w:link w:val="CS-Heading1"/>
    <w:uiPriority w:val="18"/>
    <w:rsid w:val="0091596A"/>
    <w:rPr>
      <w:rFonts w:ascii="Verdana" w:hAnsi="Verdana"/>
      <w:b/>
      <w:color w:val="1E4479" w:themeColor="accent1"/>
    </w:rPr>
  </w:style>
  <w:style w:type="paragraph" w:customStyle="1" w:styleId="CS-Heading4">
    <w:name w:val="CS-Heading 4"/>
    <w:link w:val="CS-Heading4Char"/>
    <w:uiPriority w:val="18"/>
    <w:qFormat/>
    <w:rsid w:val="000C7A3D"/>
    <w:pPr>
      <w:spacing w:after="120" w:line="240" w:lineRule="auto"/>
    </w:pPr>
    <w:rPr>
      <w:rFonts w:ascii="Verdana" w:hAnsi="Verdana"/>
      <w:i/>
      <w:color w:val="5E6A71" w:themeColor="text2"/>
      <w:sz w:val="18"/>
    </w:rPr>
  </w:style>
  <w:style w:type="character" w:customStyle="1" w:styleId="CV-Heading4Char">
    <w:name w:val="CV-Heading 4 Char"/>
    <w:basedOn w:val="DefaultParagraphFont"/>
    <w:link w:val="CV-Heading4"/>
    <w:uiPriority w:val="20"/>
    <w:rsid w:val="0091596A"/>
    <w:rPr>
      <w:rFonts w:ascii="Verdana" w:hAnsi="Verdana"/>
      <w:i/>
      <w:color w:val="5E6A71" w:themeColor="text2"/>
      <w:sz w:val="18"/>
    </w:rPr>
  </w:style>
  <w:style w:type="character" w:customStyle="1" w:styleId="CS-Heading4Char">
    <w:name w:val="CS-Heading 4 Char"/>
    <w:basedOn w:val="DefaultParagraphFont"/>
    <w:link w:val="CS-Heading4"/>
    <w:uiPriority w:val="18"/>
    <w:rsid w:val="0091596A"/>
    <w:rPr>
      <w:rFonts w:ascii="Verdana" w:hAnsi="Verdana"/>
      <w:i/>
      <w:color w:val="5E6A71" w:themeColor="text2"/>
      <w:sz w:val="18"/>
    </w:rPr>
  </w:style>
  <w:style w:type="paragraph" w:customStyle="1" w:styleId="CS-BodyText">
    <w:name w:val="CS-Body Text"/>
    <w:link w:val="CS-BodyTextChar"/>
    <w:uiPriority w:val="18"/>
    <w:qFormat/>
    <w:rsid w:val="0091596A"/>
    <w:pPr>
      <w:spacing w:after="240" w:line="240" w:lineRule="atLeast"/>
    </w:pPr>
    <w:rPr>
      <w:rFonts w:ascii="Verdana" w:hAnsi="Verdana"/>
      <w:color w:val="5E6A71" w:themeColor="text2"/>
      <w:sz w:val="18"/>
    </w:rPr>
  </w:style>
  <w:style w:type="paragraph" w:customStyle="1" w:styleId="CV-BodyText">
    <w:name w:val="CV-Body Text"/>
    <w:link w:val="CV-BodyTextChar"/>
    <w:uiPriority w:val="20"/>
    <w:qFormat/>
    <w:rsid w:val="0091596A"/>
    <w:pPr>
      <w:spacing w:after="240" w:line="240" w:lineRule="atLeast"/>
    </w:pPr>
    <w:rPr>
      <w:rFonts w:ascii="Verdana" w:hAnsi="Verdana"/>
      <w:color w:val="5E6A71" w:themeColor="text2"/>
      <w:sz w:val="18"/>
    </w:rPr>
  </w:style>
  <w:style w:type="character" w:customStyle="1" w:styleId="CS-BodyTextChar">
    <w:name w:val="CS-Body Text Char"/>
    <w:basedOn w:val="DefaultParagraphFont"/>
    <w:link w:val="CS-BodyText"/>
    <w:uiPriority w:val="18"/>
    <w:rsid w:val="0091596A"/>
    <w:rPr>
      <w:rFonts w:ascii="Verdana" w:hAnsi="Verdana"/>
      <w:color w:val="5E6A71" w:themeColor="text2"/>
      <w:sz w:val="18"/>
    </w:rPr>
  </w:style>
  <w:style w:type="paragraph" w:customStyle="1" w:styleId="CS-Heading3">
    <w:name w:val="CS-Heading 3"/>
    <w:link w:val="CS-Heading3Char"/>
    <w:uiPriority w:val="18"/>
    <w:qFormat/>
    <w:rsid w:val="0091596A"/>
    <w:pPr>
      <w:spacing w:after="120" w:line="240" w:lineRule="auto"/>
    </w:pPr>
    <w:rPr>
      <w:rFonts w:ascii="Verdana" w:hAnsi="Verdana"/>
      <w:color w:val="5E6A71" w:themeColor="text2"/>
      <w:sz w:val="18"/>
    </w:rPr>
  </w:style>
  <w:style w:type="character" w:customStyle="1" w:styleId="CV-BodyTextChar">
    <w:name w:val="CV-Body Text Char"/>
    <w:basedOn w:val="DefaultParagraphFont"/>
    <w:link w:val="CV-BodyText"/>
    <w:uiPriority w:val="20"/>
    <w:rsid w:val="0091596A"/>
    <w:rPr>
      <w:rFonts w:ascii="Verdana" w:hAnsi="Verdana"/>
      <w:color w:val="5E6A71" w:themeColor="text2"/>
      <w:sz w:val="18"/>
    </w:rPr>
  </w:style>
  <w:style w:type="character" w:customStyle="1" w:styleId="CS-Heading3Char">
    <w:name w:val="CS-Heading 3 Char"/>
    <w:basedOn w:val="DefaultParagraphFont"/>
    <w:link w:val="CS-Heading3"/>
    <w:uiPriority w:val="18"/>
    <w:rsid w:val="0091596A"/>
    <w:rPr>
      <w:rFonts w:ascii="Verdana" w:hAnsi="Verdana"/>
      <w:color w:val="5E6A71" w:themeColor="text2"/>
      <w:sz w:val="18"/>
    </w:rPr>
  </w:style>
  <w:style w:type="paragraph" w:customStyle="1" w:styleId="CS-Quote">
    <w:name w:val="CS-Quote"/>
    <w:link w:val="CS-QuoteChar"/>
    <w:uiPriority w:val="18"/>
    <w:qFormat/>
    <w:rsid w:val="0091068B"/>
    <w:pPr>
      <w:pBdr>
        <w:top w:val="single" w:sz="18" w:space="8" w:color="009FDA" w:themeColor="accent2"/>
        <w:bottom w:val="single" w:sz="18" w:space="8" w:color="009FDA" w:themeColor="accent2"/>
      </w:pBdr>
      <w:spacing w:before="360" w:after="360" w:line="240" w:lineRule="auto"/>
      <w:contextualSpacing/>
    </w:pPr>
    <w:rPr>
      <w:rFonts w:ascii="Verdana" w:hAnsi="Verdana"/>
      <w:i/>
      <w:color w:val="009FDA" w:themeColor="accent2"/>
      <w:sz w:val="24"/>
    </w:rPr>
  </w:style>
  <w:style w:type="paragraph" w:customStyle="1" w:styleId="CV-Quote">
    <w:name w:val="CV-Quote"/>
    <w:link w:val="CV-QuoteChar"/>
    <w:uiPriority w:val="20"/>
    <w:qFormat/>
    <w:rsid w:val="0091068B"/>
    <w:pPr>
      <w:pBdr>
        <w:top w:val="single" w:sz="18" w:space="8" w:color="009FDA" w:themeColor="accent2"/>
        <w:bottom w:val="single" w:sz="18" w:space="8" w:color="009FDA" w:themeColor="accent2"/>
      </w:pBdr>
      <w:spacing w:before="360" w:after="360" w:line="240" w:lineRule="auto"/>
      <w:contextualSpacing/>
    </w:pPr>
    <w:rPr>
      <w:rFonts w:ascii="Verdana" w:hAnsi="Verdana"/>
      <w:i/>
      <w:color w:val="009FDA" w:themeColor="accent2"/>
      <w:sz w:val="24"/>
    </w:rPr>
  </w:style>
  <w:style w:type="character" w:customStyle="1" w:styleId="CS-QuoteChar">
    <w:name w:val="CS-Quote Char"/>
    <w:basedOn w:val="DefaultParagraphFont"/>
    <w:link w:val="CS-Quote"/>
    <w:uiPriority w:val="18"/>
    <w:rsid w:val="0091068B"/>
    <w:rPr>
      <w:rFonts w:ascii="Verdana" w:hAnsi="Verdana"/>
      <w:i/>
      <w:color w:val="009FDA" w:themeColor="accent2"/>
      <w:sz w:val="24"/>
    </w:rPr>
  </w:style>
  <w:style w:type="character" w:customStyle="1" w:styleId="CV-QuoteChar">
    <w:name w:val="CV-Quote Char"/>
    <w:basedOn w:val="DefaultParagraphFont"/>
    <w:link w:val="CV-Quote"/>
    <w:uiPriority w:val="20"/>
    <w:rsid w:val="0091068B"/>
    <w:rPr>
      <w:rFonts w:ascii="Verdana" w:hAnsi="Verdana"/>
      <w:i/>
      <w:color w:val="009FDA" w:themeColor="accent2"/>
      <w:sz w:val="24"/>
    </w:rPr>
  </w:style>
  <w:style w:type="paragraph" w:customStyle="1" w:styleId="CS-ClientName">
    <w:name w:val="CS-Client Name"/>
    <w:link w:val="CS-ClientNameChar"/>
    <w:uiPriority w:val="18"/>
    <w:qFormat/>
    <w:rsid w:val="00950B33"/>
    <w:pPr>
      <w:spacing w:after="240" w:line="240" w:lineRule="atLeast"/>
    </w:pPr>
    <w:rPr>
      <w:rFonts w:ascii="Verdana" w:hAnsi="Verdana"/>
      <w:color w:val="5E6A71" w:themeColor="text2"/>
      <w:sz w:val="18"/>
    </w:rPr>
  </w:style>
  <w:style w:type="character" w:customStyle="1" w:styleId="CS-ClientNameChar">
    <w:name w:val="CS-Client Name Char"/>
    <w:basedOn w:val="DefaultParagraphFont"/>
    <w:link w:val="CS-ClientName"/>
    <w:uiPriority w:val="18"/>
    <w:rsid w:val="00950B33"/>
    <w:rPr>
      <w:rFonts w:ascii="Verdana" w:hAnsi="Verdana"/>
      <w:color w:val="5E6A71" w:themeColor="text2"/>
      <w:sz w:val="18"/>
    </w:rPr>
  </w:style>
  <w:style w:type="paragraph" w:customStyle="1" w:styleId="ilist">
    <w:name w:val="i list"/>
    <w:basedOn w:val="Normal"/>
    <w:uiPriority w:val="7"/>
    <w:qFormat/>
    <w:rsid w:val="00D7412E"/>
    <w:pPr>
      <w:numPr>
        <w:numId w:val="8"/>
      </w:numPr>
      <w:spacing w:after="120" w:line="240" w:lineRule="atLeast"/>
    </w:pPr>
  </w:style>
  <w:style w:type="paragraph" w:customStyle="1" w:styleId="ilist2">
    <w:name w:val="i list 2"/>
    <w:basedOn w:val="Normal"/>
    <w:uiPriority w:val="7"/>
    <w:qFormat/>
    <w:rsid w:val="00D7412E"/>
    <w:pPr>
      <w:numPr>
        <w:ilvl w:val="1"/>
        <w:numId w:val="8"/>
      </w:numPr>
      <w:tabs>
        <w:tab w:val="left" w:pos="567"/>
      </w:tabs>
      <w:spacing w:after="120" w:line="240" w:lineRule="atLeast"/>
    </w:pPr>
  </w:style>
  <w:style w:type="paragraph" w:customStyle="1" w:styleId="ilist3">
    <w:name w:val="i list 3"/>
    <w:basedOn w:val="Normal"/>
    <w:uiPriority w:val="7"/>
    <w:qFormat/>
    <w:rsid w:val="00D7412E"/>
    <w:pPr>
      <w:numPr>
        <w:ilvl w:val="2"/>
        <w:numId w:val="8"/>
      </w:numPr>
      <w:tabs>
        <w:tab w:val="left" w:pos="851"/>
      </w:tabs>
      <w:spacing w:after="120" w:line="240" w:lineRule="atLeast"/>
    </w:pPr>
  </w:style>
  <w:style w:type="paragraph" w:customStyle="1" w:styleId="ilist4">
    <w:name w:val="i list 4"/>
    <w:basedOn w:val="Normal"/>
    <w:uiPriority w:val="7"/>
    <w:qFormat/>
    <w:rsid w:val="00D7412E"/>
    <w:pPr>
      <w:numPr>
        <w:ilvl w:val="3"/>
        <w:numId w:val="8"/>
      </w:numPr>
      <w:tabs>
        <w:tab w:val="left" w:pos="1134"/>
      </w:tabs>
      <w:spacing w:after="120" w:line="240" w:lineRule="atLeast"/>
    </w:pPr>
  </w:style>
  <w:style w:type="paragraph" w:customStyle="1" w:styleId="TTWhite">
    <w:name w:val="TT White"/>
    <w:link w:val="TTWhiteChar"/>
    <w:qFormat/>
    <w:rsid w:val="003C412A"/>
    <w:pPr>
      <w:spacing w:before="120" w:after="120" w:line="240" w:lineRule="auto"/>
    </w:pPr>
    <w:rPr>
      <w:rFonts w:ascii="Verdana" w:eastAsia="Times New Roman" w:hAnsi="Verdana" w:cs="Times New Roman"/>
      <w:sz w:val="18"/>
      <w:szCs w:val="20"/>
    </w:rPr>
  </w:style>
  <w:style w:type="character" w:customStyle="1" w:styleId="TTWhiteChar">
    <w:name w:val="TT White Char"/>
    <w:link w:val="TTWhite"/>
    <w:rsid w:val="003C412A"/>
    <w:rPr>
      <w:rFonts w:ascii="Verdana" w:eastAsia="Times New Roman" w:hAnsi="Verdana" w:cs="Times New Roman"/>
      <w:sz w:val="18"/>
      <w:szCs w:val="20"/>
    </w:rPr>
  </w:style>
  <w:style w:type="table" w:customStyle="1" w:styleId="BlackpoolCouncil">
    <w:name w:val="Blackpool Council"/>
    <w:basedOn w:val="TableNormal"/>
    <w:next w:val="GridTable4-Accent2"/>
    <w:uiPriority w:val="49"/>
    <w:rsid w:val="003C412A"/>
    <w:pPr>
      <w:spacing w:after="0" w:line="240" w:lineRule="auto"/>
    </w:pPr>
    <w:tblPr>
      <w:tblStyleRowBandSize w:val="1"/>
      <w:tblStyleColBandSize w:val="1"/>
      <w:tblBorders>
        <w:top w:val="single" w:sz="4" w:space="0" w:color="00548F"/>
        <w:left w:val="single" w:sz="4" w:space="0" w:color="00548F"/>
        <w:bottom w:val="single" w:sz="4" w:space="0" w:color="00548F"/>
        <w:right w:val="single" w:sz="4" w:space="0" w:color="00548F"/>
        <w:insideH w:val="single" w:sz="4" w:space="0" w:color="00548F"/>
        <w:insideV w:val="single" w:sz="4" w:space="0" w:color="00548F"/>
      </w:tblBorders>
    </w:tblPr>
    <w:tcPr>
      <w:shd w:val="clear" w:color="auto" w:fill="00548F"/>
    </w:tcPr>
    <w:tblStylePr w:type="firstRow">
      <w:rPr>
        <w:rFonts w:asciiTheme="majorHAnsi" w:hAnsiTheme="majorHAnsi"/>
        <w:b/>
        <w:bCs/>
        <w:color w:val="FFFFFF" w:themeColor="background1"/>
      </w:rPr>
      <w:tblPr/>
      <w:tcPr>
        <w:shd w:val="clear" w:color="auto" w:fill="00548F"/>
      </w:tcPr>
    </w:tblStylePr>
    <w:tblStylePr w:type="lastRow">
      <w:rPr>
        <w:b/>
        <w:bCs/>
      </w:rPr>
      <w:tblPr/>
      <w:tcPr>
        <w:shd w:val="clear" w:color="auto" w:fill="FFFFFF" w:themeFill="background1"/>
      </w:tcPr>
    </w:tblStylePr>
    <w:tblStylePr w:type="firstCol">
      <w:rPr>
        <w:b/>
        <w:bCs/>
      </w:rPr>
      <w:tblPr/>
      <w:tcPr>
        <w:shd w:val="clear" w:color="auto" w:fill="FFFFFF" w:themeFill="background1"/>
      </w:tcPr>
    </w:tblStylePr>
    <w:tblStylePr w:type="lastCol">
      <w:rPr>
        <w:b/>
        <w:bCs/>
      </w:rPr>
      <w:tblPr/>
      <w:tcPr>
        <w:shd w:val="clear" w:color="auto" w:fill="FFFFFF" w:themeFill="background1"/>
      </w:tcPr>
    </w:tblStylePr>
    <w:tblStylePr w:type="band1Vert">
      <w:tblPr/>
      <w:tcPr>
        <w:shd w:val="clear" w:color="auto" w:fill="FFFFFF" w:themeFill="background1"/>
      </w:tcPr>
    </w:tblStylePr>
    <w:tblStylePr w:type="band1Horz">
      <w:rPr>
        <w:rFonts w:asciiTheme="minorHAnsi" w:hAnsiTheme="minorHAnsi"/>
        <w:color w:val="FFFFFF" w:themeColor="background1"/>
        <w:sz w:val="18"/>
      </w:rPr>
      <w:tblPr/>
      <w:tcPr>
        <w:shd w:val="clear" w:color="auto" w:fill="FFFFFF" w:themeFill="background1"/>
      </w:tcPr>
    </w:tblStylePr>
    <w:tblStylePr w:type="band2Horz">
      <w:tblPr/>
      <w:tcPr>
        <w:shd w:val="clear" w:color="auto" w:fill="FFFFFF" w:themeFill="background1"/>
      </w:tcPr>
    </w:tblStylePr>
  </w:style>
  <w:style w:type="table" w:styleId="GridTable4-Accent2">
    <w:name w:val="Grid Table 4 Accent 2"/>
    <w:basedOn w:val="TableNormal"/>
    <w:uiPriority w:val="49"/>
    <w:rsid w:val="003C412A"/>
    <w:pPr>
      <w:spacing w:after="0" w:line="240" w:lineRule="auto"/>
    </w:pPr>
    <w:tblPr>
      <w:tblStyleRowBandSize w:val="1"/>
      <w:tblStyleColBandSize w:val="1"/>
      <w:tblBorders>
        <w:top w:val="single" w:sz="4" w:space="0" w:color="4FCEFF" w:themeColor="accent2" w:themeTint="99"/>
        <w:left w:val="single" w:sz="4" w:space="0" w:color="4FCEFF" w:themeColor="accent2" w:themeTint="99"/>
        <w:bottom w:val="single" w:sz="4" w:space="0" w:color="4FCEFF" w:themeColor="accent2" w:themeTint="99"/>
        <w:right w:val="single" w:sz="4" w:space="0" w:color="4FCEFF" w:themeColor="accent2" w:themeTint="99"/>
        <w:insideH w:val="single" w:sz="4" w:space="0" w:color="4FCEFF" w:themeColor="accent2" w:themeTint="99"/>
        <w:insideV w:val="single" w:sz="4" w:space="0" w:color="4FCEFF" w:themeColor="accent2" w:themeTint="99"/>
      </w:tblBorders>
    </w:tblPr>
    <w:tblStylePr w:type="firstRow">
      <w:rPr>
        <w:b/>
        <w:bCs/>
        <w:color w:val="FFFFFF" w:themeColor="background1"/>
      </w:rPr>
      <w:tblPr/>
      <w:tcPr>
        <w:tcBorders>
          <w:top w:val="single" w:sz="4" w:space="0" w:color="009FDA" w:themeColor="accent2"/>
          <w:left w:val="single" w:sz="4" w:space="0" w:color="009FDA" w:themeColor="accent2"/>
          <w:bottom w:val="single" w:sz="4" w:space="0" w:color="009FDA" w:themeColor="accent2"/>
          <w:right w:val="single" w:sz="4" w:space="0" w:color="009FDA" w:themeColor="accent2"/>
          <w:insideH w:val="nil"/>
          <w:insideV w:val="nil"/>
        </w:tcBorders>
        <w:shd w:val="clear" w:color="auto" w:fill="009FDA" w:themeFill="accent2"/>
      </w:tcPr>
    </w:tblStylePr>
    <w:tblStylePr w:type="lastRow">
      <w:rPr>
        <w:b/>
        <w:bCs/>
      </w:rPr>
      <w:tblPr/>
      <w:tcPr>
        <w:tcBorders>
          <w:top w:val="double" w:sz="4" w:space="0" w:color="009FDA" w:themeColor="accent2"/>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character" w:styleId="CommentReference">
    <w:name w:val="annotation reference"/>
    <w:basedOn w:val="DefaultParagraphFont"/>
    <w:uiPriority w:val="99"/>
    <w:rsid w:val="00740B03"/>
    <w:rPr>
      <w:sz w:val="16"/>
      <w:szCs w:val="16"/>
    </w:rPr>
  </w:style>
  <w:style w:type="paragraph" w:styleId="CommentText">
    <w:name w:val="annotation text"/>
    <w:basedOn w:val="Normal"/>
    <w:link w:val="CommentTextChar"/>
    <w:uiPriority w:val="99"/>
    <w:semiHidden/>
    <w:rsid w:val="00740B03"/>
    <w:rPr>
      <w:sz w:val="20"/>
      <w:szCs w:val="20"/>
    </w:rPr>
  </w:style>
  <w:style w:type="character" w:customStyle="1" w:styleId="CommentTextChar">
    <w:name w:val="Comment Text Char"/>
    <w:basedOn w:val="DefaultParagraphFont"/>
    <w:link w:val="CommentText"/>
    <w:uiPriority w:val="99"/>
    <w:semiHidden/>
    <w:rsid w:val="00740B03"/>
    <w:rPr>
      <w:rFonts w:ascii="Verdana" w:hAnsi="Verdana"/>
      <w:color w:val="5E6A71" w:themeColor="text2"/>
      <w:sz w:val="20"/>
      <w:szCs w:val="20"/>
    </w:rPr>
  </w:style>
  <w:style w:type="paragraph" w:styleId="CommentSubject">
    <w:name w:val="annotation subject"/>
    <w:basedOn w:val="CommentText"/>
    <w:next w:val="CommentText"/>
    <w:link w:val="CommentSubjectChar"/>
    <w:uiPriority w:val="99"/>
    <w:semiHidden/>
    <w:rsid w:val="00740B03"/>
    <w:rPr>
      <w:b/>
      <w:bCs/>
    </w:rPr>
  </w:style>
  <w:style w:type="character" w:customStyle="1" w:styleId="CommentSubjectChar">
    <w:name w:val="Comment Subject Char"/>
    <w:basedOn w:val="CommentTextChar"/>
    <w:link w:val="CommentSubject"/>
    <w:uiPriority w:val="99"/>
    <w:semiHidden/>
    <w:rsid w:val="00740B03"/>
    <w:rPr>
      <w:rFonts w:ascii="Verdana" w:hAnsi="Verdana"/>
      <w:b/>
      <w:bCs/>
      <w:color w:val="5E6A71" w:themeColor="text2"/>
      <w:sz w:val="20"/>
      <w:szCs w:val="20"/>
    </w:rPr>
  </w:style>
  <w:style w:type="paragraph" w:styleId="Revision">
    <w:name w:val="Revision"/>
    <w:hidden/>
    <w:uiPriority w:val="99"/>
    <w:semiHidden/>
    <w:rsid w:val="00740B03"/>
    <w:pPr>
      <w:spacing w:after="0" w:line="240" w:lineRule="auto"/>
    </w:pPr>
    <w:rPr>
      <w:rFonts w:ascii="Verdana" w:hAnsi="Verdana"/>
      <w:color w:val="5E6A71" w:themeColor="text2"/>
      <w:sz w:val="18"/>
    </w:rPr>
  </w:style>
  <w:style w:type="table" w:styleId="GridTable5Dark-Accent2">
    <w:name w:val="Grid Table 5 Dark Accent 2"/>
    <w:basedOn w:val="TableNormal"/>
    <w:uiPriority w:val="50"/>
    <w:rsid w:val="00792C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4E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FD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FD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FD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FDA" w:themeFill="accent2"/>
      </w:tcPr>
    </w:tblStylePr>
    <w:tblStylePr w:type="band1Vert">
      <w:tblPr/>
      <w:tcPr>
        <w:shd w:val="clear" w:color="auto" w:fill="8ADEFF" w:themeFill="accent2" w:themeFillTint="66"/>
      </w:tcPr>
    </w:tblStylePr>
    <w:tblStylePr w:type="band1Horz">
      <w:tblPr/>
      <w:tcPr>
        <w:shd w:val="clear" w:color="auto" w:fill="8ADEFF" w:themeFill="accent2" w:themeFillTint="66"/>
      </w:tcPr>
    </w:tblStylePr>
  </w:style>
  <w:style w:type="paragraph" w:customStyle="1" w:styleId="TableTextWhite">
    <w:name w:val="Table Text White"/>
    <w:rsid w:val="00792CFC"/>
    <w:pPr>
      <w:spacing w:before="120" w:after="120" w:line="240" w:lineRule="auto"/>
    </w:pPr>
    <w:rPr>
      <w:rFonts w:ascii="Verdana" w:eastAsia="Times New Roman" w:hAnsi="Verdana" w:cs="Times New Roman"/>
      <w:b/>
      <w:color w:val="FFFFFF"/>
      <w:sz w:val="18"/>
      <w:szCs w:val="20"/>
    </w:rPr>
  </w:style>
  <w:style w:type="paragraph" w:customStyle="1" w:styleId="Tabelbullet">
    <w:name w:val="Tabel bullet"/>
    <w:basedOn w:val="Normal"/>
    <w:qFormat/>
    <w:rsid w:val="00792CFC"/>
    <w:pPr>
      <w:tabs>
        <w:tab w:val="num" w:pos="360"/>
      </w:tabs>
      <w:spacing w:before="120" w:after="120" w:line="260" w:lineRule="exact"/>
      <w:ind w:left="360" w:hanging="360"/>
    </w:pPr>
    <w:rPr>
      <w:rFonts w:eastAsia="Times New Roman" w:cs="Times New Roman"/>
      <w:color w:val="auto"/>
      <w:szCs w:val="18"/>
      <w:lang w:eastAsia="en-GB"/>
    </w:rPr>
  </w:style>
  <w:style w:type="table" w:customStyle="1" w:styleId="TurnTown">
    <w:name w:val="TurnTown"/>
    <w:basedOn w:val="TableNormal"/>
    <w:uiPriority w:val="99"/>
    <w:rsid w:val="00B941A2"/>
    <w:pPr>
      <w:spacing w:after="0" w:line="240" w:lineRule="auto"/>
    </w:pPr>
    <w:rPr>
      <w:rFonts w:ascii="Verdana" w:eastAsia="Times New Roman" w:hAnsi="Verdana" w:cs="Times New Roman"/>
      <w:szCs w:val="20"/>
      <w:lang w:eastAsia="en-GB"/>
    </w:rPr>
    <w:tblPr>
      <w:tblStyleRowBandSize w:val="1"/>
      <w:tblCellMar>
        <w:top w:w="113" w:type="dxa"/>
        <w:bottom w:w="113" w:type="dxa"/>
      </w:tblCellMar>
    </w:tblPr>
    <w:tblStylePr w:type="firstRow">
      <w:pPr>
        <w:jc w:val="left"/>
      </w:pPr>
      <w:rPr>
        <w:b/>
        <w:color w:val="FFFFFF" w:themeColor="background1"/>
      </w:rPr>
      <w:tblPr/>
      <w:tcPr>
        <w:shd w:val="clear" w:color="auto" w:fill="689319"/>
      </w:tcPr>
    </w:tblStylePr>
    <w:tblStylePr w:type="lastRow">
      <w:tblPr/>
      <w:tcPr>
        <w:tcBorders>
          <w:top w:val="nil"/>
          <w:left w:val="nil"/>
          <w:bottom w:val="single" w:sz="2" w:space="0" w:color="5E6A71" w:themeColor="text2"/>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clear" w:color="auto" w:fill="EBEDEE" w:themeFill="accent4" w:themeFillTint="33"/>
      </w:tcPr>
    </w:tblStylePr>
    <w:tblStylePr w:type="band2Horz">
      <w:tblPr/>
      <w:tcPr>
        <w:tcBorders>
          <w:top w:val="nil"/>
          <w:left w:val="nil"/>
          <w:bottom w:val="nil"/>
          <w:right w:val="nil"/>
          <w:insideH w:val="nil"/>
          <w:insideV w:val="nil"/>
          <w:tl2br w:val="nil"/>
          <w:tr2bl w:val="nil"/>
        </w:tcBorders>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5288D4" w:themeColor="accent1" w:themeTint="99"/>
        <w:left w:val="single" w:sz="4" w:space="0" w:color="5288D4" w:themeColor="accent1" w:themeTint="99"/>
        <w:bottom w:val="single" w:sz="4" w:space="0" w:color="5288D4" w:themeColor="accent1" w:themeTint="99"/>
        <w:right w:val="single" w:sz="4" w:space="0" w:color="5288D4" w:themeColor="accent1" w:themeTint="99"/>
        <w:insideH w:val="single" w:sz="4" w:space="0" w:color="5288D4" w:themeColor="accent1" w:themeTint="99"/>
        <w:insideV w:val="single" w:sz="4" w:space="0" w:color="5288D4" w:themeColor="accent1" w:themeTint="99"/>
      </w:tblBorders>
    </w:tblPr>
    <w:tblStylePr w:type="firstRow">
      <w:rPr>
        <w:b/>
        <w:bCs/>
        <w:color w:val="FFFFFF" w:themeColor="background1"/>
      </w:rPr>
      <w:tblPr/>
      <w:tcPr>
        <w:tcBorders>
          <w:top w:val="single" w:sz="4" w:space="0" w:color="1E4479" w:themeColor="accent1"/>
          <w:left w:val="single" w:sz="4" w:space="0" w:color="1E4479" w:themeColor="accent1"/>
          <w:bottom w:val="single" w:sz="4" w:space="0" w:color="1E4479" w:themeColor="accent1"/>
          <w:right w:val="single" w:sz="4" w:space="0" w:color="1E4479" w:themeColor="accent1"/>
          <w:insideH w:val="nil"/>
          <w:insideV w:val="nil"/>
        </w:tcBorders>
        <w:shd w:val="clear" w:color="auto" w:fill="1E4479" w:themeFill="accent1"/>
      </w:tcPr>
    </w:tblStylePr>
    <w:tblStylePr w:type="lastRow">
      <w:rPr>
        <w:b/>
        <w:bCs/>
      </w:rPr>
      <w:tblPr/>
      <w:tcPr>
        <w:tcBorders>
          <w:top w:val="double" w:sz="4" w:space="0" w:color="1E4479" w:themeColor="accent1"/>
        </w:tcBorders>
      </w:tcPr>
    </w:tblStylePr>
    <w:tblStylePr w:type="firstCol">
      <w:rPr>
        <w:b/>
        <w:bCs/>
      </w:rPr>
    </w:tblStylePr>
    <w:tblStylePr w:type="lastCol">
      <w:rPr>
        <w:b/>
        <w:bCs/>
      </w:rPr>
    </w:tblStylePr>
    <w:tblStylePr w:type="band1Vert">
      <w:tblPr/>
      <w:tcPr>
        <w:shd w:val="clear" w:color="auto" w:fill="C5D7F0" w:themeFill="accent1" w:themeFillTint="33"/>
      </w:tcPr>
    </w:tblStylePr>
    <w:tblStylePr w:type="band1Horz">
      <w:tblPr/>
      <w:tcPr>
        <w:shd w:val="clear" w:color="auto" w:fill="C5D7F0" w:themeFill="accent1" w:themeFillTint="33"/>
      </w:tcPr>
    </w:tblStylePr>
  </w:style>
  <w:style w:type="table" w:styleId="ListTable2-Accent2">
    <w:name w:val="List Table 2 Accent 2"/>
    <w:basedOn w:val="TableNormal"/>
    <w:uiPriority w:val="47"/>
    <w:pPr>
      <w:spacing w:after="0" w:line="240" w:lineRule="auto"/>
    </w:pPr>
    <w:tblPr>
      <w:tblStyleRowBandSize w:val="1"/>
      <w:tblStyleColBandSize w:val="1"/>
      <w:tblBorders>
        <w:top w:val="single" w:sz="4" w:space="0" w:color="4FCEFF" w:themeColor="accent2" w:themeTint="99"/>
        <w:bottom w:val="single" w:sz="4" w:space="0" w:color="4FCEFF" w:themeColor="accent2" w:themeTint="99"/>
        <w:insideH w:val="single" w:sz="4" w:space="0" w:color="4FCE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GridTable5Dark-Accent4">
    <w:name w:val="Grid Table 5 Dark Accent 4"/>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DE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EA6AA"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EA6AA"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EA6AA"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EA6AA" w:themeFill="accent4"/>
      </w:tcPr>
    </w:tblStylePr>
    <w:tblStylePr w:type="band1Vert">
      <w:tblPr/>
      <w:tcPr>
        <w:shd w:val="clear" w:color="auto" w:fill="D8DBDD" w:themeFill="accent4" w:themeFillTint="66"/>
      </w:tcPr>
    </w:tblStylePr>
    <w:tblStylePr w:type="band1Horz">
      <w:tblPr/>
      <w:tcPr>
        <w:shd w:val="clear" w:color="auto" w:fill="D8DBDD" w:themeFill="accent4" w:themeFillTint="66"/>
      </w:tcPr>
    </w:tblStylePr>
  </w:style>
  <w:style w:type="paragraph" w:customStyle="1" w:styleId="Pa3">
    <w:name w:val="Pa3"/>
    <w:basedOn w:val="Normal"/>
    <w:next w:val="Normal"/>
    <w:uiPriority w:val="99"/>
    <w:rsid w:val="00CF2B1F"/>
    <w:pPr>
      <w:autoSpaceDE w:val="0"/>
      <w:autoSpaceDN w:val="0"/>
      <w:adjustRightInd w:val="0"/>
      <w:spacing w:after="0" w:line="181" w:lineRule="atLeast"/>
    </w:pPr>
    <w:rPr>
      <w:rFonts w:ascii="Cambria" w:hAnsi="Cambria"/>
      <w:color w:val="auto"/>
      <w:sz w:val="24"/>
      <w:szCs w:val="24"/>
    </w:rPr>
  </w:style>
  <w:style w:type="table" w:customStyle="1" w:styleId="GridTable4-Accent21">
    <w:name w:val="Grid Table 4 - Accent 21"/>
    <w:basedOn w:val="TableNormal"/>
    <w:next w:val="GridTable4-Accent2"/>
    <w:uiPriority w:val="49"/>
    <w:rsid w:val="00831A31"/>
    <w:pPr>
      <w:spacing w:after="0" w:line="240" w:lineRule="auto"/>
    </w:pPr>
    <w:tblPr>
      <w:tblStyleRowBandSize w:val="1"/>
      <w:tblStyleColBandSize w:val="1"/>
      <w:tblBorders>
        <w:top w:val="single" w:sz="4" w:space="0" w:color="4FCEFF" w:themeColor="accent2" w:themeTint="99"/>
        <w:left w:val="single" w:sz="4" w:space="0" w:color="4FCEFF" w:themeColor="accent2" w:themeTint="99"/>
        <w:bottom w:val="single" w:sz="4" w:space="0" w:color="4FCEFF" w:themeColor="accent2" w:themeTint="99"/>
        <w:right w:val="single" w:sz="4" w:space="0" w:color="4FCEFF" w:themeColor="accent2" w:themeTint="99"/>
        <w:insideH w:val="single" w:sz="4" w:space="0" w:color="4FCEFF" w:themeColor="accent2" w:themeTint="99"/>
        <w:insideV w:val="single" w:sz="4" w:space="0" w:color="4FCEFF" w:themeColor="accent2" w:themeTint="99"/>
      </w:tblBorders>
    </w:tblPr>
    <w:tblStylePr w:type="firstRow">
      <w:rPr>
        <w:b/>
        <w:bCs/>
        <w:color w:val="FFFFFF" w:themeColor="background1"/>
      </w:rPr>
      <w:tblPr/>
      <w:tcPr>
        <w:tcBorders>
          <w:top w:val="single" w:sz="4" w:space="0" w:color="009FDA" w:themeColor="accent2"/>
          <w:left w:val="single" w:sz="4" w:space="0" w:color="009FDA" w:themeColor="accent2"/>
          <w:bottom w:val="single" w:sz="4" w:space="0" w:color="009FDA" w:themeColor="accent2"/>
          <w:right w:val="single" w:sz="4" w:space="0" w:color="009FDA" w:themeColor="accent2"/>
          <w:insideH w:val="nil"/>
          <w:insideV w:val="nil"/>
        </w:tcBorders>
        <w:shd w:val="clear" w:color="auto" w:fill="009FDA" w:themeFill="accent2"/>
      </w:tcPr>
    </w:tblStylePr>
    <w:tblStylePr w:type="lastRow">
      <w:rPr>
        <w:b/>
        <w:bCs/>
      </w:rPr>
      <w:tblPr/>
      <w:tcPr>
        <w:tcBorders>
          <w:top w:val="double" w:sz="4" w:space="0" w:color="009FDA" w:themeColor="accent2"/>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GridTable5Dark-Accent1">
    <w:name w:val="Grid Table 5 Dark Accent 1"/>
    <w:basedOn w:val="TableNormal"/>
    <w:uiPriority w:val="50"/>
    <w:rsid w:val="003F30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D7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447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447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447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4479" w:themeFill="accent1"/>
      </w:tcPr>
    </w:tblStylePr>
    <w:tblStylePr w:type="band1Vert">
      <w:tblPr/>
      <w:tcPr>
        <w:shd w:val="clear" w:color="auto" w:fill="8BAFE2" w:themeFill="accent1" w:themeFillTint="66"/>
      </w:tcPr>
    </w:tblStylePr>
    <w:tblStylePr w:type="band1Horz">
      <w:tblPr/>
      <w:tcPr>
        <w:shd w:val="clear" w:color="auto" w:fill="8BAFE2" w:themeFill="accent1" w:themeFillTint="66"/>
      </w:tcPr>
    </w:tblStylePr>
  </w:style>
  <w:style w:type="table" w:styleId="ListTable1Light-Accent1">
    <w:name w:val="List Table 1 Light Accent 1"/>
    <w:basedOn w:val="TableNormal"/>
    <w:uiPriority w:val="46"/>
    <w:rsid w:val="003E51C3"/>
    <w:pPr>
      <w:spacing w:after="0" w:line="240" w:lineRule="auto"/>
    </w:pPr>
    <w:tblPr>
      <w:tblStyleRowBandSize w:val="1"/>
      <w:tblStyleColBandSize w:val="1"/>
    </w:tblPr>
    <w:tblStylePr w:type="firstRow">
      <w:rPr>
        <w:b/>
        <w:bCs/>
      </w:rPr>
      <w:tblPr/>
      <w:tcPr>
        <w:tcBorders>
          <w:bottom w:val="single" w:sz="4" w:space="0" w:color="5288D4" w:themeColor="accent1" w:themeTint="99"/>
        </w:tcBorders>
      </w:tcPr>
    </w:tblStylePr>
    <w:tblStylePr w:type="lastRow">
      <w:rPr>
        <w:b/>
        <w:bCs/>
      </w:rPr>
      <w:tblPr/>
      <w:tcPr>
        <w:tcBorders>
          <w:top w:val="single" w:sz="4" w:space="0" w:color="5288D4" w:themeColor="accent1" w:themeTint="99"/>
        </w:tcBorders>
      </w:tcPr>
    </w:tblStylePr>
    <w:tblStylePr w:type="firstCol">
      <w:rPr>
        <w:b/>
        <w:bCs/>
      </w:rPr>
    </w:tblStylePr>
    <w:tblStylePr w:type="lastCol">
      <w:rPr>
        <w:b/>
        <w:bCs/>
      </w:rPr>
    </w:tblStylePr>
    <w:tblStylePr w:type="band1Vert">
      <w:tblPr/>
      <w:tcPr>
        <w:shd w:val="clear" w:color="auto" w:fill="C5D7F0" w:themeFill="accent1" w:themeFillTint="33"/>
      </w:tcPr>
    </w:tblStylePr>
    <w:tblStylePr w:type="band1Horz">
      <w:tblPr/>
      <w:tcPr>
        <w:shd w:val="clear" w:color="auto" w:fill="C5D7F0" w:themeFill="accent1" w:themeFillTint="33"/>
      </w:tcPr>
    </w:tblStylePr>
  </w:style>
  <w:style w:type="table" w:customStyle="1" w:styleId="TurnTownOld">
    <w:name w:val="TurnTownOld"/>
    <w:basedOn w:val="TableNormal"/>
    <w:uiPriority w:val="99"/>
    <w:rsid w:val="00EC6C3D"/>
    <w:pPr>
      <w:spacing w:after="0" w:line="240" w:lineRule="auto"/>
    </w:pPr>
    <w:rPr>
      <w:rFonts w:ascii="Verdana" w:eastAsia="Times New Roman" w:hAnsi="Verdana" w:cs="Times New Roman"/>
      <w:color w:val="5E6A71" w:themeColor="text2"/>
      <w:szCs w:val="20"/>
      <w:lang w:eastAsia="en-GB"/>
    </w:rPr>
    <w:tblPr>
      <w:tblStyleRowBandSize w:val="1"/>
    </w:tblPr>
    <w:tblStylePr w:type="firstRow">
      <w:rPr>
        <w:b w:val="0"/>
      </w:rPr>
    </w:tblStylePr>
    <w:tblStylePr w:type="lastRow">
      <w:tblPr/>
      <w:tcPr>
        <w:tcBorders>
          <w:top w:val="nil"/>
          <w:left w:val="nil"/>
          <w:bottom w:val="single" w:sz="2" w:space="0" w:color="5E6A71" w:themeColor="text2"/>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clear" w:color="auto" w:fill="EBEDEE" w:themeFill="accent4" w:themeFillTint="33"/>
      </w:tcPr>
    </w:tblStylePr>
    <w:tblStylePr w:type="band2Horz">
      <w:tblPr/>
      <w:tcPr>
        <w:tcBorders>
          <w:top w:val="nil"/>
          <w:left w:val="nil"/>
          <w:bottom w:val="nil"/>
          <w:right w:val="nil"/>
          <w:insideH w:val="nil"/>
          <w:insideV w:val="nil"/>
          <w:tl2br w:val="nil"/>
          <w:tr2bl w:val="nil"/>
        </w:tcBorders>
      </w:tcPr>
    </w:tblStylePr>
  </w:style>
  <w:style w:type="paragraph" w:styleId="Caption">
    <w:name w:val="caption"/>
    <w:basedOn w:val="BodyText"/>
    <w:qFormat/>
    <w:rsid w:val="003B6DB3"/>
    <w:rPr>
      <w:rFonts w:cs="Arial"/>
      <w:i/>
      <w:iCs/>
      <w:spacing w:val="4"/>
      <w:szCs w:val="24"/>
    </w:rPr>
  </w:style>
  <w:style w:type="character" w:styleId="UnresolvedMention">
    <w:name w:val="Unresolved Mention"/>
    <w:basedOn w:val="DefaultParagraphFont"/>
    <w:uiPriority w:val="99"/>
    <w:semiHidden/>
    <w:unhideWhenUsed/>
    <w:rsid w:val="00EE55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805165">
      <w:bodyDiv w:val="1"/>
      <w:marLeft w:val="0"/>
      <w:marRight w:val="0"/>
      <w:marTop w:val="0"/>
      <w:marBottom w:val="0"/>
      <w:divBdr>
        <w:top w:val="none" w:sz="0" w:space="0" w:color="auto"/>
        <w:left w:val="none" w:sz="0" w:space="0" w:color="auto"/>
        <w:bottom w:val="none" w:sz="0" w:space="0" w:color="auto"/>
        <w:right w:val="none" w:sz="0" w:space="0" w:color="auto"/>
      </w:divBdr>
    </w:div>
    <w:div w:id="665783776">
      <w:bodyDiv w:val="1"/>
      <w:marLeft w:val="0"/>
      <w:marRight w:val="0"/>
      <w:marTop w:val="0"/>
      <w:marBottom w:val="0"/>
      <w:divBdr>
        <w:top w:val="none" w:sz="0" w:space="0" w:color="auto"/>
        <w:left w:val="none" w:sz="0" w:space="0" w:color="auto"/>
        <w:bottom w:val="none" w:sz="0" w:space="0" w:color="auto"/>
        <w:right w:val="none" w:sz="0" w:space="0" w:color="auto"/>
      </w:divBdr>
    </w:div>
    <w:div w:id="883173893">
      <w:bodyDiv w:val="1"/>
      <w:marLeft w:val="0"/>
      <w:marRight w:val="0"/>
      <w:marTop w:val="0"/>
      <w:marBottom w:val="0"/>
      <w:divBdr>
        <w:top w:val="none" w:sz="0" w:space="0" w:color="auto"/>
        <w:left w:val="none" w:sz="0" w:space="0" w:color="auto"/>
        <w:bottom w:val="none" w:sz="0" w:space="0" w:color="auto"/>
        <w:right w:val="none" w:sz="0" w:space="0" w:color="auto"/>
      </w:divBdr>
    </w:div>
    <w:div w:id="1059085551">
      <w:bodyDiv w:val="1"/>
      <w:marLeft w:val="0"/>
      <w:marRight w:val="0"/>
      <w:marTop w:val="0"/>
      <w:marBottom w:val="0"/>
      <w:divBdr>
        <w:top w:val="none" w:sz="0" w:space="0" w:color="auto"/>
        <w:left w:val="none" w:sz="0" w:space="0" w:color="auto"/>
        <w:bottom w:val="none" w:sz="0" w:space="0" w:color="auto"/>
        <w:right w:val="none" w:sz="0" w:space="0" w:color="auto"/>
      </w:divBdr>
    </w:div>
    <w:div w:id="1414278707">
      <w:bodyDiv w:val="1"/>
      <w:marLeft w:val="0"/>
      <w:marRight w:val="0"/>
      <w:marTop w:val="0"/>
      <w:marBottom w:val="0"/>
      <w:divBdr>
        <w:top w:val="none" w:sz="0" w:space="0" w:color="auto"/>
        <w:left w:val="none" w:sz="0" w:space="0" w:color="auto"/>
        <w:bottom w:val="none" w:sz="0" w:space="0" w:color="auto"/>
        <w:right w:val="none" w:sz="0" w:space="0" w:color="auto"/>
      </w:divBdr>
    </w:div>
    <w:div w:id="2061203735">
      <w:bodyDiv w:val="1"/>
      <w:marLeft w:val="0"/>
      <w:marRight w:val="0"/>
      <w:marTop w:val="0"/>
      <w:marBottom w:val="0"/>
      <w:divBdr>
        <w:top w:val="none" w:sz="0" w:space="0" w:color="auto"/>
        <w:left w:val="none" w:sz="0" w:space="0" w:color="auto"/>
        <w:bottom w:val="none" w:sz="0" w:space="0" w:color="auto"/>
        <w:right w:val="none" w:sz="0" w:space="0" w:color="auto"/>
      </w:divBdr>
    </w:div>
    <w:div w:id="2080978213">
      <w:bodyDiv w:val="1"/>
      <w:marLeft w:val="0"/>
      <w:marRight w:val="0"/>
      <w:marTop w:val="0"/>
      <w:marBottom w:val="0"/>
      <w:divBdr>
        <w:top w:val="none" w:sz="0" w:space="0" w:color="auto"/>
        <w:left w:val="none" w:sz="0" w:space="0" w:color="auto"/>
        <w:bottom w:val="none" w:sz="0" w:space="0" w:color="auto"/>
        <w:right w:val="none" w:sz="0" w:space="0" w:color="auto"/>
      </w:divBdr>
    </w:div>
    <w:div w:id="211898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image" Target="media/image3.png"/><Relationship Id="rId39" Type="http://schemas.openxmlformats.org/officeDocument/2006/relationships/glossaryDocument" Target="glossary/document.xml"/><Relationship Id="rId3" Type="http://schemas.openxmlformats.org/officeDocument/2006/relationships/customXml" Target="../customXml/item3.xml"/><Relationship Id="rId21" Type="http://schemas.microsoft.com/office/2018/08/relationships/commentsExtensible" Target="commentsExtensible.xml"/><Relationship Id="rId34"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33" Type="http://schemas.openxmlformats.org/officeDocument/2006/relationships/image" Target="media/image7.pn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5.xml"/><Relationship Id="rId32" Type="http://schemas.openxmlformats.org/officeDocument/2006/relationships/hyperlink" Target="http://www.biminteroperabilitytools.com/classificationmanager.php" TargetMode="External"/><Relationship Id="rId37" Type="http://schemas.openxmlformats.org/officeDocument/2006/relationships/fontTable" Target="fontTable.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image" Target="media/image4.png"/><Relationship Id="rId36" Type="http://schemas.openxmlformats.org/officeDocument/2006/relationships/image" Target="media/image10.png"/><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hyperlink" Target="https://www.thenbs.com/our-tools/uniclass-201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4.xml"/><Relationship Id="rId27" Type="http://schemas.openxmlformats.org/officeDocument/2006/relationships/hyperlink" Target="https://interoperability.autodesk.com/" TargetMode="External"/><Relationship Id="rId30" Type="http://schemas.openxmlformats.org/officeDocument/2006/relationships/image" Target="media/image6.png"/><Relationship Id="rId35"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templates\Corporate\Simple,%20client%20or%20multipurpose%20repor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2BA1836FB584A49AF01F3B27A91C1AD"/>
        <w:category>
          <w:name w:val="General"/>
          <w:gallery w:val="placeholder"/>
        </w:category>
        <w:types>
          <w:type w:val="bbPlcHdr"/>
        </w:types>
        <w:behaviors>
          <w:behavior w:val="content"/>
        </w:behaviors>
        <w:guid w:val="{56C19F44-13C7-4AB2-8D0E-1EC8FE917FE3}"/>
      </w:docPartPr>
      <w:docPartBody>
        <w:p w:rsidR="00560C7D" w:rsidRDefault="00457390">
          <w:pPr>
            <w:pStyle w:val="92BA1836FB584A49AF01F3B27A91C1AD"/>
          </w:pPr>
          <w:r>
            <w:t>Report</w:t>
          </w:r>
        </w:p>
      </w:docPartBody>
    </w:docPart>
    <w:docPart>
      <w:docPartPr>
        <w:name w:val="59295CAAFF25439980300364AABA9973"/>
        <w:category>
          <w:name w:val="General"/>
          <w:gallery w:val="placeholder"/>
        </w:category>
        <w:types>
          <w:type w:val="bbPlcHdr"/>
        </w:types>
        <w:behaviors>
          <w:behavior w:val="content"/>
        </w:behaviors>
        <w:guid w:val="{D9672661-BF7D-4C86-9978-E24506BBEF37}"/>
      </w:docPartPr>
      <w:docPartBody>
        <w:p w:rsidR="00560C7D" w:rsidRDefault="00457390">
          <w:pPr>
            <w:pStyle w:val="59295CAAFF25439980300364AABA9973"/>
          </w:pPr>
          <w:r w:rsidRPr="00A9163D">
            <w:rPr>
              <w:rStyle w:val="PlaceholderText"/>
            </w:rPr>
            <w:t xml:space="preserve">Click here to enter </w:t>
          </w:r>
          <w:r>
            <w:rPr>
              <w:rStyle w:val="PlaceholderText"/>
            </w:rPr>
            <w:t>title</w:t>
          </w:r>
        </w:p>
      </w:docPartBody>
    </w:docPart>
    <w:docPart>
      <w:docPartPr>
        <w:name w:val="D18ABB08D1FC4E92901207E92C4F16C3"/>
        <w:category>
          <w:name w:val="General"/>
          <w:gallery w:val="placeholder"/>
        </w:category>
        <w:types>
          <w:type w:val="bbPlcHdr"/>
        </w:types>
        <w:behaviors>
          <w:behavior w:val="content"/>
        </w:behaviors>
        <w:guid w:val="{41C2DCA4-CF3B-47C3-945E-EE9BAA169C79}"/>
      </w:docPartPr>
      <w:docPartBody>
        <w:p w:rsidR="00560C7D" w:rsidRDefault="00457390">
          <w:pPr>
            <w:pStyle w:val="D18ABB08D1FC4E92901207E92C4F16C3"/>
          </w:pPr>
          <w:r w:rsidRPr="00A9163D">
            <w:rPr>
              <w:rStyle w:val="PlaceholderText"/>
            </w:rPr>
            <w:t xml:space="preserve">Click here to enter </w:t>
          </w:r>
          <w:r>
            <w:rPr>
              <w:rStyle w:val="PlaceholderText"/>
            </w:rPr>
            <w:t>project</w:t>
          </w:r>
        </w:p>
      </w:docPartBody>
    </w:docPart>
    <w:docPart>
      <w:docPartPr>
        <w:name w:val="A6C5C18A049840A4BAC45375F92D6124"/>
        <w:category>
          <w:name w:val="General"/>
          <w:gallery w:val="placeholder"/>
        </w:category>
        <w:types>
          <w:type w:val="bbPlcHdr"/>
        </w:types>
        <w:behaviors>
          <w:behavior w:val="content"/>
        </w:behaviors>
        <w:guid w:val="{2A7C3DED-FF29-4C3D-B2D7-005EF01629D5}"/>
      </w:docPartPr>
      <w:docPartBody>
        <w:p w:rsidR="00560C7D" w:rsidRDefault="00457390">
          <w:pPr>
            <w:pStyle w:val="A6C5C18A049840A4BAC45375F92D6124"/>
          </w:pPr>
          <w:r w:rsidRPr="00A9163D">
            <w:t xml:space="preserve">Click here to enter </w:t>
          </w:r>
          <w:r>
            <w:t>client</w:t>
          </w:r>
        </w:p>
      </w:docPartBody>
    </w:docPart>
    <w:docPart>
      <w:docPartPr>
        <w:name w:val="630B565B06344D5D82BAF2D1892A61BC"/>
        <w:category>
          <w:name w:val="General"/>
          <w:gallery w:val="placeholder"/>
        </w:category>
        <w:types>
          <w:type w:val="bbPlcHdr"/>
        </w:types>
        <w:behaviors>
          <w:behavior w:val="content"/>
        </w:behaviors>
        <w:guid w:val="{119F6CF9-7862-44B5-95B9-74528D200161}"/>
      </w:docPartPr>
      <w:docPartBody>
        <w:p w:rsidR="006F7A0F" w:rsidRDefault="006F7A0F" w:rsidP="006F7A0F">
          <w:pPr>
            <w:pStyle w:val="630B565B06344D5D82BAF2D1892A61BC"/>
          </w:pPr>
          <w:r w:rsidRPr="00A9163D">
            <w:rPr>
              <w:rStyle w:val="PlaceholderText"/>
            </w:rPr>
            <w:t xml:space="preserve">Click here to enter </w:t>
          </w:r>
          <w:r>
            <w:rPr>
              <w:rStyle w:val="PlaceholderText"/>
            </w:rPr>
            <w:t>project</w:t>
          </w:r>
        </w:p>
      </w:docPartBody>
    </w:docPart>
    <w:docPart>
      <w:docPartPr>
        <w:name w:val="27BE22A321064B2E9FB9074226F7D400"/>
        <w:category>
          <w:name w:val="General"/>
          <w:gallery w:val="placeholder"/>
        </w:category>
        <w:types>
          <w:type w:val="bbPlcHdr"/>
        </w:types>
        <w:behaviors>
          <w:behavior w:val="content"/>
        </w:behaviors>
        <w:guid w:val="{CC447299-D254-4A39-BBE9-4300D720C5B3}"/>
      </w:docPartPr>
      <w:docPartBody>
        <w:p w:rsidR="0033655D" w:rsidRDefault="0033655D" w:rsidP="0033655D">
          <w:pPr>
            <w:pStyle w:val="27BE22A321064B2E9FB9074226F7D400"/>
          </w:pPr>
          <w:r w:rsidRPr="00A9163D">
            <w:rPr>
              <w:rStyle w:val="PlaceholderText"/>
            </w:rPr>
            <w:t xml:space="preserve">Click here to enter </w:t>
          </w:r>
          <w:r>
            <w:rPr>
              <w:rStyle w:val="PlaceholderText"/>
            </w:rPr>
            <w:t>project</w:t>
          </w:r>
        </w:p>
      </w:docPartBody>
    </w:docPart>
    <w:docPart>
      <w:docPartPr>
        <w:name w:val="E290EAAE54CE42F9BEE4B2C57167A656"/>
        <w:category>
          <w:name w:val="General"/>
          <w:gallery w:val="placeholder"/>
        </w:category>
        <w:types>
          <w:type w:val="bbPlcHdr"/>
        </w:types>
        <w:behaviors>
          <w:behavior w:val="content"/>
        </w:behaviors>
        <w:guid w:val="{059CCB4F-A928-457E-BB2A-A3892F35D9DC}"/>
      </w:docPartPr>
      <w:docPartBody>
        <w:p w:rsidR="0033655D" w:rsidRDefault="0033655D" w:rsidP="0033655D">
          <w:pPr>
            <w:pStyle w:val="E290EAAE54CE42F9BEE4B2C57167A656"/>
          </w:pPr>
          <w:r w:rsidRPr="00A9163D">
            <w:t xml:space="preserve">Click here to enter </w:t>
          </w:r>
          <w:r>
            <w:t>client</w:t>
          </w:r>
        </w:p>
      </w:docPartBody>
    </w:docPart>
    <w:docPart>
      <w:docPartPr>
        <w:name w:val="37E6FA8D2EB1461C867CE66B6AD875CE"/>
        <w:category>
          <w:name w:val="General"/>
          <w:gallery w:val="placeholder"/>
        </w:category>
        <w:types>
          <w:type w:val="bbPlcHdr"/>
        </w:types>
        <w:behaviors>
          <w:behavior w:val="content"/>
        </w:behaviors>
        <w:guid w:val="{78D176D1-1579-4898-913A-6DCDEC5678C6}"/>
      </w:docPartPr>
      <w:docPartBody>
        <w:p w:rsidR="0033655D" w:rsidRDefault="0033655D" w:rsidP="0033655D">
          <w:pPr>
            <w:pStyle w:val="37E6FA8D2EB1461C867CE66B6AD875CE"/>
          </w:pPr>
          <w:r w:rsidRPr="00A9163D">
            <w:rPr>
              <w:rStyle w:val="PlaceholderText"/>
            </w:rPr>
            <w:t xml:space="preserve">Click here to enter </w:t>
          </w:r>
          <w:r>
            <w:rPr>
              <w:rStyle w:val="PlaceholderText"/>
            </w:rPr>
            <w:t>project</w:t>
          </w:r>
        </w:p>
      </w:docPartBody>
    </w:docPart>
    <w:docPart>
      <w:docPartPr>
        <w:name w:val="AA17AC3230F546AEB71D29E487E828B2"/>
        <w:category>
          <w:name w:val="General"/>
          <w:gallery w:val="placeholder"/>
        </w:category>
        <w:types>
          <w:type w:val="bbPlcHdr"/>
        </w:types>
        <w:behaviors>
          <w:behavior w:val="content"/>
        </w:behaviors>
        <w:guid w:val="{1B84D9AC-7471-4BA0-AC71-A88E209B1C1A}"/>
      </w:docPartPr>
      <w:docPartBody>
        <w:p w:rsidR="0033655D" w:rsidRDefault="0033655D" w:rsidP="0033655D">
          <w:pPr>
            <w:pStyle w:val="AA17AC3230F546AEB71D29E487E828B2"/>
          </w:pPr>
          <w:r w:rsidRPr="00A9163D">
            <w:t xml:space="preserve">Click here to enter </w:t>
          </w:r>
          <w:r>
            <w:t>client</w:t>
          </w:r>
        </w:p>
      </w:docPartBody>
    </w:docPart>
    <w:docPart>
      <w:docPartPr>
        <w:name w:val="DCD35DA6B3EC4E0F8F456123B7BDA82C"/>
        <w:category>
          <w:name w:val="General"/>
          <w:gallery w:val="placeholder"/>
        </w:category>
        <w:types>
          <w:type w:val="bbPlcHdr"/>
        </w:types>
        <w:behaviors>
          <w:behavior w:val="content"/>
        </w:behaviors>
        <w:guid w:val="{7FC92430-568B-4F98-983F-A2204F72EF3B}"/>
      </w:docPartPr>
      <w:docPartBody>
        <w:p w:rsidR="0033655D" w:rsidRDefault="0033655D" w:rsidP="0033655D">
          <w:pPr>
            <w:pStyle w:val="DCD35DA6B3EC4E0F8F456123B7BDA82C"/>
          </w:pPr>
          <w:r w:rsidRPr="00A9163D">
            <w:t xml:space="preserve">Click here to enter </w:t>
          </w:r>
          <w:r>
            <w:t>client</w:t>
          </w:r>
        </w:p>
      </w:docPartBody>
    </w:docPart>
    <w:docPart>
      <w:docPartPr>
        <w:name w:val="16CDF3B1B4394A3B9F57A8F1FAA7DAF4"/>
        <w:category>
          <w:name w:val="General"/>
          <w:gallery w:val="placeholder"/>
        </w:category>
        <w:types>
          <w:type w:val="bbPlcHdr"/>
        </w:types>
        <w:behaviors>
          <w:behavior w:val="content"/>
        </w:behaviors>
        <w:guid w:val="{4FD4B424-7E17-4544-A43A-814E455B6950}"/>
      </w:docPartPr>
      <w:docPartBody>
        <w:p w:rsidR="0033655D" w:rsidRDefault="0033655D" w:rsidP="0033655D">
          <w:pPr>
            <w:pStyle w:val="16CDF3B1B4394A3B9F57A8F1FAA7DAF4"/>
          </w:pPr>
          <w:r w:rsidRPr="00A9163D">
            <w:t xml:space="preserve">Click here to enter </w:t>
          </w:r>
          <w:r>
            <w:t>client</w:t>
          </w:r>
        </w:p>
      </w:docPartBody>
    </w:docPart>
    <w:docPart>
      <w:docPartPr>
        <w:name w:val="86C746772BAB417EB8DC7DB529B8CFB3"/>
        <w:category>
          <w:name w:val="General"/>
          <w:gallery w:val="placeholder"/>
        </w:category>
        <w:types>
          <w:type w:val="bbPlcHdr"/>
        </w:types>
        <w:behaviors>
          <w:behavior w:val="content"/>
        </w:behaviors>
        <w:guid w:val="{154CFA15-99CB-4AD0-990F-099434CA0696}"/>
      </w:docPartPr>
      <w:docPartBody>
        <w:p w:rsidR="0074059E" w:rsidRDefault="0033655D" w:rsidP="0033655D">
          <w:pPr>
            <w:pStyle w:val="86C746772BAB417EB8DC7DB529B8CFB3"/>
          </w:pPr>
          <w:r w:rsidRPr="00A9163D">
            <w:t xml:space="preserve">Click here to enter </w:t>
          </w:r>
          <w:r>
            <w:t>client</w:t>
          </w:r>
        </w:p>
      </w:docPartBody>
    </w:docPart>
    <w:docPart>
      <w:docPartPr>
        <w:name w:val="5820BAAF518445DE8B11FFFF7B5581F2"/>
        <w:category>
          <w:name w:val="General"/>
          <w:gallery w:val="placeholder"/>
        </w:category>
        <w:types>
          <w:type w:val="bbPlcHdr"/>
        </w:types>
        <w:behaviors>
          <w:behavior w:val="content"/>
        </w:behaviors>
        <w:guid w:val="{E02676EA-53FB-45D4-A408-A031EB509566}"/>
      </w:docPartPr>
      <w:docPartBody>
        <w:p w:rsidR="0074059E" w:rsidRDefault="0033655D" w:rsidP="0033655D">
          <w:pPr>
            <w:pStyle w:val="5820BAAF518445DE8B11FFFF7B5581F2"/>
          </w:pPr>
          <w:r w:rsidRPr="00A9163D">
            <w:t xml:space="preserve">Click here to enter </w:t>
          </w:r>
          <w:r>
            <w:t>client</w:t>
          </w:r>
        </w:p>
      </w:docPartBody>
    </w:docPart>
    <w:docPart>
      <w:docPartPr>
        <w:name w:val="20C19A995415419A9F4574DBC5AAE49D"/>
        <w:category>
          <w:name w:val="General"/>
          <w:gallery w:val="placeholder"/>
        </w:category>
        <w:types>
          <w:type w:val="bbPlcHdr"/>
        </w:types>
        <w:behaviors>
          <w:behavior w:val="content"/>
        </w:behaviors>
        <w:guid w:val="{77DF033D-FE53-41FC-869F-5193949B3315}"/>
      </w:docPartPr>
      <w:docPartBody>
        <w:p w:rsidR="0074059E" w:rsidRDefault="0033655D" w:rsidP="0033655D">
          <w:pPr>
            <w:pStyle w:val="20C19A995415419A9F4574DBC5AAE49D"/>
          </w:pPr>
          <w:r w:rsidRPr="00A9163D">
            <w:t xml:space="preserve">Click here to enter </w:t>
          </w:r>
          <w:r>
            <w:t>client</w:t>
          </w:r>
        </w:p>
      </w:docPartBody>
    </w:docPart>
    <w:docPart>
      <w:docPartPr>
        <w:name w:val="871023B35D944198BB373929896D5926"/>
        <w:category>
          <w:name w:val="General"/>
          <w:gallery w:val="placeholder"/>
        </w:category>
        <w:types>
          <w:type w:val="bbPlcHdr"/>
        </w:types>
        <w:behaviors>
          <w:behavior w:val="content"/>
        </w:behaviors>
        <w:guid w:val="{B2234BBB-8B83-4B13-AB5A-77B9D8683AF7}"/>
      </w:docPartPr>
      <w:docPartBody>
        <w:p w:rsidR="007D5CC4" w:rsidRDefault="0014526F" w:rsidP="0014526F">
          <w:pPr>
            <w:pStyle w:val="871023B35D944198BB373929896D5926"/>
          </w:pPr>
          <w:r>
            <w:t>Click here to enter client</w:t>
          </w:r>
        </w:p>
      </w:docPartBody>
    </w:docPart>
    <w:docPart>
      <w:docPartPr>
        <w:name w:val="216255EDA14243A99E6D70FDA641E1BE"/>
        <w:category>
          <w:name w:val="General"/>
          <w:gallery w:val="placeholder"/>
        </w:category>
        <w:types>
          <w:type w:val="bbPlcHdr"/>
        </w:types>
        <w:behaviors>
          <w:behavior w:val="content"/>
        </w:behaviors>
        <w:guid w:val="{1ECE4AF9-1AF0-4307-A2E7-EDF5C261A565}"/>
      </w:docPartPr>
      <w:docPartBody>
        <w:p w:rsidR="007D5CC4" w:rsidRDefault="007D5CC4" w:rsidP="007D5CC4">
          <w:pPr>
            <w:pStyle w:val="216255EDA14243A99E6D70FDA641E1BE"/>
          </w:pPr>
          <w:r w:rsidRPr="00A9163D">
            <w:t xml:space="preserve">Click here to enter </w:t>
          </w:r>
          <w:r>
            <w:t>client</w:t>
          </w:r>
        </w:p>
      </w:docPartBody>
    </w:docPart>
    <w:docPart>
      <w:docPartPr>
        <w:name w:val="0B7041960F6A464C9866B55D83C616B3"/>
        <w:category>
          <w:name w:val="General"/>
          <w:gallery w:val="placeholder"/>
        </w:category>
        <w:types>
          <w:type w:val="bbPlcHdr"/>
        </w:types>
        <w:behaviors>
          <w:behavior w:val="content"/>
        </w:behaviors>
        <w:guid w:val="{B89B08CB-660E-4F22-A1DD-A99DACBB8523}"/>
      </w:docPartPr>
      <w:docPartBody>
        <w:p w:rsidR="007D5CC4" w:rsidRDefault="007D5CC4" w:rsidP="007D5CC4">
          <w:pPr>
            <w:pStyle w:val="0B7041960F6A464C9866B55D83C616B3"/>
          </w:pPr>
          <w:r w:rsidRPr="00A9163D">
            <w:t xml:space="preserve">Click here to enter </w:t>
          </w:r>
          <w:r>
            <w:t>client</w:t>
          </w:r>
        </w:p>
      </w:docPartBody>
    </w:docPart>
    <w:docPart>
      <w:docPartPr>
        <w:name w:val="E767FA54FBF844FA870C37198C407859"/>
        <w:category>
          <w:name w:val="General"/>
          <w:gallery w:val="placeholder"/>
        </w:category>
        <w:types>
          <w:type w:val="bbPlcHdr"/>
        </w:types>
        <w:behaviors>
          <w:behavior w:val="content"/>
        </w:behaviors>
        <w:guid w:val="{6CF47B83-03A6-42E0-8DFF-012E4B2C5C31}"/>
      </w:docPartPr>
      <w:docPartBody>
        <w:p w:rsidR="008B391F" w:rsidRDefault="00524527" w:rsidP="00524527">
          <w:pPr>
            <w:pStyle w:val="E767FA54FBF844FA870C37198C407859"/>
          </w:pPr>
          <w:r w:rsidRPr="00A9163D">
            <w:t xml:space="preserve">Click here to enter </w:t>
          </w:r>
          <w:r>
            <w:t>client</w:t>
          </w:r>
        </w:p>
      </w:docPartBody>
    </w:docPart>
    <w:docPart>
      <w:docPartPr>
        <w:name w:val="74F27359AF9547B3B5D08ADE0D8D76F4"/>
        <w:category>
          <w:name w:val="General"/>
          <w:gallery w:val="placeholder"/>
        </w:category>
        <w:types>
          <w:type w:val="bbPlcHdr"/>
        </w:types>
        <w:behaviors>
          <w:behavior w:val="content"/>
        </w:behaviors>
        <w:guid w:val="{ED8C75B7-0225-42F6-9857-6D585842F34E}"/>
      </w:docPartPr>
      <w:docPartBody>
        <w:p w:rsidR="004F5B40" w:rsidRDefault="008B391F" w:rsidP="008B391F">
          <w:pPr>
            <w:pStyle w:val="74F27359AF9547B3B5D08ADE0D8D76F4"/>
          </w:pPr>
          <w:r w:rsidRPr="00A9163D">
            <w:t xml:space="preserve">Click here to enter </w:t>
          </w:r>
          <w:r>
            <w:t>client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390"/>
    <w:rsid w:val="00034F22"/>
    <w:rsid w:val="0014526F"/>
    <w:rsid w:val="00161E67"/>
    <w:rsid w:val="00191F0C"/>
    <w:rsid w:val="0026345F"/>
    <w:rsid w:val="0033655D"/>
    <w:rsid w:val="00337756"/>
    <w:rsid w:val="00360168"/>
    <w:rsid w:val="00372A9E"/>
    <w:rsid w:val="004172A2"/>
    <w:rsid w:val="00422713"/>
    <w:rsid w:val="00457390"/>
    <w:rsid w:val="004603F8"/>
    <w:rsid w:val="00471624"/>
    <w:rsid w:val="00487FF8"/>
    <w:rsid w:val="0049458E"/>
    <w:rsid w:val="004F5B40"/>
    <w:rsid w:val="005238A7"/>
    <w:rsid w:val="00524527"/>
    <w:rsid w:val="00554E14"/>
    <w:rsid w:val="00560C7D"/>
    <w:rsid w:val="005E6D53"/>
    <w:rsid w:val="00604E30"/>
    <w:rsid w:val="006423AF"/>
    <w:rsid w:val="006F7A0F"/>
    <w:rsid w:val="00737EF0"/>
    <w:rsid w:val="0074059E"/>
    <w:rsid w:val="00763F4D"/>
    <w:rsid w:val="0078456C"/>
    <w:rsid w:val="007D3ABB"/>
    <w:rsid w:val="007D5CC4"/>
    <w:rsid w:val="00855739"/>
    <w:rsid w:val="008604B9"/>
    <w:rsid w:val="008B1986"/>
    <w:rsid w:val="008B391F"/>
    <w:rsid w:val="008D5B98"/>
    <w:rsid w:val="008E06F1"/>
    <w:rsid w:val="00A17D27"/>
    <w:rsid w:val="00B63494"/>
    <w:rsid w:val="00B835DF"/>
    <w:rsid w:val="00BC7B14"/>
    <w:rsid w:val="00C50F6F"/>
    <w:rsid w:val="00CB31C4"/>
    <w:rsid w:val="00CE33BC"/>
    <w:rsid w:val="00D03331"/>
    <w:rsid w:val="00D27A8D"/>
    <w:rsid w:val="00DA0A52"/>
    <w:rsid w:val="00DE44E3"/>
    <w:rsid w:val="00E814C5"/>
    <w:rsid w:val="00ED3882"/>
    <w:rsid w:val="00F24A6F"/>
    <w:rsid w:val="00F46A6E"/>
    <w:rsid w:val="00F8512E"/>
    <w:rsid w:val="00FA59E7"/>
    <w:rsid w:val="00FD16B5"/>
    <w:rsid w:val="00FE23B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2BA1836FB584A49AF01F3B27A91C1AD">
    <w:name w:val="92BA1836FB584A49AF01F3B27A91C1AD"/>
  </w:style>
  <w:style w:type="character" w:styleId="PlaceholderText">
    <w:name w:val="Placeholder Text"/>
    <w:basedOn w:val="DefaultParagraphFont"/>
    <w:uiPriority w:val="99"/>
    <w:semiHidden/>
    <w:rsid w:val="0033655D"/>
    <w:rPr>
      <w:color w:val="808080"/>
    </w:rPr>
  </w:style>
  <w:style w:type="paragraph" w:customStyle="1" w:styleId="59295CAAFF25439980300364AABA9973">
    <w:name w:val="59295CAAFF25439980300364AABA9973"/>
  </w:style>
  <w:style w:type="paragraph" w:customStyle="1" w:styleId="D18ABB08D1FC4E92901207E92C4F16C3">
    <w:name w:val="D18ABB08D1FC4E92901207E92C4F16C3"/>
  </w:style>
  <w:style w:type="paragraph" w:customStyle="1" w:styleId="A6C5C18A049840A4BAC45375F92D6124">
    <w:name w:val="A6C5C18A049840A4BAC45375F92D6124"/>
  </w:style>
  <w:style w:type="paragraph" w:customStyle="1" w:styleId="630B565B06344D5D82BAF2D1892A61BC">
    <w:name w:val="630B565B06344D5D82BAF2D1892A61BC"/>
    <w:rsid w:val="006F7A0F"/>
  </w:style>
  <w:style w:type="paragraph" w:customStyle="1" w:styleId="27BE22A321064B2E9FB9074226F7D400">
    <w:name w:val="27BE22A321064B2E9FB9074226F7D400"/>
    <w:rsid w:val="0033655D"/>
  </w:style>
  <w:style w:type="paragraph" w:customStyle="1" w:styleId="E290EAAE54CE42F9BEE4B2C57167A656">
    <w:name w:val="E290EAAE54CE42F9BEE4B2C57167A656"/>
    <w:rsid w:val="0033655D"/>
  </w:style>
  <w:style w:type="paragraph" w:customStyle="1" w:styleId="37E6FA8D2EB1461C867CE66B6AD875CE">
    <w:name w:val="37E6FA8D2EB1461C867CE66B6AD875CE"/>
    <w:rsid w:val="0033655D"/>
  </w:style>
  <w:style w:type="paragraph" w:customStyle="1" w:styleId="AA17AC3230F546AEB71D29E487E828B2">
    <w:name w:val="AA17AC3230F546AEB71D29E487E828B2"/>
    <w:rsid w:val="0033655D"/>
  </w:style>
  <w:style w:type="paragraph" w:customStyle="1" w:styleId="DCD35DA6B3EC4E0F8F456123B7BDA82C">
    <w:name w:val="DCD35DA6B3EC4E0F8F456123B7BDA82C"/>
    <w:rsid w:val="0033655D"/>
  </w:style>
  <w:style w:type="paragraph" w:customStyle="1" w:styleId="16CDF3B1B4394A3B9F57A8F1FAA7DAF4">
    <w:name w:val="16CDF3B1B4394A3B9F57A8F1FAA7DAF4"/>
    <w:rsid w:val="0033655D"/>
  </w:style>
  <w:style w:type="paragraph" w:customStyle="1" w:styleId="86C746772BAB417EB8DC7DB529B8CFB3">
    <w:name w:val="86C746772BAB417EB8DC7DB529B8CFB3"/>
    <w:rsid w:val="0033655D"/>
  </w:style>
  <w:style w:type="paragraph" w:customStyle="1" w:styleId="5820BAAF518445DE8B11FFFF7B5581F2">
    <w:name w:val="5820BAAF518445DE8B11FFFF7B5581F2"/>
    <w:rsid w:val="0033655D"/>
  </w:style>
  <w:style w:type="paragraph" w:customStyle="1" w:styleId="20C19A995415419A9F4574DBC5AAE49D">
    <w:name w:val="20C19A995415419A9F4574DBC5AAE49D"/>
    <w:rsid w:val="0033655D"/>
  </w:style>
  <w:style w:type="paragraph" w:customStyle="1" w:styleId="871023B35D944198BB373929896D5926">
    <w:name w:val="871023B35D944198BB373929896D5926"/>
    <w:rsid w:val="0014526F"/>
  </w:style>
  <w:style w:type="paragraph" w:customStyle="1" w:styleId="216255EDA14243A99E6D70FDA641E1BE">
    <w:name w:val="216255EDA14243A99E6D70FDA641E1BE"/>
    <w:rsid w:val="007D5CC4"/>
  </w:style>
  <w:style w:type="paragraph" w:customStyle="1" w:styleId="0B7041960F6A464C9866B55D83C616B3">
    <w:name w:val="0B7041960F6A464C9866B55D83C616B3"/>
    <w:rsid w:val="007D5CC4"/>
  </w:style>
  <w:style w:type="paragraph" w:customStyle="1" w:styleId="E767FA54FBF844FA870C37198C407859">
    <w:name w:val="E767FA54FBF844FA870C37198C407859"/>
    <w:rsid w:val="00524527"/>
  </w:style>
  <w:style w:type="paragraph" w:customStyle="1" w:styleId="74F27359AF9547B3B5D08ADE0D8D76F4">
    <w:name w:val="74F27359AF9547B3B5D08ADE0D8D76F4"/>
    <w:rsid w:val="008B39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urnTown">
  <a:themeElements>
    <a:clrScheme name="Turntown">
      <a:dk1>
        <a:sysClr val="windowText" lastClr="000000"/>
      </a:dk1>
      <a:lt1>
        <a:sysClr val="window" lastClr="FFFFFF"/>
      </a:lt1>
      <a:dk2>
        <a:srgbClr val="5E6A71"/>
      </a:dk2>
      <a:lt2>
        <a:srgbClr val="FFFFFF"/>
      </a:lt2>
      <a:accent1>
        <a:srgbClr val="1E4479"/>
      </a:accent1>
      <a:accent2>
        <a:srgbClr val="009FDA"/>
      </a:accent2>
      <a:accent3>
        <a:srgbClr val="5E6A71"/>
      </a:accent3>
      <a:accent4>
        <a:srgbClr val="9EA6AA"/>
      </a:accent4>
      <a:accent5>
        <a:srgbClr val="D55C17"/>
      </a:accent5>
      <a:accent6>
        <a:srgbClr val="69BE28"/>
      </a:accent6>
      <a:hlink>
        <a:srgbClr val="0000FF"/>
      </a:hlink>
      <a:folHlink>
        <a:srgbClr val="800080"/>
      </a:folHlink>
    </a:clrScheme>
    <a:fontScheme name="TurnTown">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solidFill>
            <a:schemeClr val="accent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61F0DCD414BF24CA98524476C474D64" ma:contentTypeVersion="0" ma:contentTypeDescription="Create a new document." ma:contentTypeScope="" ma:versionID="657d77b218ed2b98c99b315a099d1c12">
  <xsd:schema xmlns:xsd="http://www.w3.org/2001/XMLSchema" xmlns:xs="http://www.w3.org/2001/XMLSchema" xmlns:p="http://schemas.microsoft.com/office/2006/metadata/properties" targetNamespace="http://schemas.microsoft.com/office/2006/metadata/properties" ma:root="true" ma:fieldsID="312cd0968a45751e5de2b002fc7e0ce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7D115-033E-46ED-98D7-A35F0FDBC69D}">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D554ACE3-C856-408C-9BBC-520588314C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E240C58-208E-42D4-84AE-47687D32CDC6}">
  <ds:schemaRefs>
    <ds:schemaRef ds:uri="http://schemas.microsoft.com/sharepoint/v3/contenttype/forms"/>
  </ds:schemaRefs>
</ds:datastoreItem>
</file>

<file path=customXml/itemProps4.xml><?xml version="1.0" encoding="utf-8"?>
<ds:datastoreItem xmlns:ds="http://schemas.openxmlformats.org/officeDocument/2006/customXml" ds:itemID="{540026B7-7622-4204-B435-D2C4AFDA6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Simple, client or multipurpose report.dotm</Template>
  <TotalTime>647</TotalTime>
  <Pages>54</Pages>
  <Words>13684</Words>
  <Characters>78003</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BIM Execution Plan</vt:lpstr>
    </vt:vector>
  </TitlesOfParts>
  <Company/>
  <LinksUpToDate>false</LinksUpToDate>
  <CharactersWithSpaces>91504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BIM Execution Plan</dc:title>
  <dc:creator>Windows User</dc:creator>
  <cp:lastModifiedBy>Niall Murphy</cp:lastModifiedBy>
  <cp:revision>40</cp:revision>
  <cp:lastPrinted>2018-08-07T10:01:00Z</cp:lastPrinted>
  <dcterms:created xsi:type="dcterms:W3CDTF">2021-04-27T09:21:00Z</dcterms:created>
  <dcterms:modified xsi:type="dcterms:W3CDTF">2021-04-29T15:43:00Z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Ptr">
    <vt:lpwstr>379829308</vt:lpwstr>
  </property>
  <property fmtid="{D5CDD505-2E9C-101B-9397-08002B2CF9AE}" pid="3" name="RibbonPtrTurnTownGlobaldotm">
    <vt:lpwstr>306212316</vt:lpwstr>
  </property>
  <property fmtid="{D5CDD505-2E9C-101B-9397-08002B2CF9AE}" pid="4" name="RibbonPtrSimpleReportdotm">
    <vt:lpwstr>322848988</vt:lpwstr>
  </property>
  <property fmtid="{D5CDD505-2E9C-101B-9397-08002B2CF9AE}" pid="5" name="DocOnBehalfOfLogo">
    <vt:lpwstr>Turner &amp; Townsend</vt:lpwstr>
  </property>
  <property fmtid="{D5CDD505-2E9C-101B-9397-08002B2CF9AE}" pid="6" name="DocCreationDate">
    <vt:lpwstr>30 April 2021</vt:lpwstr>
  </property>
  <property fmtid="{D5CDD505-2E9C-101B-9397-08002B2CF9AE}" pid="7" name="RibbonPtrSimple,clientormultipurposereportdotm">
    <vt:lpwstr>467224996</vt:lpwstr>
  </property>
  <property fmtid="{D5CDD505-2E9C-101B-9397-08002B2CF9AE}" pid="8" name="DocWeb">
    <vt:lpwstr>www.turnerandtownsend.com</vt:lpwstr>
  </property>
  <property fmtid="{D5CDD505-2E9C-101B-9397-08002B2CF9AE}" pid="9" name="DocOnBehalfOfAuthor">
    <vt:lpwstr>Niall Murphy</vt:lpwstr>
  </property>
  <property fmtid="{D5CDD505-2E9C-101B-9397-08002B2CF9AE}" pid="10" name="DocOnBehalfOfPosition">
    <vt:lpwstr>Senior Consultant</vt:lpwstr>
  </property>
  <property fmtid="{D5CDD505-2E9C-101B-9397-08002B2CF9AE}" pid="11" name="DocClient">
    <vt:lpwstr>SP Energy Networks</vt:lpwstr>
  </property>
  <property fmtid="{D5CDD505-2E9C-101B-9397-08002B2CF9AE}" pid="12" name="DocProject">
    <vt:lpwstr>Pilot Project TBC</vt:lpwstr>
  </property>
  <property fmtid="{D5CDD505-2E9C-101B-9397-08002B2CF9AE}" pid="13" name="DocWizardRun">
    <vt:lpwstr>Yes</vt:lpwstr>
  </property>
  <property fmtid="{D5CDD505-2E9C-101B-9397-08002B2CF9AE}" pid="14" name="DocOnBehalfOfIndex">
    <vt:lpwstr>0</vt:lpwstr>
  </property>
  <property fmtid="{D5CDD505-2E9C-101B-9397-08002B2CF9AE}" pid="15" name="DocOnBehalfOfRegion">
    <vt:lpwstr>UK and Ireland</vt:lpwstr>
  </property>
  <property fmtid="{D5CDD505-2E9C-101B-9397-08002B2CF9AE}" pid="16" name="DocOnBehalfOfOffice">
    <vt:lpwstr>London</vt:lpwstr>
  </property>
  <property fmtid="{D5CDD505-2E9C-101B-9397-08002B2CF9AE}" pid="17" name="DocOnBehalfOfCompany">
    <vt:lpwstr>Turner &amp; Townsend Consulting Limited</vt:lpwstr>
  </property>
  <property fmtid="{D5CDD505-2E9C-101B-9397-08002B2CF9AE}" pid="18" name="DocOnBehalfOfCountry">
    <vt:lpwstr>UK</vt:lpwstr>
  </property>
  <property fmtid="{D5CDD505-2E9C-101B-9397-08002B2CF9AE}" pid="19" name="DocOnBehalfOfWebsite">
    <vt:lpwstr>www.turnerandtownsend.com</vt:lpwstr>
  </property>
  <property fmtid="{D5CDD505-2E9C-101B-9397-08002B2CF9AE}" pid="20" name="DocOnBehalfOfFooter1">
    <vt:lpwstr>Turner &amp; Townsend Consulting Limited</vt:lpwstr>
  </property>
  <property fmtid="{D5CDD505-2E9C-101B-9397-08002B2CF9AE}" pid="21" name="DocOnBehalfOfFooter2">
    <vt:lpwstr>Registered office: Low Hall, Calverley Lane, Horsforth, Leeds LS18 4GH, United Kingdom. Registered in England and Wales. Registration No: 3154483</vt:lpwstr>
  </property>
  <property fmtid="{D5CDD505-2E9C-101B-9397-08002B2CF9AE}" pid="22" name="DocOnBehalfOfFooter3">
    <vt:lpwstr/>
  </property>
  <property fmtid="{D5CDD505-2E9C-101B-9397-08002B2CF9AE}" pid="23" name="DocOnBehalfOfAward">
    <vt:lpwstr>IiP</vt:lpwstr>
  </property>
  <property fmtid="{D5CDD505-2E9C-101B-9397-08002B2CF9AE}" pid="24" name="DocOnBehalfOfAddress1">
    <vt:lpwstr>One New Change</vt:lpwstr>
  </property>
  <property fmtid="{D5CDD505-2E9C-101B-9397-08002B2CF9AE}" pid="25" name="DocOnBehalfOfAddress2">
    <vt:lpwstr>London</vt:lpwstr>
  </property>
  <property fmtid="{D5CDD505-2E9C-101B-9397-08002B2CF9AE}" pid="26" name="DocOnBehalfOfAddress3">
    <vt:lpwstr>EC4M 9AF</vt:lpwstr>
  </property>
  <property fmtid="{D5CDD505-2E9C-101B-9397-08002B2CF9AE}" pid="27" name="DocOnBehalfOfAddress4">
    <vt:lpwstr/>
  </property>
  <property fmtid="{D5CDD505-2E9C-101B-9397-08002B2CF9AE}" pid="28" name="DocOnBehalfOfAddress5">
    <vt:lpwstr/>
  </property>
  <property fmtid="{D5CDD505-2E9C-101B-9397-08002B2CF9AE}" pid="29" name="DocOnBehalfOfAddress6">
    <vt:lpwstr/>
  </property>
  <property fmtid="{D5CDD505-2E9C-101B-9397-08002B2CF9AE}" pid="30" name="DocOnBehalfOfTelephone">
    <vt:lpwstr>+44 (0)20 7544 4000</vt:lpwstr>
  </property>
  <property fmtid="{D5CDD505-2E9C-101B-9397-08002B2CF9AE}" pid="31" name="DocOnBehalfOfPOBox1">
    <vt:lpwstr/>
  </property>
  <property fmtid="{D5CDD505-2E9C-101B-9397-08002B2CF9AE}" pid="32" name="DocOnBehalfOfPOBox2">
    <vt:lpwstr/>
  </property>
  <property fmtid="{D5CDD505-2E9C-101B-9397-08002B2CF9AE}" pid="33" name="DocOnBehalfOfPOBox3">
    <vt:lpwstr/>
  </property>
  <property fmtid="{D5CDD505-2E9C-101B-9397-08002B2CF9AE}" pid="34" name="DocOnBehalfOfPOBox4">
    <vt:lpwstr/>
  </property>
  <property fmtid="{D5CDD505-2E9C-101B-9397-08002B2CF9AE}" pid="35" name="DocOnBehalfOfEmail">
    <vt:lpwstr>niall.murphy@turntown.co.uk</vt:lpwstr>
  </property>
  <property fmtid="{D5CDD505-2E9C-101B-9397-08002B2CF9AE}" pid="36" name="DocOnBehalfOfTelephoneAuto">
    <vt:lpwstr>Yes</vt:lpwstr>
  </property>
  <property fmtid="{D5CDD505-2E9C-101B-9397-08002B2CF9AE}" pid="37" name="DocCurrentLogoFile">
    <vt:lpwstr>C:\templates\Corporate\Logos\Turner &amp; Townsend.png</vt:lpwstr>
  </property>
  <property fmtid="{D5CDD505-2E9C-101B-9397-08002B2CF9AE}" pid="38" name="DocAddress">
    <vt:lpwstr>One New Change_x000d_
London_x000d_
EC4M 9AF</vt:lpwstr>
  </property>
  <property fmtid="{D5CDD505-2E9C-101B-9397-08002B2CF9AE}" pid="39" name="DocPOBox">
    <vt:lpwstr/>
  </property>
  <property fmtid="{D5CDD505-2E9C-101B-9397-08002B2CF9AE}" pid="40" name="DocCompany">
    <vt:lpwstr>Turner &amp; Townsend Consulting Limited</vt:lpwstr>
  </property>
  <property fmtid="{D5CDD505-2E9C-101B-9397-08002B2CF9AE}" pid="41" name="DocTelephone">
    <vt:lpwstr>+44 (0)20 7544 4000</vt:lpwstr>
  </property>
  <property fmtid="{D5CDD505-2E9C-101B-9397-08002B2CF9AE}" pid="42" name="DocEmail">
    <vt:lpwstr>niall.murphy@turntown.co.uk</vt:lpwstr>
  </property>
  <property fmtid="{D5CDD505-2E9C-101B-9397-08002B2CF9AE}" pid="43" name="docType">
    <vt:lpwstr>CL</vt:lpwstr>
  </property>
  <property fmtid="{D5CDD505-2E9C-101B-9397-08002B2CF9AE}" pid="44" name="docPaper">
    <vt:lpwstr>A4</vt:lpwstr>
  </property>
  <property fmtid="{D5CDD505-2E9C-101B-9397-08002B2CF9AE}" pid="45" name="docOrient">
    <vt:lpwstr>Portrait</vt:lpwstr>
  </property>
  <property fmtid="{D5CDD505-2E9C-101B-9397-08002B2CF9AE}" pid="46" name="docColumns">
    <vt:lpwstr>One</vt:lpwstr>
  </property>
  <property fmtid="{D5CDD505-2E9C-101B-9397-08002B2CF9AE}" pid="47" name="docNumbering">
    <vt:lpwstr>Outline numbered headings</vt:lpwstr>
  </property>
  <property fmtid="{D5CDD505-2E9C-101B-9397-08002B2CF9AE}" pid="48" name="docTocDepth">
    <vt:lpwstr>Heading 2</vt:lpwstr>
  </property>
  <property fmtid="{D5CDD505-2E9C-101B-9397-08002B2CF9AE}" pid="49" name="DocSpellCheckLang">
    <vt:lpwstr>English (United Kingdom)</vt:lpwstr>
  </property>
  <property fmtid="{D5CDD505-2E9C-101B-9397-08002B2CF9AE}" pid="50" name="DocDisclaimer">
    <vt:lpwstr>Report Disclaimer</vt:lpwstr>
  </property>
  <property fmtid="{D5CDD505-2E9C-101B-9397-08002B2CF9AE}" pid="51" name="DocTitle">
    <vt:lpwstr>BIM Execution plan</vt:lpwstr>
  </property>
  <property fmtid="{D5CDD505-2E9C-101B-9397-08002B2CF9AE}" pid="52" name="DocClearNotes">
    <vt:lpwstr>No</vt:lpwstr>
  </property>
  <property fmtid="{D5CDD505-2E9C-101B-9397-08002B2CF9AE}" pid="53" name="CC_TITLE">
    <vt:lpwstr>BIM Execution plan</vt:lpwstr>
  </property>
  <property fmtid="{D5CDD505-2E9C-101B-9397-08002B2CF9AE}" pid="54" name="CC_CLIENT">
    <vt:lpwstr>SP Energy Networks</vt:lpwstr>
  </property>
  <property fmtid="{D5CDD505-2E9C-101B-9397-08002B2CF9AE}" pid="55" name="CC_PROJECT">
    <vt:lpwstr>Pilot Project TBC</vt:lpwstr>
  </property>
  <property fmtid="{D5CDD505-2E9C-101B-9397-08002B2CF9AE}" pid="56" name="ContentTypeId">
    <vt:lpwstr>0x010100061F0DCD414BF24CA98524476C474D64</vt:lpwstr>
  </property>
  <property fmtid="{D5CDD505-2E9C-101B-9397-08002B2CF9AE}" pid="57" name="MSIP_Label_92230c71-e1a6-4a3a-8b06-27100d029fcf_Enabled">
    <vt:lpwstr>true</vt:lpwstr>
  </property>
  <property fmtid="{D5CDD505-2E9C-101B-9397-08002B2CF9AE}" pid="58" name="MSIP_Label_92230c71-e1a6-4a3a-8b06-27100d029fcf_SetDate">
    <vt:lpwstr>2021-04-29T15:43:10Z</vt:lpwstr>
  </property>
  <property fmtid="{D5CDD505-2E9C-101B-9397-08002B2CF9AE}" pid="59" name="MSIP_Label_92230c71-e1a6-4a3a-8b06-27100d029fcf_Method">
    <vt:lpwstr>Privileged</vt:lpwstr>
  </property>
  <property fmtid="{D5CDD505-2E9C-101B-9397-08002B2CF9AE}" pid="60" name="MSIP_Label_92230c71-e1a6-4a3a-8b06-27100d029fcf_Name">
    <vt:lpwstr>Client confidential</vt:lpwstr>
  </property>
  <property fmtid="{D5CDD505-2E9C-101B-9397-08002B2CF9AE}" pid="61" name="MSIP_Label_92230c71-e1a6-4a3a-8b06-27100d029fcf_SiteId">
    <vt:lpwstr>ca18acb0-3312-44f2-869d-5b01ed8bb47d</vt:lpwstr>
  </property>
  <property fmtid="{D5CDD505-2E9C-101B-9397-08002B2CF9AE}" pid="62" name="MSIP_Label_92230c71-e1a6-4a3a-8b06-27100d029fcf_ActionId">
    <vt:lpwstr>336bd47e-be09-421a-91b2-21b10e0dfdd5</vt:lpwstr>
  </property>
  <property fmtid="{D5CDD505-2E9C-101B-9397-08002B2CF9AE}" pid="63" name="MSIP_Label_92230c71-e1a6-4a3a-8b06-27100d029fcf_ContentBits">
    <vt:lpwstr>1</vt:lpwstr>
  </property>
</Properties>
</file>